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10FEA" w14:textId="41009EBC" w:rsidR="009B7ED0" w:rsidRPr="00960A93" w:rsidRDefault="009B7ED0" w:rsidP="00960A93">
      <w:pPr>
        <w:pStyle w:val="a4"/>
        <w:rPr>
          <w:rFonts w:ascii="맑은 고딕" w:eastAsia="맑은 고딕" w:hAnsi="맑은 고딕"/>
        </w:rPr>
      </w:pPr>
      <w:r w:rsidRPr="00FE7329">
        <w:rPr>
          <w:rFonts w:ascii="맑은 고딕" w:eastAsia="맑은 고딕" w:hAnsi="맑은 고딕" w:hint="eastAsia"/>
        </w:rPr>
        <w:t>신약개발을</w:t>
      </w:r>
      <w:r w:rsidRPr="00FE7329">
        <w:rPr>
          <w:rFonts w:ascii="맑은 고딕" w:eastAsia="맑은 고딕" w:hAnsi="맑은 고딕"/>
        </w:rPr>
        <w:t xml:space="preserve"> 위한 실전 </w:t>
      </w:r>
      <w:proofErr w:type="spellStart"/>
      <w:r w:rsidRPr="00FE7329">
        <w:rPr>
          <w:rFonts w:ascii="맑은 고딕" w:eastAsia="맑은 고딕" w:hAnsi="맑은 고딕"/>
        </w:rPr>
        <w:t>약동학</w:t>
      </w:r>
      <w:proofErr w:type="spellEnd"/>
      <w:r w:rsidRPr="00FE7329">
        <w:rPr>
          <w:rFonts w:ascii="맑은 고딕" w:eastAsia="맑은 고딕" w:hAnsi="맑은 고딕" w:cs="MS Gothic"/>
        </w:rPr>
        <w:t>​</w:t>
      </w:r>
      <w:r w:rsidR="00960A93">
        <w:rPr>
          <w:rFonts w:ascii="맑은 고딕" w:eastAsia="맑은 고딕" w:hAnsi="맑은 고딕" w:cs="MS Gothic"/>
        </w:rPr>
        <w:t xml:space="preserve"> </w:t>
      </w:r>
      <w:r w:rsidR="000C59F6">
        <w:rPr>
          <w:rFonts w:ascii="맑은 고딕" w:eastAsia="맑은 고딕" w:hAnsi="맑은 고딕" w:cs="MS Gothic" w:hint="eastAsia"/>
        </w:rPr>
        <w:t>I</w:t>
      </w:r>
      <w:r w:rsidR="000C59F6">
        <w:rPr>
          <w:rFonts w:ascii="맑은 고딕" w:eastAsia="맑은 고딕" w:hAnsi="맑은 고딕" w:cs="MS Gothic"/>
        </w:rPr>
        <w:t>I</w:t>
      </w:r>
      <w:r w:rsidR="00C206AB">
        <w:rPr>
          <w:rFonts w:ascii="맑은 고딕" w:eastAsia="맑은 고딕" w:hAnsi="맑은 고딕"/>
        </w:rPr>
        <w:t xml:space="preserve"> </w:t>
      </w:r>
    </w:p>
    <w:p w14:paraId="231C723B" w14:textId="52513D83" w:rsidR="009B7ED0" w:rsidRDefault="00960A93" w:rsidP="009B7ED0">
      <w:pPr>
        <w:pStyle w:val="a4"/>
        <w:rPr>
          <w:rFonts w:ascii="맑은 고딕" w:eastAsia="맑은 고딕" w:hAnsi="맑은 고딕" w:cs="MS Gothic"/>
        </w:rPr>
      </w:pPr>
      <w:r>
        <w:rPr>
          <w:rFonts w:ascii="맑은 고딕" w:eastAsia="맑은 고딕" w:hAnsi="맑은 고딕"/>
        </w:rPr>
        <w:t>(</w:t>
      </w:r>
      <w:proofErr w:type="spellStart"/>
      <w:r w:rsidR="009B7ED0" w:rsidRPr="00FE7329">
        <w:rPr>
          <w:rFonts w:ascii="맑은 고딕" w:eastAsia="맑은 고딕" w:hAnsi="맑은 고딕"/>
        </w:rPr>
        <w:t>Phamacokinetics</w:t>
      </w:r>
      <w:proofErr w:type="spellEnd"/>
      <w:r w:rsidR="009B7ED0" w:rsidRPr="00FE7329">
        <w:rPr>
          <w:rFonts w:ascii="맑은 고딕" w:eastAsia="맑은 고딕" w:hAnsi="맑은 고딕"/>
        </w:rPr>
        <w:t xml:space="preserve"> for pharmaceutical scientists</w:t>
      </w:r>
      <w:r w:rsidR="009B7ED0" w:rsidRPr="00FE7329">
        <w:rPr>
          <w:rFonts w:ascii="맑은 고딕" w:eastAsia="맑은 고딕" w:hAnsi="맑은 고딕" w:cs="MS Gothic" w:hint="eastAsia"/>
        </w:rPr>
        <w:t>​</w:t>
      </w:r>
      <w:r>
        <w:rPr>
          <w:rFonts w:ascii="맑은 고딕" w:eastAsia="맑은 고딕" w:hAnsi="맑은 고딕" w:cs="MS Gothic" w:hint="eastAsia"/>
        </w:rPr>
        <w:t>)</w:t>
      </w:r>
    </w:p>
    <w:p w14:paraId="3EA5A8E2" w14:textId="77777777" w:rsidR="00960A93" w:rsidRDefault="00960A93" w:rsidP="00960A93">
      <w:pPr>
        <w:rPr>
          <w:rFonts w:ascii="맑은 고딕" w:eastAsia="맑은 고딕" w:hAnsi="맑은 고딕"/>
        </w:rPr>
      </w:pPr>
    </w:p>
    <w:p w14:paraId="03BFB93F" w14:textId="4783897C" w:rsidR="009B7ED0" w:rsidRPr="00FE7329" w:rsidRDefault="00AE0714" w:rsidP="00D72E1D">
      <w:pPr>
        <w:pStyle w:val="1"/>
        <w:numPr>
          <w:ilvl w:val="0"/>
          <w:numId w:val="21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 기질로의 후보 물질 특성 평가</w:t>
      </w:r>
    </w:p>
    <w:p w14:paraId="2F7E2F03" w14:textId="6642B435" w:rsidR="00592688" w:rsidRDefault="00AE0714" w:rsidP="00592688">
      <w:pPr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배수현</w:t>
      </w:r>
    </w:p>
    <w:p w14:paraId="5AF88E70" w14:textId="072A1455" w:rsidR="00103F7A" w:rsidRPr="00D72E1D" w:rsidRDefault="00103F7A" w:rsidP="00D72E1D">
      <w:pPr>
        <w:pStyle w:val="a5"/>
        <w:numPr>
          <w:ilvl w:val="1"/>
          <w:numId w:val="21"/>
        </w:numPr>
        <w:ind w:leftChars="0" w:left="0" w:firstLine="0"/>
        <w:rPr>
          <w:rFonts w:ascii="맑은 고딕" w:eastAsia="맑은 고딕" w:hAnsi="맑은 고딕"/>
          <w:b/>
          <w:bCs/>
        </w:rPr>
      </w:pPr>
      <w:r w:rsidRPr="00D72E1D">
        <w:rPr>
          <w:rFonts w:ascii="맑은 고딕" w:eastAsia="맑은 고딕" w:hAnsi="맑은 고딕" w:hint="eastAsia"/>
          <w:b/>
          <w:bCs/>
        </w:rPr>
        <w:t>서론</w:t>
      </w:r>
    </w:p>
    <w:p w14:paraId="42373CA2" w14:textId="0751BF37" w:rsidR="007D37C2" w:rsidRDefault="009343B6" w:rsidP="009343B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</w:t>
      </w:r>
      <w:r w:rsidR="007608A2">
        <w:rPr>
          <w:rFonts w:ascii="맑은 고딕" w:eastAsia="맑은 고딕" w:hAnsi="맑은 고딕" w:hint="eastAsia"/>
        </w:rPr>
        <w:t xml:space="preserve"> 과정은</w:t>
      </w:r>
      <w:r>
        <w:rPr>
          <w:rFonts w:ascii="맑은 고딕" w:eastAsia="맑은 고딕" w:hAnsi="맑은 고딕" w:hint="eastAsia"/>
        </w:rPr>
        <w:t xml:space="preserve"> </w:t>
      </w:r>
      <w:r w:rsidR="009524C6">
        <w:rPr>
          <w:rFonts w:ascii="맑은 고딕" w:eastAsia="맑은 고딕" w:hAnsi="맑은 고딕" w:hint="eastAsia"/>
        </w:rPr>
        <w:t>체내에</w:t>
      </w:r>
      <w:r>
        <w:rPr>
          <w:rFonts w:ascii="맑은 고딕" w:eastAsia="맑은 고딕" w:hAnsi="맑은 고딕" w:hint="eastAsia"/>
        </w:rPr>
        <w:t>서</w:t>
      </w:r>
      <w:r w:rsidR="009524C6">
        <w:rPr>
          <w:rFonts w:ascii="맑은 고딕" w:eastAsia="맑은 고딕" w:hAnsi="맑은 고딕" w:hint="eastAsia"/>
        </w:rPr>
        <w:t xml:space="preserve"> </w:t>
      </w:r>
      <w:r w:rsidR="00C37524">
        <w:rPr>
          <w:rFonts w:ascii="맑은 고딕" w:eastAsia="맑은 고딕" w:hAnsi="맑은 고딕" w:hint="eastAsia"/>
        </w:rPr>
        <w:t>약물을 체외로 배출하는 주요한 과정 중 하나이다.</w:t>
      </w:r>
      <w:r w:rsidR="00C37524">
        <w:rPr>
          <w:rFonts w:ascii="맑은 고딕" w:eastAsia="맑은 고딕" w:hAnsi="맑은 고딕"/>
        </w:rPr>
        <w:t xml:space="preserve"> </w:t>
      </w:r>
      <w:r w:rsidR="00C37524">
        <w:rPr>
          <w:rFonts w:ascii="맑은 고딕" w:eastAsia="맑은 고딕" w:hAnsi="맑은 고딕" w:hint="eastAsia"/>
        </w:rPr>
        <w:t>체내에 흡수되어 혈액을 따라 전신 순환하는 약물은 조직으로 이행되며, 간에서 대사</w:t>
      </w:r>
      <w:r w:rsidR="00C37524">
        <w:rPr>
          <w:rFonts w:ascii="맑은 고딕" w:eastAsia="맑은 고딕" w:hAnsi="맑은 고딕"/>
        </w:rPr>
        <w:t>(metabolism)</w:t>
      </w:r>
      <w:r w:rsidR="00C37524">
        <w:rPr>
          <w:rFonts w:ascii="맑은 고딕" w:eastAsia="맑은 고딕" w:hAnsi="맑은 고딕" w:hint="eastAsia"/>
        </w:rPr>
        <w:t>되어 담즙이나 소변으로 배설되거나,</w:t>
      </w:r>
      <w:r w:rsidR="00C37524">
        <w:rPr>
          <w:rFonts w:ascii="맑은 고딕" w:eastAsia="맑은 고딕" w:hAnsi="맑은 고딕"/>
        </w:rPr>
        <w:t xml:space="preserve"> </w:t>
      </w:r>
      <w:r w:rsidR="00C37524">
        <w:rPr>
          <w:rFonts w:ascii="맑은 고딕" w:eastAsia="맑은 고딕" w:hAnsi="맑은 고딕" w:hint="eastAsia"/>
        </w:rPr>
        <w:t>대사과정을 거치지 않고</w:t>
      </w:r>
      <w:r w:rsidR="00C37524">
        <w:rPr>
          <w:rFonts w:ascii="맑은 고딕" w:eastAsia="맑은 고딕" w:hAnsi="맑은 고딕"/>
        </w:rPr>
        <w:t xml:space="preserve"> </w:t>
      </w:r>
      <w:r w:rsidR="00C37524">
        <w:rPr>
          <w:rFonts w:ascii="맑은 고딕" w:eastAsia="맑은 고딕" w:hAnsi="맑은 고딕" w:hint="eastAsia"/>
        </w:rPr>
        <w:t>곧바로 배설</w:t>
      </w:r>
      <w:r w:rsidR="00C37524">
        <w:rPr>
          <w:rFonts w:ascii="맑은 고딕" w:eastAsia="맑은 고딕" w:hAnsi="맑은 고딕"/>
        </w:rPr>
        <w:t>(</w:t>
      </w:r>
      <w:r w:rsidR="00C37524">
        <w:rPr>
          <w:rFonts w:ascii="맑은 고딕" w:eastAsia="맑은 고딕" w:hAnsi="맑은 고딕" w:hint="eastAsia"/>
        </w:rPr>
        <w:t>e</w:t>
      </w:r>
      <w:r w:rsidR="00C37524">
        <w:rPr>
          <w:rFonts w:ascii="맑은 고딕" w:eastAsia="맑은 고딕" w:hAnsi="맑은 고딕"/>
        </w:rPr>
        <w:t>xcretion)</w:t>
      </w:r>
      <w:r w:rsidR="00C37524">
        <w:rPr>
          <w:rFonts w:ascii="맑은 고딕" w:eastAsia="맑은 고딕" w:hAnsi="맑은 고딕" w:hint="eastAsia"/>
        </w:rPr>
        <w:t>되기도 한다.</w:t>
      </w:r>
      <w:r w:rsidR="00C37524">
        <w:rPr>
          <w:rFonts w:ascii="맑은 고딕" w:eastAsia="맑은 고딕" w:hAnsi="맑은 고딕"/>
        </w:rPr>
        <w:t xml:space="preserve"> </w:t>
      </w:r>
      <w:r w:rsidR="000B7614">
        <w:rPr>
          <w:rFonts w:ascii="맑은 고딕" w:eastAsia="맑은 고딕" w:hAnsi="맑은 고딕" w:hint="eastAsia"/>
        </w:rPr>
        <w:t xml:space="preserve">대사는 </w:t>
      </w:r>
      <w:r w:rsidR="009D50A2">
        <w:rPr>
          <w:rFonts w:ascii="맑은 고딕" w:eastAsia="맑은 고딕" w:hAnsi="맑은 고딕" w:hint="eastAsia"/>
        </w:rPr>
        <w:t xml:space="preserve">약물의 </w:t>
      </w:r>
      <w:proofErr w:type="spellStart"/>
      <w:r w:rsidR="00963927">
        <w:rPr>
          <w:rFonts w:ascii="맑은 고딕" w:eastAsia="맑은 고딕" w:hAnsi="맑은 고딕" w:hint="eastAsia"/>
        </w:rPr>
        <w:t>제거뿐만</w:t>
      </w:r>
      <w:proofErr w:type="spellEnd"/>
      <w:r w:rsidR="00F35250">
        <w:rPr>
          <w:rFonts w:ascii="맑은 고딕" w:eastAsia="맑은 고딕" w:hAnsi="맑은 고딕" w:hint="eastAsia"/>
        </w:rPr>
        <w:t xml:space="preserve"> 아니라,</w:t>
      </w:r>
      <w:r w:rsidR="00F35250">
        <w:rPr>
          <w:rFonts w:ascii="맑은 고딕" w:eastAsia="맑은 고딕" w:hAnsi="맑은 고딕"/>
        </w:rPr>
        <w:t xml:space="preserve"> </w:t>
      </w:r>
      <w:r w:rsidR="00F35250">
        <w:rPr>
          <w:rFonts w:ascii="맑은 고딕" w:eastAsia="맑은 고딕" w:hAnsi="맑은 고딕" w:hint="eastAsia"/>
        </w:rPr>
        <w:t xml:space="preserve">흡수에도 </w:t>
      </w:r>
      <w:r w:rsidR="009D50A2">
        <w:rPr>
          <w:rFonts w:ascii="맑은 고딕" w:eastAsia="맑은 고딕" w:hAnsi="맑은 고딕" w:hint="eastAsia"/>
        </w:rPr>
        <w:t>중요한 역할을 한다.</w:t>
      </w:r>
      <w:r w:rsidR="009D50A2">
        <w:rPr>
          <w:rFonts w:ascii="맑은 고딕" w:eastAsia="맑은 고딕" w:hAnsi="맑은 고딕"/>
        </w:rPr>
        <w:t xml:space="preserve"> </w:t>
      </w:r>
      <w:r w:rsidR="002C7A39">
        <w:rPr>
          <w:rFonts w:ascii="맑은 고딕" w:eastAsia="맑은 고딕" w:hAnsi="맑은 고딕" w:hint="eastAsia"/>
        </w:rPr>
        <w:t>경구로 약물을 복용하게 되면,</w:t>
      </w:r>
      <w:r w:rsidR="002C7A39">
        <w:rPr>
          <w:rFonts w:ascii="맑은 고딕" w:eastAsia="맑은 고딕" w:hAnsi="맑은 고딕"/>
        </w:rPr>
        <w:t xml:space="preserve"> </w:t>
      </w:r>
      <w:r w:rsidR="00C37524">
        <w:rPr>
          <w:rFonts w:ascii="맑은 고딕" w:eastAsia="맑은 고딕" w:hAnsi="맑은 고딕" w:hint="eastAsia"/>
        </w:rPr>
        <w:t xml:space="preserve">약은 </w:t>
      </w:r>
      <w:r w:rsidR="002C7A39">
        <w:rPr>
          <w:rFonts w:ascii="맑은 고딕" w:eastAsia="맑은 고딕" w:hAnsi="맑은 고딕" w:hint="eastAsia"/>
        </w:rPr>
        <w:t>위장관과 간을 통과한 후</w:t>
      </w:r>
      <w:r w:rsidR="002C7A39">
        <w:rPr>
          <w:rFonts w:ascii="맑은 고딕" w:eastAsia="맑은 고딕" w:hAnsi="맑은 고딕"/>
        </w:rPr>
        <w:t xml:space="preserve">, </w:t>
      </w:r>
      <w:r w:rsidR="002C7A39">
        <w:rPr>
          <w:rFonts w:ascii="맑은 고딕" w:eastAsia="맑은 고딕" w:hAnsi="맑은 고딕" w:hint="eastAsia"/>
        </w:rPr>
        <w:t>전신으로 흡수되어 조직으로 약물이 이행된다.</w:t>
      </w:r>
      <w:r w:rsidR="002C7A39">
        <w:rPr>
          <w:rFonts w:ascii="맑은 고딕" w:eastAsia="맑은 고딕" w:hAnsi="맑은 고딕"/>
        </w:rPr>
        <w:t xml:space="preserve"> </w:t>
      </w:r>
      <w:r w:rsidR="00C46174">
        <w:rPr>
          <w:rFonts w:ascii="맑은 고딕" w:eastAsia="맑은 고딕" w:hAnsi="맑은 고딕" w:hint="eastAsia"/>
        </w:rPr>
        <w:t>이 과정에서 위장관과 간에 존재하는 대사효소에 의해 제거되고 살아남은 약물만 전신으로</w:t>
      </w:r>
      <w:r w:rsidR="00E8320E">
        <w:rPr>
          <w:rFonts w:ascii="맑은 고딕" w:eastAsia="맑은 고딕" w:hAnsi="맑은 고딕"/>
        </w:rPr>
        <w:t xml:space="preserve"> </w:t>
      </w:r>
      <w:r w:rsidR="00E8320E">
        <w:rPr>
          <w:rFonts w:ascii="맑은 고딕" w:eastAsia="맑은 고딕" w:hAnsi="맑은 고딕" w:hint="eastAsia"/>
        </w:rPr>
        <w:t>흡수될 수 있다.</w:t>
      </w:r>
      <w:r w:rsidR="00963927">
        <w:rPr>
          <w:rFonts w:ascii="맑은 고딕" w:eastAsia="맑은 고딕" w:hAnsi="맑은 고딕"/>
        </w:rPr>
        <w:t xml:space="preserve"> </w:t>
      </w:r>
      <w:r w:rsidR="00963927">
        <w:rPr>
          <w:rFonts w:ascii="맑은 고딕" w:eastAsia="맑은 고딕" w:hAnsi="맑은 고딕" w:hint="eastAsia"/>
        </w:rPr>
        <w:t xml:space="preserve">이를 </w:t>
      </w:r>
      <w:proofErr w:type="spellStart"/>
      <w:r w:rsidR="00963927">
        <w:rPr>
          <w:rFonts w:ascii="맑은 고딕" w:eastAsia="맑은 고딕" w:hAnsi="맑은 고딕" w:hint="eastAsia"/>
        </w:rPr>
        <w:t>초회</w:t>
      </w:r>
      <w:proofErr w:type="spellEnd"/>
      <w:r w:rsidR="00963927">
        <w:rPr>
          <w:rFonts w:ascii="맑은 고딕" w:eastAsia="맑은 고딕" w:hAnsi="맑은 고딕" w:hint="eastAsia"/>
        </w:rPr>
        <w:t xml:space="preserve"> 통과효과</w:t>
      </w:r>
      <w:r w:rsidR="00963927">
        <w:rPr>
          <w:rFonts w:ascii="맑은 고딕" w:eastAsia="맑은 고딕" w:hAnsi="맑은 고딕"/>
        </w:rPr>
        <w:t>(first-pass effect)</w:t>
      </w:r>
      <w:r w:rsidR="00963927">
        <w:rPr>
          <w:rFonts w:ascii="맑은 고딕" w:eastAsia="맑은 고딕" w:hAnsi="맑은 고딕" w:hint="eastAsia"/>
        </w:rPr>
        <w:t>라고 한다.</w:t>
      </w:r>
      <w:r w:rsidR="00AD15ED">
        <w:rPr>
          <w:rFonts w:ascii="맑은 고딕" w:eastAsia="맑은 고딕" w:hAnsi="맑은 고딕"/>
        </w:rPr>
        <w:t xml:space="preserve"> </w:t>
      </w:r>
      <w:r w:rsidR="00712B94">
        <w:rPr>
          <w:rFonts w:ascii="맑은 고딕" w:eastAsia="맑은 고딕" w:hAnsi="맑은 고딕" w:hint="eastAsia"/>
        </w:rPr>
        <w:t>약동학에서 약물의 제거</w:t>
      </w:r>
      <w:r w:rsidR="00712B94">
        <w:rPr>
          <w:rFonts w:ascii="맑은 고딕" w:eastAsia="맑은 고딕" w:hAnsi="맑은 고딕"/>
        </w:rPr>
        <w:t>(</w:t>
      </w:r>
      <w:r w:rsidR="00712B94">
        <w:rPr>
          <w:rFonts w:ascii="맑은 고딕" w:eastAsia="맑은 고딕" w:hAnsi="맑은 고딕" w:hint="eastAsia"/>
        </w:rPr>
        <w:t>e</w:t>
      </w:r>
      <w:r w:rsidR="00712B94">
        <w:rPr>
          <w:rFonts w:ascii="맑은 고딕" w:eastAsia="맑은 고딕" w:hAnsi="맑은 고딕"/>
        </w:rPr>
        <w:t>limination)</w:t>
      </w:r>
      <w:r w:rsidR="00E226C5">
        <w:rPr>
          <w:rFonts w:ascii="맑은 고딕" w:eastAsia="맑은 고딕" w:hAnsi="맑은 고딕" w:hint="eastAsia"/>
        </w:rPr>
        <w:t>과정은</w:t>
      </w:r>
      <w:r w:rsidR="00712B94">
        <w:rPr>
          <w:rFonts w:ascii="맑은 고딕" w:eastAsia="맑은 고딕" w:hAnsi="맑은 고딕" w:hint="eastAsia"/>
        </w:rPr>
        <w:t xml:space="preserve"> 대사</w:t>
      </w:r>
      <w:ins w:id="0" w:author="Bae Soo Hyeon" w:date="2022-08-17T18:01:00Z">
        <w:r w:rsidR="00A623FD">
          <w:rPr>
            <w:rFonts w:ascii="맑은 고딕" w:eastAsia="맑은 고딕" w:hAnsi="맑은 고딕" w:hint="eastAsia"/>
          </w:rPr>
          <w:t>와</w:t>
        </w:r>
      </w:ins>
      <w:del w:id="1" w:author="Bae Soo Hyeon" w:date="2022-08-17T18:01:00Z">
        <w:r w:rsidR="00147931" w:rsidDel="00A623FD">
          <w:rPr>
            <w:rFonts w:ascii="맑은 고딕" w:eastAsia="맑은 고딕" w:hAnsi="맑은 고딕" w:hint="eastAsia"/>
          </w:rPr>
          <w:delText>(</w:delText>
        </w:r>
        <w:r w:rsidR="00712B94" w:rsidDel="00A623FD">
          <w:rPr>
            <w:rFonts w:ascii="맑은 고딕" w:eastAsia="맑은 고딕" w:hAnsi="맑은 고딕"/>
          </w:rPr>
          <w:delText>metabolism)</w:delText>
        </w:r>
        <w:r w:rsidR="00712B94" w:rsidDel="00A623FD">
          <w:rPr>
            <w:rFonts w:ascii="맑은 고딕" w:eastAsia="맑은 고딕" w:hAnsi="맑은 고딕" w:hint="eastAsia"/>
          </w:rPr>
          <w:delText>과</w:delText>
        </w:r>
      </w:del>
      <w:r w:rsidR="00712B94">
        <w:rPr>
          <w:rFonts w:ascii="맑은 고딕" w:eastAsia="맑은 고딕" w:hAnsi="맑은 고딕" w:hint="eastAsia"/>
        </w:rPr>
        <w:t xml:space="preserve"> 배설</w:t>
      </w:r>
      <w:del w:id="2" w:author="Bae Soo Hyeon" w:date="2022-08-17T18:01:00Z">
        <w:r w:rsidR="00712B94" w:rsidDel="00A623FD">
          <w:rPr>
            <w:rFonts w:ascii="맑은 고딕" w:eastAsia="맑은 고딕" w:hAnsi="맑은 고딕"/>
          </w:rPr>
          <w:delText>(excretion)</w:delText>
        </w:r>
      </w:del>
      <w:r w:rsidR="00712B94">
        <w:rPr>
          <w:rFonts w:ascii="맑은 고딕" w:eastAsia="맑은 고딕" w:hAnsi="맑은 고딕" w:hint="eastAsia"/>
        </w:rPr>
        <w:t xml:space="preserve">을 </w:t>
      </w:r>
      <w:r w:rsidR="00E226C5">
        <w:rPr>
          <w:rFonts w:ascii="맑은 고딕" w:eastAsia="맑은 고딕" w:hAnsi="맑은 고딕" w:hint="eastAsia"/>
        </w:rPr>
        <w:t>포함하며,</w:t>
      </w:r>
      <w:r w:rsidR="00E226C5">
        <w:rPr>
          <w:rFonts w:ascii="맑은 고딕" w:eastAsia="맑은 고딕" w:hAnsi="맑은 고딕"/>
        </w:rPr>
        <w:t xml:space="preserve"> </w:t>
      </w:r>
      <w:r w:rsidR="00E226C5">
        <w:rPr>
          <w:rFonts w:ascii="맑은 고딕" w:eastAsia="맑은 고딕" w:hAnsi="맑은 고딕" w:hint="eastAsia"/>
        </w:rPr>
        <w:t>이 단원에서는 대사</w:t>
      </w:r>
      <w:ins w:id="3" w:author="Bae Soo Hyeon" w:date="2022-08-17T18:02:00Z">
        <w:r w:rsidR="00726C7A">
          <w:rPr>
            <w:rFonts w:ascii="맑은 고딕" w:eastAsia="맑은 고딕" w:hAnsi="맑은 고딕" w:hint="eastAsia"/>
          </w:rPr>
          <w:t xml:space="preserve"> </w:t>
        </w:r>
      </w:ins>
      <w:r w:rsidR="00E226C5">
        <w:rPr>
          <w:rFonts w:ascii="맑은 고딕" w:eastAsia="맑은 고딕" w:hAnsi="맑은 고딕" w:hint="eastAsia"/>
        </w:rPr>
        <w:t>과정에 관하여 자세히 다룰 예정이다.</w:t>
      </w:r>
      <w:r w:rsidR="00C37524">
        <w:rPr>
          <w:rFonts w:ascii="맑은 고딕" w:eastAsia="맑은 고딕" w:hAnsi="맑은 고딕"/>
        </w:rPr>
        <w:t xml:space="preserve"> </w:t>
      </w:r>
    </w:p>
    <w:p w14:paraId="34356733" w14:textId="09DC303B" w:rsidR="000228AA" w:rsidRPr="00D72E1D" w:rsidRDefault="0056484B" w:rsidP="00D72E1D">
      <w:pPr>
        <w:pStyle w:val="a5"/>
        <w:numPr>
          <w:ilvl w:val="1"/>
          <w:numId w:val="21"/>
        </w:numPr>
        <w:ind w:leftChars="0" w:left="0" w:firstLine="0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 xml:space="preserve">대사 </w:t>
      </w:r>
      <w:r w:rsidR="002E7176">
        <w:rPr>
          <w:rFonts w:ascii="맑은 고딕" w:eastAsia="맑은 고딕" w:hAnsi="맑은 고딕" w:hint="eastAsia"/>
          <w:b/>
          <w:bCs/>
        </w:rPr>
        <w:t>과정</w:t>
      </w:r>
    </w:p>
    <w:p w14:paraId="3602BF87" w14:textId="1655C281" w:rsidR="00DE538A" w:rsidRDefault="000228AA" w:rsidP="000228A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 과정은</w:t>
      </w:r>
      <w:r w:rsidR="00FF28B5">
        <w:rPr>
          <w:rFonts w:ascii="맑은 고딕" w:eastAsia="맑은 고딕" w:hAnsi="맑은 고딕"/>
        </w:rPr>
        <w:t xml:space="preserve"> </w:t>
      </w:r>
      <w:r w:rsidR="00FF28B5">
        <w:rPr>
          <w:rFonts w:ascii="맑은 고딕" w:eastAsia="맑은 고딕" w:hAnsi="맑은 고딕" w:hint="eastAsia"/>
        </w:rPr>
        <w:t>체내에서 약물이 제거되는데 필수적인 과정이며,</w:t>
      </w:r>
      <w:r w:rsidR="00FF28B5">
        <w:rPr>
          <w:rFonts w:ascii="맑은 고딕" w:eastAsia="맑은 고딕" w:hAnsi="맑은 고딕"/>
        </w:rPr>
        <w:t xml:space="preserve"> </w:t>
      </w:r>
      <w:r w:rsidR="00F71794">
        <w:rPr>
          <w:rFonts w:ascii="맑은 고딕" w:eastAsia="맑은 고딕" w:hAnsi="맑은 고딕" w:hint="eastAsia"/>
        </w:rPr>
        <w:t xml:space="preserve">대사 효소에 의하여 약물이 </w:t>
      </w:r>
      <w:proofErr w:type="spellStart"/>
      <w:r w:rsidR="00F71794">
        <w:rPr>
          <w:rFonts w:ascii="맑은 고딕" w:eastAsia="맑은 고딕" w:hAnsi="맑은 고딕" w:hint="eastAsia"/>
        </w:rPr>
        <w:t>대사체</w:t>
      </w:r>
      <w:proofErr w:type="spellEnd"/>
      <w:r w:rsidR="00F71794">
        <w:rPr>
          <w:rFonts w:ascii="맑은 고딕" w:eastAsia="맑은 고딕" w:hAnsi="맑은 고딕" w:hint="eastAsia"/>
        </w:rPr>
        <w:t xml:space="preserve"> 형태로 변환</w:t>
      </w:r>
      <w:r w:rsidR="007C1A42">
        <w:rPr>
          <w:rFonts w:ascii="맑은 고딕" w:eastAsia="맑은 고딕" w:hAnsi="맑은 고딕"/>
        </w:rPr>
        <w:t>(</w:t>
      </w:r>
      <w:r w:rsidR="00F71794">
        <w:rPr>
          <w:rFonts w:ascii="맑은 고딕" w:eastAsia="맑은 고딕" w:hAnsi="맑은 고딕"/>
        </w:rPr>
        <w:t>biotransformation)</w:t>
      </w:r>
      <w:r w:rsidR="00930EA2">
        <w:rPr>
          <w:rFonts w:ascii="맑은 고딕" w:eastAsia="맑은 고딕" w:hAnsi="맑은 고딕" w:hint="eastAsia"/>
        </w:rPr>
        <w:t xml:space="preserve">되는 </w:t>
      </w:r>
      <w:r w:rsidR="00140131">
        <w:rPr>
          <w:rFonts w:ascii="맑은 고딕" w:eastAsia="맑은 고딕" w:hAnsi="맑은 고딕" w:hint="eastAsia"/>
        </w:rPr>
        <w:t xml:space="preserve">일련의 </w:t>
      </w:r>
      <w:r w:rsidR="00930EA2">
        <w:rPr>
          <w:rFonts w:ascii="맑은 고딕" w:eastAsia="맑은 고딕" w:hAnsi="맑은 고딕" w:hint="eastAsia"/>
        </w:rPr>
        <w:t xml:space="preserve">과정을 </w:t>
      </w:r>
      <w:r w:rsidR="00E12BA5">
        <w:rPr>
          <w:rFonts w:ascii="맑은 고딕" w:eastAsia="맑은 고딕" w:hAnsi="맑은 고딕" w:hint="eastAsia"/>
        </w:rPr>
        <w:t>일컫는다</w:t>
      </w:r>
      <w:r w:rsidR="00930EA2">
        <w:rPr>
          <w:rFonts w:ascii="맑은 고딕" w:eastAsia="맑은 고딕" w:hAnsi="맑은 고딕" w:hint="eastAsia"/>
        </w:rPr>
        <w:t>.</w:t>
      </w:r>
      <w:r w:rsidR="00F71794">
        <w:rPr>
          <w:rFonts w:ascii="맑은 고딕" w:eastAsia="맑은 고딕" w:hAnsi="맑은 고딕"/>
        </w:rPr>
        <w:t xml:space="preserve"> </w:t>
      </w:r>
      <w:r w:rsidR="004F784E">
        <w:rPr>
          <w:rFonts w:ascii="맑은 고딕" w:eastAsia="맑은 고딕" w:hAnsi="맑은 고딕" w:hint="eastAsia"/>
        </w:rPr>
        <w:t>약은</w:t>
      </w:r>
      <w:r w:rsidR="004F784E">
        <w:rPr>
          <w:rFonts w:ascii="맑은 고딕" w:eastAsia="맑은 고딕" w:hAnsi="맑은 고딕"/>
        </w:rPr>
        <w:t xml:space="preserve"> </w:t>
      </w:r>
      <w:r w:rsidR="005C0E1C">
        <w:rPr>
          <w:rFonts w:ascii="맑은 고딕" w:eastAsia="맑은 고딕" w:hAnsi="맑은 고딕" w:hint="eastAsia"/>
        </w:rPr>
        <w:t>이물질</w:t>
      </w:r>
      <w:r w:rsidR="005C0E1C">
        <w:rPr>
          <w:rFonts w:ascii="맑은 고딕" w:eastAsia="맑은 고딕" w:hAnsi="맑은 고딕"/>
        </w:rPr>
        <w:t xml:space="preserve">(xenobiotics)이며, </w:t>
      </w:r>
      <w:r w:rsidR="005C0E1C">
        <w:rPr>
          <w:rFonts w:ascii="맑은 고딕" w:eastAsia="맑은 고딕" w:hAnsi="맑은 고딕" w:hint="eastAsia"/>
        </w:rPr>
        <w:t>대부분</w:t>
      </w:r>
      <w:r w:rsidR="000E2A72">
        <w:rPr>
          <w:rFonts w:ascii="맑은 고딕" w:eastAsia="맑은 고딕" w:hAnsi="맑은 고딕" w:hint="eastAsia"/>
        </w:rPr>
        <w:t xml:space="preserve">의 약물은 </w:t>
      </w:r>
      <w:proofErr w:type="spellStart"/>
      <w:r w:rsidR="00383864">
        <w:rPr>
          <w:rFonts w:ascii="맑은 고딕" w:eastAsia="맑은 고딕" w:hAnsi="맑은 고딕" w:hint="eastAsia"/>
        </w:rPr>
        <w:t>친유성</w:t>
      </w:r>
      <w:proofErr w:type="spellEnd"/>
      <w:r w:rsidR="00383864">
        <w:rPr>
          <w:rFonts w:ascii="맑은 고딕" w:eastAsia="맑은 고딕" w:hAnsi="맑은 고딕" w:hint="eastAsia"/>
        </w:rPr>
        <w:t>(</w:t>
      </w:r>
      <w:r w:rsidR="00383864">
        <w:rPr>
          <w:rFonts w:ascii="맑은 고딕" w:eastAsia="맑은 고딕" w:hAnsi="맑은 고딕"/>
        </w:rPr>
        <w:t>lipophilic)</w:t>
      </w:r>
      <w:r w:rsidR="00383864">
        <w:rPr>
          <w:rFonts w:ascii="맑은 고딕" w:eastAsia="맑은 고딕" w:hAnsi="맑은 고딕" w:hint="eastAsia"/>
        </w:rPr>
        <w:t>을 띄고 있</w:t>
      </w:r>
      <w:r w:rsidR="000B7614">
        <w:rPr>
          <w:rFonts w:ascii="맑은 고딕" w:eastAsia="맑은 고딕" w:hAnsi="맑은 고딕" w:hint="eastAsia"/>
        </w:rPr>
        <w:t>어</w:t>
      </w:r>
      <w:r w:rsidR="00383864">
        <w:rPr>
          <w:rFonts w:ascii="맑은 고딕" w:eastAsia="맑은 고딕" w:hAnsi="맑은 고딕"/>
        </w:rPr>
        <w:t xml:space="preserve"> </w:t>
      </w:r>
      <w:r w:rsidR="00383864">
        <w:rPr>
          <w:rFonts w:ascii="맑은 고딕" w:eastAsia="맑은 고딕" w:hAnsi="맑은 고딕" w:hint="eastAsia"/>
        </w:rPr>
        <w:t>혈장단백과의 결합률이 높은 편</w:t>
      </w:r>
      <w:r w:rsidR="00FF764E">
        <w:rPr>
          <w:rFonts w:ascii="맑은 고딕" w:eastAsia="맑은 고딕" w:hAnsi="맑은 고딕" w:hint="eastAsia"/>
        </w:rPr>
        <w:t>인데</w:t>
      </w:r>
      <w:r w:rsidR="00383864">
        <w:rPr>
          <w:rFonts w:ascii="맑은 고딕" w:eastAsia="맑은 고딕" w:hAnsi="맑은 고딕" w:hint="eastAsia"/>
        </w:rPr>
        <w:t>,</w:t>
      </w:r>
      <w:r w:rsidR="00383864">
        <w:rPr>
          <w:rFonts w:ascii="맑은 고딕" w:eastAsia="맑은 고딕" w:hAnsi="맑은 고딕"/>
        </w:rPr>
        <w:t xml:space="preserve"> </w:t>
      </w:r>
      <w:r w:rsidR="000B7614">
        <w:rPr>
          <w:rFonts w:ascii="맑은 고딕" w:eastAsia="맑은 고딕" w:hAnsi="맑은 고딕" w:hint="eastAsia"/>
        </w:rPr>
        <w:t>대사 과정을 통해 약물은</w:t>
      </w:r>
      <w:r w:rsidR="000B7614">
        <w:rPr>
          <w:rFonts w:ascii="맑은 고딕" w:eastAsia="맑은 고딕" w:hAnsi="맑은 고딕"/>
        </w:rPr>
        <w:t xml:space="preserve"> </w:t>
      </w:r>
      <w:proofErr w:type="spellStart"/>
      <w:r w:rsidR="000B7614">
        <w:rPr>
          <w:rFonts w:ascii="맑은 고딕" w:eastAsia="맑은 고딕" w:hAnsi="맑은 고딕" w:hint="eastAsia"/>
        </w:rPr>
        <w:t>친수성</w:t>
      </w:r>
      <w:proofErr w:type="spellEnd"/>
      <w:r w:rsidR="000B7614">
        <w:rPr>
          <w:rFonts w:ascii="맑은 고딕" w:eastAsia="맑은 고딕" w:hAnsi="맑은 고딕" w:hint="eastAsia"/>
        </w:rPr>
        <w:t>(h</w:t>
      </w:r>
      <w:r w:rsidR="000B7614">
        <w:rPr>
          <w:rFonts w:ascii="맑은 고딕" w:eastAsia="맑은 고딕" w:hAnsi="맑은 고딕"/>
        </w:rPr>
        <w:t>ydrophilic)</w:t>
      </w:r>
      <w:r w:rsidR="000B7614">
        <w:rPr>
          <w:rFonts w:ascii="맑은 고딕" w:eastAsia="맑은 고딕" w:hAnsi="맑은 고딕" w:hint="eastAsia"/>
        </w:rPr>
        <w:t xml:space="preserve">이 </w:t>
      </w:r>
      <w:r w:rsidR="00062F5B">
        <w:rPr>
          <w:rFonts w:ascii="맑은 고딕" w:eastAsia="맑은 고딕" w:hAnsi="맑은 고딕" w:hint="eastAsia"/>
        </w:rPr>
        <w:t>증가하게 되며,</w:t>
      </w:r>
      <w:r w:rsidR="00062F5B">
        <w:rPr>
          <w:rFonts w:ascii="맑은 고딕" w:eastAsia="맑은 고딕" w:hAnsi="맑은 고딕"/>
        </w:rPr>
        <w:t xml:space="preserve"> </w:t>
      </w:r>
      <w:r w:rsidR="00383864">
        <w:rPr>
          <w:rFonts w:ascii="맑은 고딕" w:eastAsia="맑은 고딕" w:hAnsi="맑은 고딕" w:hint="eastAsia"/>
        </w:rPr>
        <w:t>신장으로의 배설이</w:t>
      </w:r>
      <w:r w:rsidR="000B7614">
        <w:rPr>
          <w:rFonts w:ascii="맑은 고딕" w:eastAsia="맑은 고딕" w:hAnsi="맑은 고딕" w:hint="eastAsia"/>
        </w:rPr>
        <w:t xml:space="preserve"> 용이하게 된다.</w:t>
      </w:r>
      <w:r w:rsidR="00FF28B5">
        <w:rPr>
          <w:rFonts w:ascii="맑은 고딕" w:eastAsia="맑은 고딕" w:hAnsi="맑은 고딕"/>
        </w:rPr>
        <w:t xml:space="preserve"> </w:t>
      </w:r>
      <w:r w:rsidR="00FF28B5">
        <w:rPr>
          <w:rFonts w:ascii="맑은 고딕" w:eastAsia="맑은 고딕" w:hAnsi="맑은 고딕" w:hint="eastAsia"/>
        </w:rPr>
        <w:t>대사 과정을</w:t>
      </w:r>
      <w:r w:rsidR="00FF28B5">
        <w:rPr>
          <w:rFonts w:ascii="맑은 고딕" w:eastAsia="맑은 고딕" w:hAnsi="맑은 고딕"/>
        </w:rPr>
        <w:t xml:space="preserve"> </w:t>
      </w:r>
      <w:r w:rsidR="00FF28B5">
        <w:rPr>
          <w:rFonts w:ascii="맑은 고딕" w:eastAsia="맑은 고딕" w:hAnsi="맑은 고딕" w:hint="eastAsia"/>
        </w:rPr>
        <w:t xml:space="preserve">통해 대부분의 약은 약리활성 및 독성을 잃게 </w:t>
      </w:r>
      <w:r w:rsidR="00062F5B">
        <w:rPr>
          <w:rFonts w:ascii="맑은 고딕" w:eastAsia="맑은 고딕" w:hAnsi="맑은 고딕" w:hint="eastAsia"/>
        </w:rPr>
        <w:t>되나,</w:t>
      </w:r>
      <w:r w:rsidR="00062F5B">
        <w:rPr>
          <w:rFonts w:ascii="맑은 고딕" w:eastAsia="맑은 고딕" w:hAnsi="맑은 고딕"/>
        </w:rPr>
        <w:t xml:space="preserve"> </w:t>
      </w:r>
      <w:r w:rsidR="00062F5B">
        <w:rPr>
          <w:rFonts w:ascii="맑은 고딕" w:eastAsia="맑은 고딕" w:hAnsi="맑은 고딕" w:hint="eastAsia"/>
        </w:rPr>
        <w:t>때때로 생성된 대사체가 약효 및 부작용을 나타내는 경우</w:t>
      </w:r>
      <w:ins w:id="4" w:author="Bae Soo Hyeon" w:date="2022-08-17T18:03:00Z">
        <w:r w:rsidR="00505B3C">
          <w:rPr>
            <w:rFonts w:ascii="맑은 고딕" w:eastAsia="맑은 고딕" w:hAnsi="맑은 고딕" w:hint="eastAsia"/>
          </w:rPr>
          <w:t>가</w:t>
        </w:r>
      </w:ins>
      <w:del w:id="5" w:author="Bae Soo Hyeon" w:date="2022-08-17T18:03:00Z">
        <w:r w:rsidR="00062F5B" w:rsidDel="00505B3C">
          <w:rPr>
            <w:rFonts w:ascii="맑은 고딕" w:eastAsia="맑은 고딕" w:hAnsi="맑은 고딕" w:hint="eastAsia"/>
          </w:rPr>
          <w:delText>도</w:delText>
        </w:r>
      </w:del>
      <w:r w:rsidR="00062F5B">
        <w:rPr>
          <w:rFonts w:ascii="맑은 고딕" w:eastAsia="맑은 고딕" w:hAnsi="맑은 고딕" w:hint="eastAsia"/>
        </w:rPr>
        <w:t xml:space="preserve"> 있다.</w:t>
      </w:r>
      <w:r w:rsidR="00193F71">
        <w:rPr>
          <w:rFonts w:ascii="맑은 고딕" w:eastAsia="맑은 고딕" w:hAnsi="맑은 고딕"/>
        </w:rPr>
        <w:t xml:space="preserve"> </w:t>
      </w:r>
      <w:r w:rsidR="00193F71">
        <w:rPr>
          <w:rFonts w:ascii="맑은 고딕" w:eastAsia="맑은 고딕" w:hAnsi="맑은 고딕" w:hint="eastAsia"/>
        </w:rPr>
        <w:t xml:space="preserve">이를 </w:t>
      </w:r>
      <w:r w:rsidR="00193F71">
        <w:rPr>
          <w:rFonts w:ascii="맑은 고딕" w:eastAsia="맑은 고딕" w:hAnsi="맑은 고딕"/>
        </w:rPr>
        <w:t>reactive metabolite (</w:t>
      </w:r>
      <w:r w:rsidR="00B45964">
        <w:rPr>
          <w:rFonts w:ascii="맑은 고딕" w:eastAsia="맑은 고딕" w:hAnsi="맑은 고딕" w:hint="eastAsia"/>
        </w:rPr>
        <w:t>또는 r</w:t>
      </w:r>
      <w:r w:rsidR="00B45964">
        <w:rPr>
          <w:rFonts w:ascii="맑은 고딕" w:eastAsia="맑은 고딕" w:hAnsi="맑은 고딕"/>
        </w:rPr>
        <w:t xml:space="preserve">eactive </w:t>
      </w:r>
      <w:r w:rsidR="00193F71">
        <w:rPr>
          <w:rFonts w:ascii="맑은 고딕" w:eastAsia="맑은 고딕" w:hAnsi="맑은 고딕"/>
        </w:rPr>
        <w:t>intermediate)</w:t>
      </w:r>
      <w:r w:rsidR="00B61ACD">
        <w:rPr>
          <w:rFonts w:ascii="맑은 고딕" w:eastAsia="맑은 고딕" w:hAnsi="맑은 고딕" w:hint="eastAsia"/>
        </w:rPr>
        <w:t>이</w:t>
      </w:r>
      <w:r w:rsidR="00DE538A">
        <w:rPr>
          <w:rFonts w:ascii="맑은 고딕" w:eastAsia="맑은 고딕" w:hAnsi="맑은 고딕" w:hint="eastAsia"/>
        </w:rPr>
        <w:t>라고 하며,</w:t>
      </w:r>
      <w:r w:rsidR="00B61ACD">
        <w:rPr>
          <w:rFonts w:ascii="맑은 고딕" w:eastAsia="맑은 고딕" w:hAnsi="맑은 고딕"/>
        </w:rPr>
        <w:t xml:space="preserve"> </w:t>
      </w:r>
      <w:r w:rsidR="00B61ACD">
        <w:rPr>
          <w:rFonts w:ascii="맑은 고딕" w:eastAsia="맑은 고딕" w:hAnsi="맑은 고딕" w:hint="eastAsia"/>
        </w:rPr>
        <w:t>주로 생체 내</w:t>
      </w:r>
      <w:r w:rsidR="004301FD">
        <w:rPr>
          <w:rFonts w:ascii="맑은 고딕" w:eastAsia="맑은 고딕" w:hAnsi="맑은 고딕" w:hint="eastAsia"/>
        </w:rPr>
        <w:t xml:space="preserve"> 고분자인</w:t>
      </w:r>
      <w:r w:rsidR="00B61ACD">
        <w:rPr>
          <w:rFonts w:ascii="맑은 고딕" w:eastAsia="맑은 고딕" w:hAnsi="맑은 고딕" w:hint="eastAsia"/>
        </w:rPr>
        <w:t xml:space="preserve"> 단백질</w:t>
      </w:r>
      <w:r w:rsidR="00A71524">
        <w:rPr>
          <w:rFonts w:ascii="맑은 고딕" w:eastAsia="맑은 고딕" w:hAnsi="맑은 고딕" w:hint="eastAsia"/>
        </w:rPr>
        <w:t>이나 핵산과 공유</w:t>
      </w:r>
      <w:r w:rsidR="00C71C41">
        <w:rPr>
          <w:rFonts w:ascii="맑은 고딕" w:eastAsia="맑은 고딕" w:hAnsi="맑은 고딕" w:hint="eastAsia"/>
        </w:rPr>
        <w:t xml:space="preserve"> </w:t>
      </w:r>
      <w:r w:rsidR="00A71524">
        <w:rPr>
          <w:rFonts w:ascii="맑은 고딕" w:eastAsia="맑은 고딕" w:hAnsi="맑은 고딕" w:hint="eastAsia"/>
        </w:rPr>
        <w:t>결합하여 세포독성,</w:t>
      </w:r>
      <w:r w:rsidR="00A71524">
        <w:rPr>
          <w:rFonts w:ascii="맑은 고딕" w:eastAsia="맑은 고딕" w:hAnsi="맑은 고딕"/>
        </w:rPr>
        <w:t xml:space="preserve"> </w:t>
      </w:r>
      <w:r w:rsidR="00A71524">
        <w:rPr>
          <w:rFonts w:ascii="맑은 고딕" w:eastAsia="맑은 고딕" w:hAnsi="맑은 고딕" w:hint="eastAsia"/>
        </w:rPr>
        <w:t>유전독성 등을 일으</w:t>
      </w:r>
      <w:ins w:id="6" w:author="Bae Soo Hyeon" w:date="2022-08-17T18:03:00Z">
        <w:r w:rsidR="00505B3C">
          <w:rPr>
            <w:rFonts w:ascii="맑은 고딕" w:eastAsia="맑은 고딕" w:hAnsi="맑은 고딕" w:hint="eastAsia"/>
          </w:rPr>
          <w:t>킨다.</w:t>
        </w:r>
      </w:ins>
      <w:del w:id="7" w:author="Bae Soo Hyeon" w:date="2022-08-17T18:03:00Z">
        <w:r w:rsidR="00E4492C" w:rsidDel="00505B3C">
          <w:rPr>
            <w:rFonts w:ascii="맑은 고딕" w:eastAsia="맑은 고딕" w:hAnsi="맑은 고딕" w:hint="eastAsia"/>
          </w:rPr>
          <w:delText>킬 수 있다.</w:delText>
        </w:r>
      </w:del>
      <w:r w:rsidR="00C71C41">
        <w:rPr>
          <w:rFonts w:ascii="맑은 고딕" w:eastAsia="맑은 고딕" w:hAnsi="맑은 고딕"/>
        </w:rPr>
        <w:t xml:space="preserve"> </w:t>
      </w:r>
      <w:r w:rsidR="00C71C41">
        <w:rPr>
          <w:rFonts w:ascii="맑은 고딕" w:eastAsia="맑은 고딕" w:hAnsi="맑은 고딕" w:hint="eastAsia"/>
        </w:rPr>
        <w:t xml:space="preserve">잘 알려진 예로 </w:t>
      </w:r>
      <w:proofErr w:type="spellStart"/>
      <w:r w:rsidR="00C71C41">
        <w:rPr>
          <w:rFonts w:ascii="맑은 고딕" w:eastAsia="맑은 고딕" w:hAnsi="맑은 고딕" w:hint="eastAsia"/>
        </w:rPr>
        <w:t>아세트아미노펜의</w:t>
      </w:r>
      <w:proofErr w:type="spellEnd"/>
      <w:r w:rsidR="00C71C41">
        <w:rPr>
          <w:rFonts w:ascii="맑은 고딕" w:eastAsia="맑은 고딕" w:hAnsi="맑은 고딕" w:hint="eastAsia"/>
        </w:rPr>
        <w:t xml:space="preserve"> 대사과정을</w:t>
      </w:r>
      <w:r w:rsidR="00604B72">
        <w:rPr>
          <w:rFonts w:ascii="맑은 고딕" w:eastAsia="맑은 고딕" w:hAnsi="맑은 고딕" w:hint="eastAsia"/>
        </w:rPr>
        <w:t xml:space="preserve"> 살펴보자</w:t>
      </w:r>
      <w:r w:rsidR="0089686E">
        <w:rPr>
          <w:rFonts w:ascii="맑은 고딕" w:eastAsia="맑은 고딕" w:hAnsi="맑은 고딕" w:hint="eastAsia"/>
        </w:rPr>
        <w:t xml:space="preserve">(그림 </w:t>
      </w:r>
      <w:r w:rsidR="0089686E">
        <w:rPr>
          <w:rFonts w:ascii="맑은 고딕" w:eastAsia="맑은 고딕" w:hAnsi="맑은 고딕"/>
        </w:rPr>
        <w:t>5.1)</w:t>
      </w:r>
      <w:r w:rsidR="00604B72">
        <w:rPr>
          <w:rFonts w:ascii="맑은 고딕" w:eastAsia="맑은 고딕" w:hAnsi="맑은 고딕" w:hint="eastAsia"/>
        </w:rPr>
        <w:t>.</w:t>
      </w:r>
      <w:r w:rsidR="00604B72">
        <w:rPr>
          <w:rFonts w:ascii="맑은 고딕" w:eastAsia="맑은 고딕" w:hAnsi="맑은 고딕"/>
        </w:rPr>
        <w:t xml:space="preserve"> </w:t>
      </w:r>
      <w:proofErr w:type="spellStart"/>
      <w:r w:rsidR="00604B72">
        <w:rPr>
          <w:rFonts w:ascii="맑은 고딕" w:eastAsia="맑은 고딕" w:hAnsi="맑은 고딕" w:hint="eastAsia"/>
        </w:rPr>
        <w:t>아세트아미노펜은</w:t>
      </w:r>
      <w:proofErr w:type="spellEnd"/>
      <w:r w:rsidR="00604B72">
        <w:rPr>
          <w:rFonts w:ascii="맑은 고딕" w:eastAsia="맑은 고딕" w:hAnsi="맑은 고딕" w:hint="eastAsia"/>
        </w:rPr>
        <w:t xml:space="preserve"> 대부분 간에서 </w:t>
      </w:r>
      <w:r w:rsidR="00604B72">
        <w:rPr>
          <w:rFonts w:ascii="맑은 고딕" w:eastAsia="맑은 고딕" w:hAnsi="맑은 고딕"/>
        </w:rPr>
        <w:t xml:space="preserve">phase II </w:t>
      </w:r>
      <w:r w:rsidR="00604B72">
        <w:rPr>
          <w:rFonts w:ascii="맑은 고딕" w:eastAsia="맑은 고딕" w:hAnsi="맑은 고딕" w:hint="eastAsia"/>
        </w:rPr>
        <w:t xml:space="preserve">대사를 통해 </w:t>
      </w:r>
      <w:r w:rsidR="002D55F8">
        <w:rPr>
          <w:rFonts w:ascii="맑은 고딕" w:eastAsia="맑은 고딕" w:hAnsi="맑은 고딕" w:hint="eastAsia"/>
        </w:rPr>
        <w:t>독성 및 활성이 없는 대사체를 생성하</w:t>
      </w:r>
      <w:r w:rsidR="0089686E">
        <w:rPr>
          <w:rFonts w:ascii="맑은 고딕" w:eastAsia="맑은 고딕" w:hAnsi="맑은 고딕" w:hint="eastAsia"/>
        </w:rPr>
        <w:t>여</w:t>
      </w:r>
      <w:r w:rsidR="002D55F8">
        <w:rPr>
          <w:rFonts w:ascii="맑은 고딕" w:eastAsia="맑은 고딕" w:hAnsi="맑은 고딕"/>
        </w:rPr>
        <w:t xml:space="preserve"> </w:t>
      </w:r>
      <w:r w:rsidR="002D55F8">
        <w:rPr>
          <w:rFonts w:ascii="맑은 고딕" w:eastAsia="맑은 고딕" w:hAnsi="맑은 고딕" w:hint="eastAsia"/>
        </w:rPr>
        <w:t>체외로 배출되는데,</w:t>
      </w:r>
      <w:r w:rsidR="0089686E">
        <w:rPr>
          <w:rFonts w:ascii="맑은 고딕" w:eastAsia="맑은 고딕" w:hAnsi="맑은 고딕"/>
        </w:rPr>
        <w:t xml:space="preserve"> </w:t>
      </w:r>
      <w:proofErr w:type="spellStart"/>
      <w:r w:rsidR="0089686E">
        <w:rPr>
          <w:rFonts w:ascii="맑은 고딕" w:eastAsia="맑은 고딕" w:hAnsi="맑은 고딕" w:hint="eastAsia"/>
        </w:rPr>
        <w:t>아세트아미노펜을</w:t>
      </w:r>
      <w:proofErr w:type="spellEnd"/>
      <w:r w:rsidR="0089686E">
        <w:rPr>
          <w:rFonts w:ascii="맑은 고딕" w:eastAsia="맑은 고딕" w:hAnsi="맑은 고딕" w:hint="eastAsia"/>
        </w:rPr>
        <w:t xml:space="preserve"> </w:t>
      </w:r>
      <w:r w:rsidR="002D55F8">
        <w:rPr>
          <w:rFonts w:ascii="맑은 고딕" w:eastAsia="맑은 고딕" w:hAnsi="맑은 고딕" w:hint="eastAsia"/>
        </w:rPr>
        <w:t>과량</w:t>
      </w:r>
      <w:r w:rsidR="0089686E">
        <w:rPr>
          <w:rFonts w:ascii="맑은 고딕" w:eastAsia="맑은 고딕" w:hAnsi="맑은 고딕" w:hint="eastAsia"/>
        </w:rPr>
        <w:t xml:space="preserve"> </w:t>
      </w:r>
      <w:r w:rsidR="002D55F8">
        <w:rPr>
          <w:rFonts w:ascii="맑은 고딕" w:eastAsia="맑은 고딕" w:hAnsi="맑은 고딕" w:hint="eastAsia"/>
        </w:rPr>
        <w:t>복용하게 되면,</w:t>
      </w:r>
      <w:r w:rsidR="002D55F8">
        <w:rPr>
          <w:rFonts w:ascii="맑은 고딕" w:eastAsia="맑은 고딕" w:hAnsi="맑은 고딕"/>
        </w:rPr>
        <w:t xml:space="preserve"> </w:t>
      </w:r>
      <w:r w:rsidR="00793055">
        <w:rPr>
          <w:rFonts w:ascii="맑은 고딕" w:eastAsia="맑은 고딕" w:hAnsi="맑은 고딕" w:hint="eastAsia"/>
        </w:rPr>
        <w:t>p</w:t>
      </w:r>
      <w:r w:rsidR="00793055">
        <w:rPr>
          <w:rFonts w:ascii="맑은 고딕" w:eastAsia="맑은 고딕" w:hAnsi="맑은 고딕"/>
        </w:rPr>
        <w:t xml:space="preserve">hase I </w:t>
      </w:r>
      <w:r w:rsidR="00793055">
        <w:rPr>
          <w:rFonts w:ascii="맑은 고딕" w:eastAsia="맑은 고딕" w:hAnsi="맑은 고딕" w:hint="eastAsia"/>
        </w:rPr>
        <w:t>대사를 거쳐</w:t>
      </w:r>
      <w:r w:rsidR="0089686E">
        <w:rPr>
          <w:rFonts w:ascii="맑은 고딕" w:eastAsia="맑은 고딕" w:hAnsi="맑은 고딕" w:hint="eastAsia"/>
        </w:rPr>
        <w:t xml:space="preserve"> 높은 반응성을 지닌 </w:t>
      </w:r>
      <w:r w:rsidR="0089686E">
        <w:rPr>
          <w:rFonts w:ascii="맑은 고딕" w:eastAsia="맑은 고딕" w:hAnsi="맑은 고딕"/>
        </w:rPr>
        <w:t>reactive metabolite</w:t>
      </w:r>
      <w:r w:rsidR="0089686E">
        <w:rPr>
          <w:rFonts w:ascii="맑은 고딕" w:eastAsia="맑은 고딕" w:hAnsi="맑은 고딕" w:hint="eastAsia"/>
        </w:rPr>
        <w:t>인</w:t>
      </w:r>
      <w:r w:rsidR="00793055">
        <w:rPr>
          <w:rFonts w:ascii="맑은 고딕" w:eastAsia="맑은 고딕" w:hAnsi="맑은 고딕" w:hint="eastAsia"/>
        </w:rPr>
        <w:t xml:space="preserve"> </w:t>
      </w:r>
      <w:r w:rsidR="0070395E" w:rsidRPr="00873E57">
        <w:rPr>
          <w:rFonts w:ascii="맑은 고딕" w:eastAsia="맑은 고딕" w:hAnsi="맑은 고딕" w:hint="eastAsia"/>
          <w:i/>
          <w:iCs/>
        </w:rPr>
        <w:t>N</w:t>
      </w:r>
      <w:r w:rsidR="0070395E">
        <w:rPr>
          <w:rFonts w:ascii="맑은 고딕" w:eastAsia="맑은 고딕" w:hAnsi="맑은 고딕"/>
        </w:rPr>
        <w:t>-acetyl-</w:t>
      </w:r>
      <w:r w:rsidR="0070395E" w:rsidRPr="00873E57">
        <w:rPr>
          <w:rFonts w:ascii="맑은 고딕" w:eastAsia="맑은 고딕" w:hAnsi="맑은 고딕"/>
          <w:i/>
          <w:iCs/>
        </w:rPr>
        <w:t>p</w:t>
      </w:r>
      <w:r w:rsidR="0070395E">
        <w:rPr>
          <w:rFonts w:ascii="맑은 고딕" w:eastAsia="맑은 고딕" w:hAnsi="맑은 고딕"/>
        </w:rPr>
        <w:t>-benzoquinone</w:t>
      </w:r>
      <w:r w:rsidR="00084671">
        <w:rPr>
          <w:rFonts w:ascii="맑은 고딕" w:eastAsia="맑은 고딕" w:hAnsi="맑은 고딕"/>
        </w:rPr>
        <w:t xml:space="preserve"> </w:t>
      </w:r>
      <w:r w:rsidR="0070395E">
        <w:rPr>
          <w:rFonts w:ascii="맑은 고딕" w:eastAsia="맑은 고딕" w:hAnsi="맑은 고딕"/>
        </w:rPr>
        <w:t>imine</w:t>
      </w:r>
      <w:r w:rsidR="00084671">
        <w:rPr>
          <w:rFonts w:ascii="맑은 고딕" w:eastAsia="맑은 고딕" w:hAnsi="맑은 고딕"/>
        </w:rPr>
        <w:t xml:space="preserve"> (NAPQI)</w:t>
      </w:r>
      <w:r w:rsidR="00D813F1">
        <w:rPr>
          <w:rFonts w:ascii="맑은 고딕" w:eastAsia="맑은 고딕" w:hAnsi="맑은 고딕"/>
        </w:rPr>
        <w:t xml:space="preserve">를 </w:t>
      </w:r>
      <w:r w:rsidR="00D813F1">
        <w:rPr>
          <w:rFonts w:ascii="맑은 고딕" w:eastAsia="맑은 고딕" w:hAnsi="맑은 고딕" w:hint="eastAsia"/>
        </w:rPr>
        <w:t>생성하게 된다.</w:t>
      </w:r>
      <w:r w:rsidR="00D813F1">
        <w:rPr>
          <w:rFonts w:ascii="맑은 고딕" w:eastAsia="맑은 고딕" w:hAnsi="맑은 고딕"/>
        </w:rPr>
        <w:t xml:space="preserve"> </w:t>
      </w:r>
      <w:r w:rsidR="0089686E">
        <w:rPr>
          <w:rFonts w:ascii="맑은 고딕" w:eastAsia="맑은 고딕" w:hAnsi="맑은 고딕" w:hint="eastAsia"/>
        </w:rPr>
        <w:t xml:space="preserve">생성된 </w:t>
      </w:r>
      <w:r w:rsidR="00D813F1">
        <w:rPr>
          <w:rFonts w:ascii="맑은 고딕" w:eastAsia="맑은 고딕" w:hAnsi="맑은 고딕"/>
        </w:rPr>
        <w:t>NAPQI</w:t>
      </w:r>
      <w:r w:rsidR="0089686E">
        <w:rPr>
          <w:rFonts w:ascii="맑은 고딕" w:eastAsia="맑은 고딕" w:hAnsi="맑은 고딕" w:hint="eastAsia"/>
        </w:rPr>
        <w:t>가</w:t>
      </w:r>
      <w:r w:rsidR="00D813F1">
        <w:rPr>
          <w:rFonts w:ascii="맑은 고딕" w:eastAsia="맑은 고딕" w:hAnsi="맑은 고딕"/>
        </w:rPr>
        <w:t xml:space="preserve"> phase II </w:t>
      </w:r>
      <w:r w:rsidR="00D813F1">
        <w:rPr>
          <w:rFonts w:ascii="맑은 고딕" w:eastAsia="맑은 고딕" w:hAnsi="맑은 고딕" w:hint="eastAsia"/>
        </w:rPr>
        <w:t>대사</w:t>
      </w:r>
      <w:r w:rsidR="00A93A9F">
        <w:rPr>
          <w:rFonts w:ascii="맑은 고딕" w:eastAsia="맑은 고딕" w:hAnsi="맑은 고딕"/>
        </w:rPr>
        <w:t xml:space="preserve">를 </w:t>
      </w:r>
      <w:r w:rsidR="00A93A9F">
        <w:rPr>
          <w:rFonts w:ascii="맑은 고딕" w:eastAsia="맑은 고딕" w:hAnsi="맑은 고딕" w:hint="eastAsia"/>
        </w:rPr>
        <w:t xml:space="preserve">거쳐 </w:t>
      </w:r>
      <w:proofErr w:type="spellStart"/>
      <w:r w:rsidR="00A93A9F">
        <w:rPr>
          <w:rFonts w:ascii="맑은 고딕" w:eastAsia="맑은 고딕" w:hAnsi="맑은 고딕" w:hint="eastAsia"/>
        </w:rPr>
        <w:t>글루타치온</w:t>
      </w:r>
      <w:proofErr w:type="spellEnd"/>
      <w:r w:rsidR="00A93A9F">
        <w:rPr>
          <w:rFonts w:ascii="맑은 고딕" w:eastAsia="맑은 고딕" w:hAnsi="맑은 고딕" w:hint="eastAsia"/>
        </w:rPr>
        <w:t xml:space="preserve"> 포합체를 생성하지 못하면,</w:t>
      </w:r>
      <w:r w:rsidR="00A93A9F">
        <w:rPr>
          <w:rFonts w:ascii="맑은 고딕" w:eastAsia="맑은 고딕" w:hAnsi="맑은 고딕"/>
        </w:rPr>
        <w:t xml:space="preserve"> </w:t>
      </w:r>
      <w:r w:rsidR="008739FD">
        <w:rPr>
          <w:rFonts w:ascii="맑은 고딕" w:eastAsia="맑은 고딕" w:hAnsi="맑은 고딕" w:hint="eastAsia"/>
        </w:rPr>
        <w:t>간세포</w:t>
      </w:r>
      <w:r w:rsidR="004301FD">
        <w:rPr>
          <w:rFonts w:ascii="맑은 고딕" w:eastAsia="맑은 고딕" w:hAnsi="맑은 고딕" w:hint="eastAsia"/>
        </w:rPr>
        <w:t xml:space="preserve"> 내의 단백질 및 </w:t>
      </w:r>
      <w:r w:rsidR="00BE5398">
        <w:rPr>
          <w:rFonts w:ascii="맑은 고딕" w:eastAsia="맑은 고딕" w:hAnsi="맑은 고딕" w:hint="eastAsia"/>
        </w:rPr>
        <w:t xml:space="preserve">핵산과 결합하여 궁극적으로 세포를 파괴하여 간 독성을 </w:t>
      </w:r>
      <w:del w:id="8" w:author="Bae Soo Hyeon" w:date="2022-08-18T10:51:00Z">
        <w:r w:rsidR="00BE5398" w:rsidDel="007B2E6D">
          <w:rPr>
            <w:rFonts w:ascii="맑은 고딕" w:eastAsia="맑은 고딕" w:hAnsi="맑은 고딕" w:hint="eastAsia"/>
          </w:rPr>
          <w:delText>나타내는 것으로 알려져 있다</w:delText>
        </w:r>
      </w:del>
      <w:ins w:id="9" w:author="Bae Soo Hyeon" w:date="2022-08-18T10:51:00Z">
        <w:r w:rsidR="007B2E6D">
          <w:rPr>
            <w:rFonts w:ascii="맑은 고딕" w:eastAsia="맑은 고딕" w:hAnsi="맑은 고딕" w:hint="eastAsia"/>
          </w:rPr>
          <w:t>나타낸다</w:t>
        </w:r>
      </w:ins>
      <w:r w:rsidR="00BE5398">
        <w:rPr>
          <w:rFonts w:ascii="맑은 고딕" w:eastAsia="맑은 고딕" w:hAnsi="맑은 고딕" w:hint="eastAsia"/>
        </w:rPr>
        <w:t>.</w:t>
      </w:r>
      <w:r w:rsidR="00BE5398">
        <w:rPr>
          <w:rFonts w:ascii="맑은 고딕" w:eastAsia="맑은 고딕" w:hAnsi="맑은 고딕"/>
        </w:rPr>
        <w:t xml:space="preserve"> </w:t>
      </w:r>
    </w:p>
    <w:p w14:paraId="2E6B8A3C" w14:textId="6F346AE6" w:rsidR="00CA4981" w:rsidRDefault="0089686E" w:rsidP="0089686E">
      <w:pPr>
        <w:tabs>
          <w:tab w:val="left" w:pos="2256"/>
        </w:tabs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ab/>
      </w:r>
      <w:r w:rsidRPr="0089686E">
        <w:rPr>
          <w:rFonts w:ascii="맑은 고딕" w:eastAsia="맑은 고딕" w:hAnsi="맑은 고딕"/>
          <w:noProof/>
        </w:rPr>
        <w:drawing>
          <wp:inline distT="0" distB="0" distL="0" distR="0" wp14:anchorId="48F5EB5F" wp14:editId="1D53720E">
            <wp:extent cx="3419609" cy="4443211"/>
            <wp:effectExtent l="19050" t="19050" r="28575" b="14605"/>
            <wp:docPr id="9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EC035A7-1854-41F1-BBFC-1D3F19426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EC035A7-1854-41F1-BBFC-1D3F194265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09" cy="4443211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CC6A2" w14:textId="11E3C444" w:rsidR="00CA4981" w:rsidRDefault="00CA4981" w:rsidP="00CA498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5.1</w:t>
      </w:r>
      <w:r w:rsidR="0089686E">
        <w:rPr>
          <w:rFonts w:ascii="맑은 고딕" w:eastAsia="맑은 고딕" w:hAnsi="맑은 고딕"/>
        </w:rPr>
        <w:t xml:space="preserve"> </w:t>
      </w:r>
      <w:proofErr w:type="spellStart"/>
      <w:r w:rsidR="0089686E">
        <w:rPr>
          <w:rFonts w:ascii="맑은 고딕" w:eastAsia="맑은 고딕" w:hAnsi="맑은 고딕" w:hint="eastAsia"/>
        </w:rPr>
        <w:t>아세트아미노펜의</w:t>
      </w:r>
      <w:proofErr w:type="spellEnd"/>
      <w:r w:rsidR="0089686E">
        <w:rPr>
          <w:rFonts w:ascii="맑은 고딕" w:eastAsia="맑은 고딕" w:hAnsi="맑은 고딕" w:hint="eastAsia"/>
        </w:rPr>
        <w:t xml:space="preserve"> 대사과정.</w:t>
      </w:r>
      <w:r w:rsidR="0089686E">
        <w:rPr>
          <w:rFonts w:ascii="맑은 고딕" w:eastAsia="맑은 고딕" w:hAnsi="맑은 고딕"/>
        </w:rPr>
        <w:t xml:space="preserve"> (</w:t>
      </w:r>
      <w:r w:rsidR="0089686E" w:rsidRPr="0089686E">
        <w:rPr>
          <w:rFonts w:ascii="맑은 고딕" w:eastAsia="맑은 고딕" w:hAnsi="맑은 고딕" w:hint="eastAsia"/>
          <w:highlight w:val="yellow"/>
        </w:rPr>
        <w:t xml:space="preserve">위키피디아 </w:t>
      </w:r>
      <w:r w:rsidR="0089686E" w:rsidRPr="0089686E">
        <w:rPr>
          <w:rFonts w:ascii="맑은 고딕" w:eastAsia="맑은 고딕" w:hAnsi="맑은 고딕"/>
          <w:highlight w:val="yellow"/>
        </w:rPr>
        <w:t xml:space="preserve">NAPQI </w:t>
      </w:r>
      <w:r w:rsidR="0089686E" w:rsidRPr="0089686E">
        <w:rPr>
          <w:rFonts w:ascii="맑은 고딕" w:eastAsia="맑은 고딕" w:hAnsi="맑은 고딕" w:hint="eastAsia"/>
          <w:highlight w:val="yellow"/>
        </w:rPr>
        <w:t>검색 후,</w:t>
      </w:r>
      <w:r w:rsidR="0089686E" w:rsidRPr="0089686E">
        <w:rPr>
          <w:rFonts w:ascii="맑은 고딕" w:eastAsia="맑은 고딕" w:hAnsi="맑은 고딕"/>
          <w:highlight w:val="yellow"/>
        </w:rPr>
        <w:t xml:space="preserve"> </w:t>
      </w:r>
      <w:r w:rsidR="0089686E" w:rsidRPr="0089686E">
        <w:rPr>
          <w:rFonts w:ascii="맑은 고딕" w:eastAsia="맑은 고딕" w:hAnsi="맑은 고딕" w:hint="eastAsia"/>
          <w:highlight w:val="yellow"/>
        </w:rPr>
        <w:t>발췌</w:t>
      </w:r>
      <w:r w:rsidR="0089686E">
        <w:rPr>
          <w:rFonts w:ascii="맑은 고딕" w:eastAsia="맑은 고딕" w:hAnsi="맑은 고딕" w:hint="eastAsia"/>
        </w:rPr>
        <w:t>)</w:t>
      </w:r>
    </w:p>
    <w:p w14:paraId="7BE5842E" w14:textId="77777777" w:rsidR="00CA4981" w:rsidRPr="00CA4981" w:rsidRDefault="00CA4981" w:rsidP="000228AA">
      <w:pPr>
        <w:rPr>
          <w:rFonts w:ascii="맑은 고딕" w:eastAsia="맑은 고딕" w:hAnsi="맑은 고딕"/>
        </w:rPr>
      </w:pPr>
    </w:p>
    <w:p w14:paraId="62170792" w14:textId="64534C9D" w:rsidR="00DD3B28" w:rsidRDefault="00062F5B" w:rsidP="000228A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</w:t>
      </w:r>
      <w:r w:rsidR="00287C4E">
        <w:rPr>
          <w:rFonts w:ascii="맑은 고딕" w:eastAsia="맑은 고딕" w:hAnsi="맑은 고딕" w:hint="eastAsia"/>
        </w:rPr>
        <w:t xml:space="preserve"> 과정에는</w:t>
      </w:r>
      <w:r w:rsidR="00FF764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hase </w:t>
      </w:r>
      <w:r w:rsidR="00A84983">
        <w:rPr>
          <w:rFonts w:ascii="맑은 고딕" w:eastAsia="맑은 고딕" w:hAnsi="맑은 고딕"/>
        </w:rPr>
        <w:t>I</w:t>
      </w:r>
      <w:r>
        <w:rPr>
          <w:rFonts w:ascii="맑은 고딕" w:eastAsia="맑은 고딕" w:hAnsi="맑은 고딕" w:hint="eastAsia"/>
        </w:rPr>
        <w:t xml:space="preserve"> 대사와 </w:t>
      </w:r>
      <w:r>
        <w:rPr>
          <w:rFonts w:ascii="맑은 고딕" w:eastAsia="맑은 고딕" w:hAnsi="맑은 고딕"/>
        </w:rPr>
        <w:t xml:space="preserve">phase </w:t>
      </w:r>
      <w:r w:rsidR="00A84983">
        <w:rPr>
          <w:rFonts w:ascii="맑은 고딕" w:eastAsia="맑은 고딕" w:hAnsi="맑은 고딕"/>
        </w:rPr>
        <w:t>II</w:t>
      </w:r>
      <w:r>
        <w:rPr>
          <w:rFonts w:ascii="맑은 고딕" w:eastAsia="맑은 고딕" w:hAnsi="맑은 고딕" w:hint="eastAsia"/>
        </w:rPr>
        <w:t xml:space="preserve"> 대사</w:t>
      </w:r>
      <w:r w:rsidR="00287C4E">
        <w:rPr>
          <w:rFonts w:ascii="맑은 고딕" w:eastAsia="맑은 고딕" w:hAnsi="맑은 고딕" w:hint="eastAsia"/>
        </w:rPr>
        <w:t>가</w:t>
      </w:r>
      <w:r>
        <w:rPr>
          <w:rFonts w:ascii="맑은 고딕" w:eastAsia="맑은 고딕" w:hAnsi="맑은 고딕" w:hint="eastAsia"/>
        </w:rPr>
        <w:t xml:space="preserve"> 있으며,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각각의 과정에 관여하는 대사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효소의 종류와 생성되는 대사체의 성질도 다르다.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일반적으로 </w:t>
      </w:r>
      <w:r w:rsidR="00815267">
        <w:rPr>
          <w:rFonts w:ascii="맑은 고딕" w:eastAsia="맑은 고딕" w:hAnsi="맑은 고딕"/>
        </w:rPr>
        <w:t>phase I</w:t>
      </w:r>
      <w:r>
        <w:rPr>
          <w:rFonts w:ascii="맑은 고딕" w:eastAsia="맑은 고딕" w:hAnsi="맑은 고딕" w:hint="eastAsia"/>
        </w:rPr>
        <w:t xml:space="preserve"> 대사를 통해 약물은</w:t>
      </w:r>
      <w:r w:rsidR="00FF764E">
        <w:rPr>
          <w:rFonts w:ascii="맑은 고딕" w:eastAsia="맑은 고딕" w:hAnsi="맑은 고딕" w:hint="eastAsia"/>
        </w:rPr>
        <w:t xml:space="preserve"> 산화,</w:t>
      </w:r>
      <w:r w:rsidR="00FF764E">
        <w:rPr>
          <w:rFonts w:ascii="맑은 고딕" w:eastAsia="맑은 고딕" w:hAnsi="맑은 고딕"/>
        </w:rPr>
        <w:t xml:space="preserve"> </w:t>
      </w:r>
      <w:r w:rsidR="00FF764E">
        <w:rPr>
          <w:rFonts w:ascii="맑은 고딕" w:eastAsia="맑은 고딕" w:hAnsi="맑은 고딕" w:hint="eastAsia"/>
        </w:rPr>
        <w:t>환원,</w:t>
      </w:r>
      <w:r w:rsidR="00FF764E">
        <w:rPr>
          <w:rFonts w:ascii="맑은 고딕" w:eastAsia="맑은 고딕" w:hAnsi="맑은 고딕"/>
        </w:rPr>
        <w:t xml:space="preserve"> </w:t>
      </w:r>
      <w:r w:rsidR="00FF764E">
        <w:rPr>
          <w:rFonts w:ascii="맑은 고딕" w:eastAsia="맑은 고딕" w:hAnsi="맑은 고딕" w:hint="eastAsia"/>
        </w:rPr>
        <w:t>또는 가수분해 등의</w:t>
      </w:r>
      <w:r w:rsidR="002C0D47">
        <w:rPr>
          <w:rFonts w:ascii="맑은 고딕" w:eastAsia="맑은 고딕" w:hAnsi="맑은 고딕" w:hint="eastAsia"/>
        </w:rPr>
        <w:t xml:space="preserve"> 반응을 거치게 되고,</w:t>
      </w:r>
      <w:r w:rsidR="002C0D47">
        <w:rPr>
          <w:rFonts w:ascii="맑은 고딕" w:eastAsia="맑은 고딕" w:hAnsi="맑은 고딕"/>
        </w:rPr>
        <w:t xml:space="preserve"> </w:t>
      </w:r>
      <w:r w:rsidR="002C0D47">
        <w:rPr>
          <w:rFonts w:ascii="맑은 고딕" w:eastAsia="맑은 고딕" w:hAnsi="맑은 고딕" w:hint="eastAsia"/>
        </w:rPr>
        <w:t xml:space="preserve">이로 인해 </w:t>
      </w:r>
      <w:r w:rsidR="00370D11">
        <w:rPr>
          <w:rFonts w:ascii="맑은 고딕" w:eastAsia="맑은 고딕" w:hAnsi="맑은 고딕" w:hint="eastAsia"/>
        </w:rPr>
        <w:t xml:space="preserve">배설 및 다음 대사과정에 용이한 </w:t>
      </w:r>
      <w:r w:rsidR="00E86128">
        <w:rPr>
          <w:rFonts w:ascii="맑은 고딕" w:eastAsia="맑은 고딕" w:hAnsi="맑은 고딕" w:hint="eastAsia"/>
        </w:rPr>
        <w:t>작용기를 가지게 되고</w:t>
      </w:r>
      <w:r w:rsidR="00370D11">
        <w:rPr>
          <w:rFonts w:ascii="맑은 고딕" w:eastAsia="맑은 고딕" w:hAnsi="맑은 고딕" w:hint="eastAsia"/>
        </w:rPr>
        <w:t>,</w:t>
      </w:r>
      <w:r w:rsidR="00370D11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반응성이 증가하게</w:t>
      </w:r>
      <w:r w:rsidR="002C0D47">
        <w:rPr>
          <w:rFonts w:ascii="맑은 고딕" w:eastAsia="맑은 고딕" w:hAnsi="맑은 고딕" w:hint="eastAsia"/>
        </w:rPr>
        <w:t xml:space="preserve"> 된다.</w:t>
      </w:r>
      <w:r w:rsidR="002C0D47">
        <w:rPr>
          <w:rFonts w:ascii="맑은 고딕" w:eastAsia="맑은 고딕" w:hAnsi="맑은 고딕"/>
        </w:rPr>
        <w:t xml:space="preserve"> </w:t>
      </w:r>
      <w:ins w:id="10" w:author="Bae Soo Hyeon" w:date="2022-08-18T10:52:00Z">
        <w:r w:rsidR="009A7791">
          <w:rPr>
            <w:rFonts w:ascii="맑은 고딕" w:eastAsia="맑은 고딕" w:hAnsi="맑은 고딕" w:hint="eastAsia"/>
          </w:rPr>
          <w:t xml:space="preserve">그리고 </w:t>
        </w:r>
      </w:ins>
      <w:r w:rsidR="00E24864">
        <w:rPr>
          <w:rFonts w:ascii="맑은 고딕" w:eastAsia="맑은 고딕" w:hAnsi="맑은 고딕"/>
        </w:rPr>
        <w:t>phase II</w:t>
      </w:r>
      <w:r w:rsidR="00E24864">
        <w:rPr>
          <w:rFonts w:ascii="맑은 고딕" w:eastAsia="맑은 고딕" w:hAnsi="맑은 고딕" w:hint="eastAsia"/>
        </w:rPr>
        <w:t xml:space="preserve"> </w:t>
      </w:r>
      <w:r w:rsidR="002C0D47">
        <w:rPr>
          <w:rFonts w:ascii="맑은 고딕" w:eastAsia="맑은 고딕" w:hAnsi="맑은 고딕" w:hint="eastAsia"/>
        </w:rPr>
        <w:t xml:space="preserve">대사를 </w:t>
      </w:r>
      <w:r w:rsidR="0089686E">
        <w:rPr>
          <w:rFonts w:ascii="맑은 고딕" w:eastAsia="맑은 고딕" w:hAnsi="맑은 고딕" w:hint="eastAsia"/>
        </w:rPr>
        <w:t xml:space="preserve">통해 </w:t>
      </w:r>
      <w:r w:rsidR="0089686E">
        <w:rPr>
          <w:rFonts w:ascii="맑은 고딕" w:eastAsia="맑은 고딕" w:hAnsi="맑은 고딕"/>
        </w:rPr>
        <w:t xml:space="preserve">glucuronide, </w:t>
      </w:r>
      <w:r w:rsidR="0089686E">
        <w:rPr>
          <w:rFonts w:ascii="맑은 고딕" w:eastAsia="맑은 고딕" w:hAnsi="맑은 고딕" w:hint="eastAsia"/>
        </w:rPr>
        <w:t>s</w:t>
      </w:r>
      <w:r w:rsidR="0089686E">
        <w:rPr>
          <w:rFonts w:ascii="맑은 고딕" w:eastAsia="맑은 고딕" w:hAnsi="맑은 고딕"/>
        </w:rPr>
        <w:t xml:space="preserve">ulfate </w:t>
      </w:r>
      <w:r w:rsidR="0089686E">
        <w:rPr>
          <w:rFonts w:ascii="맑은 고딕" w:eastAsia="맑은 고딕" w:hAnsi="맑은 고딕" w:hint="eastAsia"/>
        </w:rPr>
        <w:t>등의 포합체</w:t>
      </w:r>
      <w:r w:rsidR="00045597">
        <w:rPr>
          <w:rFonts w:ascii="맑은 고딕" w:eastAsia="맑은 고딕" w:hAnsi="맑은 고딕" w:hint="eastAsia"/>
        </w:rPr>
        <w:t>가 생성되어</w:t>
      </w:r>
      <w:r w:rsidR="0089686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수용성이 증가하</w:t>
      </w:r>
      <w:r w:rsidR="00045597">
        <w:rPr>
          <w:rFonts w:ascii="맑은 고딕" w:eastAsia="맑은 고딕" w:hAnsi="맑은 고딕" w:hint="eastAsia"/>
        </w:rPr>
        <w:t>게 되며,</w:t>
      </w:r>
      <w:r>
        <w:rPr>
          <w:rFonts w:ascii="맑은 고딕" w:eastAsia="맑은 고딕" w:hAnsi="맑은 고딕" w:hint="eastAsia"/>
        </w:rPr>
        <w:t xml:space="preserve"> 신장이나 </w:t>
      </w:r>
      <w:r w:rsidR="00045597">
        <w:rPr>
          <w:rFonts w:ascii="맑은 고딕" w:eastAsia="맑은 고딕" w:hAnsi="맑은 고딕" w:hint="eastAsia"/>
        </w:rPr>
        <w:t>담즙</w:t>
      </w:r>
      <w:r w:rsidR="00565FFB">
        <w:rPr>
          <w:rFonts w:ascii="맑은 고딕" w:eastAsia="맑은 고딕" w:hAnsi="맑은 고딕" w:hint="eastAsia"/>
        </w:rPr>
        <w:t>을 통해 배설되게 된다.</w:t>
      </w:r>
      <w:r w:rsidR="00565FFB">
        <w:rPr>
          <w:rFonts w:ascii="맑은 고딕" w:eastAsia="맑은 고딕" w:hAnsi="맑은 고딕"/>
        </w:rPr>
        <w:t xml:space="preserve"> </w:t>
      </w:r>
      <w:r w:rsidR="00045597">
        <w:rPr>
          <w:rFonts w:ascii="맑은 고딕" w:eastAsia="맑은 고딕" w:hAnsi="맑은 고딕" w:hint="eastAsia"/>
        </w:rPr>
        <w:t xml:space="preserve">일반적으로 </w:t>
      </w:r>
      <w:r w:rsidR="00045597">
        <w:rPr>
          <w:rFonts w:ascii="맑은 고딕" w:eastAsia="맑은 고딕" w:hAnsi="맑은 고딕"/>
        </w:rPr>
        <w:t xml:space="preserve">phase I </w:t>
      </w:r>
      <w:r w:rsidR="00045597">
        <w:rPr>
          <w:rFonts w:ascii="맑은 고딕" w:eastAsia="맑은 고딕" w:hAnsi="맑은 고딕" w:hint="eastAsia"/>
        </w:rPr>
        <w:t>→</w:t>
      </w:r>
      <w:r w:rsidR="00045597">
        <w:rPr>
          <w:rFonts w:ascii="맑은 고딕" w:eastAsia="맑은 고딕" w:hAnsi="맑은 고딕"/>
        </w:rPr>
        <w:t xml:space="preserve"> phase II </w:t>
      </w:r>
      <w:r w:rsidR="00045597">
        <w:rPr>
          <w:rFonts w:ascii="맑은 고딕" w:eastAsia="맑은 고딕" w:hAnsi="맑은 고딕" w:hint="eastAsia"/>
        </w:rPr>
        <w:t>대사를 순차적으로 거쳐 약물이 체외로 배설된다고 알려져 있으나,</w:t>
      </w:r>
      <w:r w:rsidR="00045597">
        <w:rPr>
          <w:rFonts w:ascii="맑은 고딕" w:eastAsia="맑은 고딕" w:hAnsi="맑은 고딕"/>
        </w:rPr>
        <w:t xml:space="preserve"> </w:t>
      </w:r>
      <w:r w:rsidR="00045597">
        <w:rPr>
          <w:rFonts w:ascii="맑은 고딕" w:eastAsia="맑은 고딕" w:hAnsi="맑은 고딕" w:hint="eastAsia"/>
        </w:rPr>
        <w:t xml:space="preserve">약물의 구조와 작용기의 유무에 따라 </w:t>
      </w:r>
      <w:r w:rsidR="00045597">
        <w:rPr>
          <w:rFonts w:ascii="맑은 고딕" w:eastAsia="맑은 고딕" w:hAnsi="맑은 고딕"/>
        </w:rPr>
        <w:t xml:space="preserve">phase I </w:t>
      </w:r>
      <w:r w:rsidR="00045597">
        <w:rPr>
          <w:rFonts w:ascii="맑은 고딕" w:eastAsia="맑은 고딕" w:hAnsi="맑은 고딕" w:hint="eastAsia"/>
        </w:rPr>
        <w:t>대사</w:t>
      </w:r>
      <w:ins w:id="11" w:author="Bae Soo Hyeon" w:date="2022-08-18T10:52:00Z">
        <w:r w:rsidR="009A7791">
          <w:rPr>
            <w:rFonts w:ascii="맑은 고딕" w:eastAsia="맑은 고딕" w:hAnsi="맑은 고딕"/>
          </w:rPr>
          <w:t xml:space="preserve"> </w:t>
        </w:r>
        <w:r w:rsidR="009A7791">
          <w:rPr>
            <w:rFonts w:ascii="맑은 고딕" w:eastAsia="맑은 고딕" w:hAnsi="맑은 고딕" w:hint="eastAsia"/>
          </w:rPr>
          <w:t>또는</w:t>
        </w:r>
      </w:ins>
      <w:del w:id="12" w:author="Bae Soo Hyeon" w:date="2022-08-18T10:52:00Z">
        <w:r w:rsidR="00045597" w:rsidDel="009A7791">
          <w:rPr>
            <w:rFonts w:ascii="맑은 고딕" w:eastAsia="맑은 고딕" w:hAnsi="맑은 고딕" w:hint="eastAsia"/>
          </w:rPr>
          <w:delText>,</w:delText>
        </w:r>
      </w:del>
      <w:r w:rsidR="00045597">
        <w:rPr>
          <w:rFonts w:ascii="맑은 고딕" w:eastAsia="맑은 고딕" w:hAnsi="맑은 고딕"/>
        </w:rPr>
        <w:t xml:space="preserve"> </w:t>
      </w:r>
      <w:r w:rsidR="00045597">
        <w:rPr>
          <w:rFonts w:ascii="맑은 고딕" w:eastAsia="맑은 고딕" w:hAnsi="맑은 고딕" w:hint="eastAsia"/>
        </w:rPr>
        <w:t>p</w:t>
      </w:r>
      <w:r w:rsidR="00045597">
        <w:rPr>
          <w:rFonts w:ascii="맑은 고딕" w:eastAsia="맑은 고딕" w:hAnsi="맑은 고딕"/>
        </w:rPr>
        <w:t xml:space="preserve">hase II </w:t>
      </w:r>
      <w:r w:rsidR="00045597">
        <w:rPr>
          <w:rFonts w:ascii="맑은 고딕" w:eastAsia="맑은 고딕" w:hAnsi="맑은 고딕" w:hint="eastAsia"/>
        </w:rPr>
        <w:t>대사</w:t>
      </w:r>
      <w:del w:id="13" w:author="Bae Soo Hyeon" w:date="2022-08-18T10:52:00Z">
        <w:r w:rsidR="00045597" w:rsidDel="009A7791">
          <w:rPr>
            <w:rFonts w:ascii="맑은 고딕" w:eastAsia="맑은 고딕" w:hAnsi="맑은 고딕" w:hint="eastAsia"/>
          </w:rPr>
          <w:delText>만</w:delText>
        </w:r>
      </w:del>
      <w:r w:rsidR="00045597">
        <w:rPr>
          <w:rFonts w:ascii="맑은 고딕" w:eastAsia="맑은 고딕" w:hAnsi="맑은 고딕" w:hint="eastAsia"/>
        </w:rPr>
        <w:t xml:space="preserve"> 각각 거치거나,</w:t>
      </w:r>
      <w:r w:rsidR="00045597">
        <w:rPr>
          <w:rFonts w:ascii="맑은 고딕" w:eastAsia="맑은 고딕" w:hAnsi="맑은 고딕"/>
        </w:rPr>
        <w:t xml:space="preserve"> </w:t>
      </w:r>
      <w:r w:rsidR="00E52A48">
        <w:rPr>
          <w:rFonts w:ascii="맑은 고딕" w:eastAsia="맑은 고딕" w:hAnsi="맑은 고딕"/>
        </w:rPr>
        <w:t xml:space="preserve">phase II </w:t>
      </w:r>
      <w:r w:rsidR="00E52A48">
        <w:rPr>
          <w:rFonts w:ascii="맑은 고딕" w:eastAsia="맑은 고딕" w:hAnsi="맑은 고딕" w:hint="eastAsia"/>
        </w:rPr>
        <w:t>대사 이후</w:t>
      </w:r>
      <w:r w:rsidR="00E52A48">
        <w:rPr>
          <w:rFonts w:ascii="맑은 고딕" w:eastAsia="맑은 고딕" w:hAnsi="맑은 고딕"/>
        </w:rPr>
        <w:t xml:space="preserve"> phase I </w:t>
      </w:r>
      <w:r w:rsidR="00E52A48">
        <w:rPr>
          <w:rFonts w:ascii="맑은 고딕" w:eastAsia="맑은 고딕" w:hAnsi="맑은 고딕" w:hint="eastAsia"/>
        </w:rPr>
        <w:t>대사과정을 거치는 등 다양한 방법으로 변환되어 체외 배설된다. 다음 장에서 대사 효소에 대하여 자세히 알아보자.</w:t>
      </w:r>
    </w:p>
    <w:p w14:paraId="35F0DD1E" w14:textId="5D9696A1" w:rsidR="00062F5B" w:rsidRPr="00D72E1D" w:rsidRDefault="00062F5B" w:rsidP="00062F5B">
      <w:pPr>
        <w:pStyle w:val="a5"/>
        <w:numPr>
          <w:ilvl w:val="1"/>
          <w:numId w:val="21"/>
        </w:numPr>
        <w:ind w:leftChars="0" w:left="0" w:firstLine="0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>대사 효소</w:t>
      </w:r>
    </w:p>
    <w:p w14:paraId="631EF6D9" w14:textId="4F04B6D9" w:rsidR="00062F5B" w:rsidRDefault="00E52A48" w:rsidP="000228A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앞서 말했듯이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대사 과정은 크게 </w:t>
      </w:r>
      <w:r>
        <w:rPr>
          <w:rFonts w:ascii="맑은 고딕" w:eastAsia="맑은 고딕" w:hAnsi="맑은 고딕"/>
        </w:rPr>
        <w:t>phase I</w:t>
      </w:r>
      <w:r>
        <w:rPr>
          <w:rFonts w:ascii="맑은 고딕" w:eastAsia="맑은 고딕" w:hAnsi="맑은 고딕" w:hint="eastAsia"/>
        </w:rPr>
        <w:t xml:space="preserve"> 대사 및 </w:t>
      </w:r>
      <w:r>
        <w:rPr>
          <w:rFonts w:ascii="맑은 고딕" w:eastAsia="맑은 고딕" w:hAnsi="맑은 고딕"/>
        </w:rPr>
        <w:t xml:space="preserve">phase II </w:t>
      </w:r>
      <w:r>
        <w:rPr>
          <w:rFonts w:ascii="맑은 고딕" w:eastAsia="맑은 고딕" w:hAnsi="맑은 고딕" w:hint="eastAsia"/>
        </w:rPr>
        <w:t>대사로 나뉜다.</w:t>
      </w:r>
    </w:p>
    <w:p w14:paraId="1E7A0B3F" w14:textId="190AA8A6" w:rsidR="00E52A48" w:rsidRDefault="00E52A48" w:rsidP="00E52A48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Phase I </w:t>
      </w:r>
      <w:r>
        <w:rPr>
          <w:rFonts w:ascii="맑은 고딕" w:eastAsia="맑은 고딕" w:hAnsi="맑은 고딕" w:hint="eastAsia"/>
        </w:rPr>
        <w:t>대사</w:t>
      </w:r>
    </w:p>
    <w:p w14:paraId="5CF6250F" w14:textId="1B9CA122" w:rsidR="006D7E0F" w:rsidRDefault="00E52A48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Phas</w:t>
      </w:r>
      <w:r>
        <w:rPr>
          <w:rFonts w:ascii="맑은 고딕" w:eastAsia="맑은 고딕" w:hAnsi="맑은 고딕"/>
        </w:rPr>
        <w:t xml:space="preserve">e I </w:t>
      </w:r>
      <w:r>
        <w:rPr>
          <w:rFonts w:ascii="맑은 고딕" w:eastAsia="맑은 고딕" w:hAnsi="맑은 고딕" w:hint="eastAsia"/>
        </w:rPr>
        <w:t xml:space="preserve">대사는 </w:t>
      </w:r>
      <w:r w:rsidR="00EE7FDA">
        <w:rPr>
          <w:rFonts w:ascii="맑은 고딕" w:eastAsia="맑은 고딕" w:hAnsi="맑은 고딕" w:hint="eastAsia"/>
        </w:rPr>
        <w:t>약물을 산화,</w:t>
      </w:r>
      <w:r w:rsidR="00EE7FDA">
        <w:rPr>
          <w:rFonts w:ascii="맑은 고딕" w:eastAsia="맑은 고딕" w:hAnsi="맑은 고딕"/>
        </w:rPr>
        <w:t xml:space="preserve"> </w:t>
      </w:r>
      <w:r w:rsidR="00EE7FDA">
        <w:rPr>
          <w:rFonts w:ascii="맑은 고딕" w:eastAsia="맑은 고딕" w:hAnsi="맑은 고딕" w:hint="eastAsia"/>
        </w:rPr>
        <w:t>환원,</w:t>
      </w:r>
      <w:r w:rsidR="00EE7FDA">
        <w:rPr>
          <w:rFonts w:ascii="맑은 고딕" w:eastAsia="맑은 고딕" w:hAnsi="맑은 고딕"/>
        </w:rPr>
        <w:t xml:space="preserve"> </w:t>
      </w:r>
      <w:r w:rsidR="00EE7FDA">
        <w:rPr>
          <w:rFonts w:ascii="맑은 고딕" w:eastAsia="맑은 고딕" w:hAnsi="맑은 고딕" w:hint="eastAsia"/>
        </w:rPr>
        <w:t>또는 가수분해 시켜</w:t>
      </w:r>
      <w:r w:rsidR="00EE7FDA">
        <w:rPr>
          <w:rFonts w:ascii="맑은 고딕" w:eastAsia="맑은 고딕" w:hAnsi="맑은 고딕"/>
        </w:rPr>
        <w:t xml:space="preserve"> </w:t>
      </w:r>
      <w:r w:rsidR="00EE7FDA">
        <w:rPr>
          <w:rFonts w:ascii="맑은 고딕" w:eastAsia="맑은 고딕" w:hAnsi="맑은 고딕" w:hint="eastAsia"/>
        </w:rPr>
        <w:t>약물의 반응성을 증가시키는 과정이다.</w:t>
      </w:r>
      <w:r w:rsidR="00EE7FDA">
        <w:rPr>
          <w:rFonts w:ascii="맑은 고딕" w:eastAsia="맑은 고딕" w:hAnsi="맑은 고딕"/>
        </w:rPr>
        <w:t xml:space="preserve"> </w:t>
      </w:r>
      <w:r w:rsidR="00EE7FDA">
        <w:rPr>
          <w:rFonts w:ascii="맑은 고딕" w:eastAsia="맑은 고딕" w:hAnsi="맑은 고딕" w:hint="eastAsia"/>
        </w:rPr>
        <w:t>P</w:t>
      </w:r>
      <w:r w:rsidR="00EE7FDA">
        <w:rPr>
          <w:rFonts w:ascii="맑은 고딕" w:eastAsia="맑은 고딕" w:hAnsi="맑은 고딕"/>
        </w:rPr>
        <w:t xml:space="preserve">hase I </w:t>
      </w:r>
      <w:r w:rsidR="00EE7FDA">
        <w:rPr>
          <w:rFonts w:ascii="맑은 고딕" w:eastAsia="맑은 고딕" w:hAnsi="맑은 고딕" w:hint="eastAsia"/>
        </w:rPr>
        <w:t xml:space="preserve">대사의 가장 중요한 대사 효소는 </w:t>
      </w:r>
      <w:r w:rsidR="00EE7FDA">
        <w:rPr>
          <w:rFonts w:ascii="맑은 고딕" w:eastAsia="맑은 고딕" w:hAnsi="맑은 고딕"/>
        </w:rPr>
        <w:t>cytochrome P450</w:t>
      </w:r>
      <w:r w:rsidR="003C6F2B">
        <w:rPr>
          <w:rFonts w:ascii="맑은 고딕" w:eastAsia="맑은 고딕" w:hAnsi="맑은 고딕"/>
        </w:rPr>
        <w:t xml:space="preserve"> (</w:t>
      </w:r>
      <w:r w:rsidR="003C6F2B">
        <w:rPr>
          <w:rFonts w:ascii="맑은 고딕" w:eastAsia="맑은 고딕" w:hAnsi="맑은 고딕" w:hint="eastAsia"/>
        </w:rPr>
        <w:t>C</w:t>
      </w:r>
      <w:r w:rsidR="003C6F2B">
        <w:rPr>
          <w:rFonts w:ascii="맑은 고딕" w:eastAsia="맑은 고딕" w:hAnsi="맑은 고딕"/>
        </w:rPr>
        <w:t>YP)</w:t>
      </w:r>
      <w:r w:rsidR="00EE7FDA">
        <w:rPr>
          <w:rFonts w:ascii="맑은 고딕" w:eastAsia="맑은 고딕" w:hAnsi="맑은 고딕" w:hint="eastAsia"/>
        </w:rPr>
        <w:t>이며,</w:t>
      </w:r>
      <w:r w:rsidR="00EE7FDA">
        <w:rPr>
          <w:rFonts w:ascii="맑은 고딕" w:eastAsia="맑은 고딕" w:hAnsi="맑은 고딕"/>
        </w:rPr>
        <w:t xml:space="preserve"> </w:t>
      </w:r>
      <w:r w:rsidR="00EE7FDA">
        <w:rPr>
          <w:rFonts w:ascii="맑은 고딕" w:eastAsia="맑은 고딕" w:hAnsi="맑은 고딕" w:hint="eastAsia"/>
        </w:rPr>
        <w:t>약물의 산화반응에 관여한다.</w:t>
      </w:r>
      <w:r w:rsidR="00EE7FDA">
        <w:rPr>
          <w:rFonts w:ascii="맑은 고딕" w:eastAsia="맑은 고딕" w:hAnsi="맑은 고딕"/>
        </w:rPr>
        <w:t xml:space="preserve"> </w:t>
      </w:r>
      <w:r w:rsidR="003C6F2B">
        <w:rPr>
          <w:rFonts w:ascii="맑은 고딕" w:eastAsia="맑은 고딕" w:hAnsi="맑은 고딕"/>
        </w:rPr>
        <w:t>CYP</w:t>
      </w:r>
      <w:r w:rsidR="003C6F2B">
        <w:rPr>
          <w:rFonts w:ascii="맑은 고딕" w:eastAsia="맑은 고딕" w:hAnsi="맑은 고딕" w:hint="eastAsia"/>
        </w:rPr>
        <w:t xml:space="preserve">는 </w:t>
      </w:r>
      <w:ins w:id="14" w:author="Bae Soo Hyeon" w:date="2022-08-18T10:53:00Z">
        <w:r w:rsidR="00552CF0">
          <w:rPr>
            <w:rFonts w:ascii="맑은 고딕" w:eastAsia="맑은 고딕" w:hAnsi="맑은 고딕"/>
          </w:rPr>
          <w:t>헴</w:t>
        </w:r>
        <w:r w:rsidR="00552CF0">
          <w:rPr>
            <w:rFonts w:ascii="맑은 고딕" w:eastAsia="맑은 고딕" w:hAnsi="맑은 고딕" w:hint="eastAsia"/>
          </w:rPr>
          <w:t>(</w:t>
        </w:r>
      </w:ins>
      <w:r w:rsidR="004969E0">
        <w:rPr>
          <w:rFonts w:ascii="맑은 고딕" w:eastAsia="맑은 고딕" w:hAnsi="맑은 고딕"/>
        </w:rPr>
        <w:t>heme</w:t>
      </w:r>
      <w:ins w:id="15" w:author="Bae Soo Hyeon" w:date="2022-08-18T10:53:00Z">
        <w:r w:rsidR="00552CF0">
          <w:rPr>
            <w:rFonts w:ascii="맑은 고딕" w:eastAsia="맑은 고딕" w:hAnsi="맑은 고딕"/>
          </w:rPr>
          <w:t>)</w:t>
        </w:r>
      </w:ins>
      <w:r w:rsidR="004969E0">
        <w:rPr>
          <w:rFonts w:ascii="맑은 고딕" w:eastAsia="맑은 고딕" w:hAnsi="맑은 고딕"/>
        </w:rPr>
        <w:t xml:space="preserve"> </w:t>
      </w:r>
      <w:r w:rsidR="004969E0">
        <w:rPr>
          <w:rFonts w:ascii="맑은 고딕" w:eastAsia="맑은 고딕" w:hAnsi="맑은 고딕" w:hint="eastAsia"/>
        </w:rPr>
        <w:t xml:space="preserve">단백질로 </w:t>
      </w:r>
      <w:r w:rsidR="003C6F2B" w:rsidRPr="00A01E1B">
        <w:rPr>
          <w:rFonts w:ascii="맑은 고딕" w:eastAsia="맑은 고딕" w:hAnsi="맑은 고딕" w:hint="eastAsia"/>
        </w:rPr>
        <w:t>간의 소포체</w:t>
      </w:r>
      <w:r w:rsidR="003C6F2B" w:rsidRPr="00A01E1B">
        <w:rPr>
          <w:rFonts w:ascii="맑은 고딕" w:eastAsia="맑은 고딕" w:hAnsi="맑은 고딕"/>
        </w:rPr>
        <w:t>(endoplasmic reticulum, ER)</w:t>
      </w:r>
      <w:r w:rsidR="003C6F2B" w:rsidRPr="00A01E1B">
        <w:rPr>
          <w:rFonts w:ascii="맑은 고딕" w:eastAsia="맑은 고딕" w:hAnsi="맑은 고딕" w:hint="eastAsia"/>
        </w:rPr>
        <w:t>에 주로</w:t>
      </w:r>
      <w:r w:rsidR="003C6F2B" w:rsidRPr="00A01E1B">
        <w:rPr>
          <w:rFonts w:ascii="맑은 고딕" w:eastAsia="맑은 고딕" w:hAnsi="맑은 고딕"/>
        </w:rPr>
        <w:t xml:space="preserve"> </w:t>
      </w:r>
      <w:r w:rsidR="003C6F2B" w:rsidRPr="00A01E1B">
        <w:rPr>
          <w:rFonts w:ascii="맑은 고딕" w:eastAsia="맑은 고딕" w:hAnsi="맑은 고딕" w:hint="eastAsia"/>
        </w:rPr>
        <w:t>존재하며,</w:t>
      </w:r>
      <w:r w:rsidR="003C6F2B" w:rsidRPr="00A01E1B">
        <w:rPr>
          <w:rFonts w:ascii="맑은 고딕" w:eastAsia="맑은 고딕" w:hAnsi="맑은 고딕"/>
        </w:rPr>
        <w:t xml:space="preserve"> </w:t>
      </w:r>
      <w:r w:rsidR="002C6BD5" w:rsidRPr="00A01E1B">
        <w:rPr>
          <w:rFonts w:ascii="맑은 고딕" w:eastAsia="맑은 고딕" w:hAnsi="맑은 고딕"/>
        </w:rPr>
        <w:t>N</w:t>
      </w:r>
      <w:r w:rsidR="002C6BD5" w:rsidRPr="00A01E1B">
        <w:rPr>
          <w:rFonts w:ascii="맑은 고딕" w:eastAsia="맑은 고딕" w:hAnsi="맑은 고딕" w:hint="eastAsia"/>
        </w:rPr>
        <w:t>A</w:t>
      </w:r>
      <w:r w:rsidR="002C6BD5" w:rsidRPr="00A01E1B">
        <w:rPr>
          <w:rFonts w:ascii="맑은 고딕" w:eastAsia="맑은 고딕" w:hAnsi="맑은 고딕"/>
        </w:rPr>
        <w:t>DPH</w:t>
      </w:r>
      <w:r w:rsidR="001428C3">
        <w:rPr>
          <w:rFonts w:ascii="맑은 고딕" w:eastAsia="맑은 고딕" w:hAnsi="맑은 고딕" w:hint="eastAsia"/>
        </w:rPr>
        <w:t>와</w:t>
      </w:r>
      <w:r w:rsidR="002C6BD5" w:rsidRPr="00A01E1B">
        <w:rPr>
          <w:rFonts w:ascii="맑은 고딕" w:eastAsia="맑은 고딕" w:hAnsi="맑은 고딕"/>
        </w:rPr>
        <w:t xml:space="preserve"> O</w:t>
      </w:r>
      <w:r w:rsidR="002C6BD5" w:rsidRPr="00A01E1B">
        <w:rPr>
          <w:rFonts w:ascii="맑은 고딕" w:eastAsia="맑은 고딕" w:hAnsi="맑은 고딕"/>
          <w:vertAlign w:val="subscript"/>
        </w:rPr>
        <w:t>2</w:t>
      </w:r>
      <w:r w:rsidR="002C6BD5" w:rsidRPr="00A01E1B">
        <w:rPr>
          <w:rFonts w:ascii="맑은 고딕" w:eastAsia="맑은 고딕" w:hAnsi="맑은 고딕" w:hint="eastAsia"/>
        </w:rPr>
        <w:t xml:space="preserve">를 이용한 </w:t>
      </w:r>
      <w:r w:rsidR="003C6F2B" w:rsidRPr="00A01E1B">
        <w:rPr>
          <w:rFonts w:ascii="맑은 고딕" w:eastAsia="맑은 고딕" w:hAnsi="맑은 고딕" w:hint="eastAsia"/>
        </w:rPr>
        <w:t>산화 환원 반응을 통해</w:t>
      </w:r>
      <w:r w:rsidR="006D7E0F" w:rsidRPr="00A01E1B">
        <w:rPr>
          <w:rFonts w:ascii="맑은 고딕" w:eastAsia="맑은 고딕" w:hAnsi="맑은 고딕" w:hint="eastAsia"/>
        </w:rPr>
        <w:t xml:space="preserve"> </w:t>
      </w:r>
      <w:r w:rsidR="002C6BD5" w:rsidRPr="00A01E1B">
        <w:rPr>
          <w:rFonts w:ascii="맑은 고딕" w:eastAsia="맑은 고딕" w:hAnsi="맑은 고딕" w:hint="eastAsia"/>
        </w:rPr>
        <w:t>약물</w:t>
      </w:r>
      <w:r w:rsidR="002C6BD5">
        <w:rPr>
          <w:rFonts w:ascii="맑은 고딕" w:eastAsia="맑은 고딕" w:hAnsi="맑은 고딕" w:hint="eastAsia"/>
        </w:rPr>
        <w:t>을</w:t>
      </w:r>
      <w:r w:rsidR="00A01E1B">
        <w:rPr>
          <w:rFonts w:ascii="맑은 고딕" w:eastAsia="맑은 고딕" w:hAnsi="맑은 고딕"/>
        </w:rPr>
        <w:t xml:space="preserve"> </w:t>
      </w:r>
      <w:r w:rsidR="00A01E1B">
        <w:rPr>
          <w:rFonts w:ascii="맑은 고딕" w:eastAsia="맑은 고딕" w:hAnsi="맑은 고딕" w:hint="eastAsia"/>
        </w:rPr>
        <w:t>대사체로 변환(주로 산화)시킨다.</w:t>
      </w:r>
      <w:r w:rsidR="00405640">
        <w:rPr>
          <w:rFonts w:ascii="맑은 고딕" w:eastAsia="맑은 고딕" w:hAnsi="맑은 고딕"/>
        </w:rPr>
        <w:t xml:space="preserve"> </w:t>
      </w:r>
      <w:r w:rsidR="00405640">
        <w:rPr>
          <w:rFonts w:ascii="맑은 고딕" w:eastAsia="맑은 고딕" w:hAnsi="맑은 고딕" w:hint="eastAsia"/>
        </w:rPr>
        <w:t>C</w:t>
      </w:r>
      <w:r w:rsidR="00405640">
        <w:rPr>
          <w:rFonts w:ascii="맑은 고딕" w:eastAsia="맑은 고딕" w:hAnsi="맑은 고딕"/>
        </w:rPr>
        <w:t>YP3A4/5</w:t>
      </w:r>
      <w:r w:rsidR="00405640">
        <w:rPr>
          <w:rFonts w:ascii="맑은 고딕" w:eastAsia="맑은 고딕" w:hAnsi="맑은 고딕" w:hint="eastAsia"/>
        </w:rPr>
        <w:t>는 간에 많이 분포하고 있지만, 위장관에도 분포하고 있어</w:t>
      </w:r>
      <w:r w:rsidR="00EF7E06">
        <w:rPr>
          <w:rFonts w:ascii="맑은 고딕" w:eastAsia="맑은 고딕" w:hAnsi="맑은 고딕" w:hint="eastAsia"/>
        </w:rPr>
        <w:t>,</w:t>
      </w:r>
      <w:r w:rsidR="00405640">
        <w:rPr>
          <w:rFonts w:ascii="맑은 고딕" w:eastAsia="맑은 고딕" w:hAnsi="맑은 고딕"/>
        </w:rPr>
        <w:t xml:space="preserve"> CYP3A4/5</w:t>
      </w:r>
      <w:r w:rsidR="00405640">
        <w:rPr>
          <w:rFonts w:ascii="맑은 고딕" w:eastAsia="맑은 고딕" w:hAnsi="맑은 고딕" w:hint="eastAsia"/>
        </w:rPr>
        <w:t>로 대사되는</w:t>
      </w:r>
      <w:r w:rsidR="00017244">
        <w:rPr>
          <w:rFonts w:ascii="맑은 고딕" w:eastAsia="맑은 고딕" w:hAnsi="맑은 고딕" w:hint="eastAsia"/>
        </w:rPr>
        <w:t xml:space="preserve"> 약물의</w:t>
      </w:r>
      <w:r w:rsidR="00405640">
        <w:rPr>
          <w:rFonts w:ascii="맑은 고딕" w:eastAsia="맑은 고딕" w:hAnsi="맑은 고딕"/>
        </w:rPr>
        <w:t xml:space="preserve"> </w:t>
      </w:r>
      <w:r w:rsidR="00405640">
        <w:rPr>
          <w:rFonts w:ascii="맑은 고딕" w:eastAsia="맑은 고딕" w:hAnsi="맑은 고딕" w:hint="eastAsia"/>
        </w:rPr>
        <w:t>위장관</w:t>
      </w:r>
      <w:ins w:id="16" w:author="Bae Soo Hyeon" w:date="2022-08-18T10:54:00Z">
        <w:r w:rsidR="00A11008">
          <w:rPr>
            <w:rFonts w:ascii="맑은 고딕" w:eastAsia="맑은 고딕" w:hAnsi="맑은 고딕"/>
          </w:rPr>
          <w:t xml:space="preserve"> </w:t>
        </w:r>
        <w:r w:rsidR="00A11008">
          <w:rPr>
            <w:rFonts w:ascii="맑은 고딕" w:eastAsia="맑은 고딕" w:hAnsi="맑은 고딕" w:hint="eastAsia"/>
          </w:rPr>
          <w:t>및 간</w:t>
        </w:r>
      </w:ins>
      <w:r w:rsidR="00405640">
        <w:rPr>
          <w:rFonts w:ascii="맑은 고딕" w:eastAsia="맑은 고딕" w:hAnsi="맑은 고딕" w:hint="eastAsia"/>
        </w:rPr>
        <w:t xml:space="preserve"> </w:t>
      </w:r>
      <w:proofErr w:type="spellStart"/>
      <w:r w:rsidR="00405640">
        <w:rPr>
          <w:rFonts w:ascii="맑은 고딕" w:eastAsia="맑은 고딕" w:hAnsi="맑은 고딕" w:hint="eastAsia"/>
        </w:rPr>
        <w:t>초회</w:t>
      </w:r>
      <w:proofErr w:type="spellEnd"/>
      <w:r w:rsidR="00405640">
        <w:rPr>
          <w:rFonts w:ascii="맑은 고딕" w:eastAsia="맑은 고딕" w:hAnsi="맑은 고딕" w:hint="eastAsia"/>
        </w:rPr>
        <w:t xml:space="preserve"> 통과 효과에 </w:t>
      </w:r>
      <w:r w:rsidR="00EF7E06">
        <w:rPr>
          <w:rFonts w:ascii="맑은 고딕" w:eastAsia="맑은 고딕" w:hAnsi="맑은 고딕" w:hint="eastAsia"/>
        </w:rPr>
        <w:t>영향을 미친다.</w:t>
      </w:r>
    </w:p>
    <w:p w14:paraId="0A467D93" w14:textId="0F1D0D6D" w:rsidR="00F046D8" w:rsidRDefault="006D7E0F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CYP</w:t>
      </w:r>
      <w:r w:rsidRPr="00283DC2"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 w:hint="eastAsia"/>
        </w:rPr>
        <w:t xml:space="preserve"> </w:t>
      </w:r>
      <w:r w:rsidR="00897413">
        <w:rPr>
          <w:rFonts w:ascii="맑은 고딕" w:eastAsia="맑은 고딕" w:hAnsi="맑은 고딕" w:hint="eastAsia"/>
        </w:rPr>
        <w:t>다음과</w:t>
      </w:r>
      <w:r>
        <w:rPr>
          <w:rFonts w:ascii="맑은 고딕" w:eastAsia="맑은 고딕" w:hAnsi="맑은 고딕" w:hint="eastAsia"/>
        </w:rPr>
        <w:t xml:space="preserve"> 같이 명명된다</w:t>
      </w:r>
      <w:del w:id="17" w:author="Bae Soo Hyeon" w:date="2022-08-18T10:54:00Z">
        <w:r w:rsidR="00897413" w:rsidDel="00A11008">
          <w:rPr>
            <w:rFonts w:ascii="맑은 고딕" w:eastAsia="맑은 고딕" w:hAnsi="맑은 고딕" w:hint="eastAsia"/>
          </w:rPr>
          <w:delText xml:space="preserve"> </w:delText>
        </w:r>
      </w:del>
      <w:r w:rsidR="00897413">
        <w:rPr>
          <w:rFonts w:ascii="맑은 고딕" w:eastAsia="맑은 고딕" w:hAnsi="맑은 고딕"/>
        </w:rPr>
        <w:t>(</w:t>
      </w:r>
      <w:r w:rsidR="00897413">
        <w:rPr>
          <w:rFonts w:ascii="맑은 고딕" w:eastAsia="맑은 고딕" w:hAnsi="맑은 고딕" w:hint="eastAsia"/>
        </w:rPr>
        <w:t>그림 5</w:t>
      </w:r>
      <w:r w:rsidR="00897413">
        <w:rPr>
          <w:rFonts w:ascii="맑은 고딕" w:eastAsia="맑은 고딕" w:hAnsi="맑은 고딕"/>
        </w:rPr>
        <w:t>.2)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 w:rsidR="00E857DB">
        <w:rPr>
          <w:rFonts w:ascii="맑은 고딕" w:eastAsia="맑은 고딕" w:hAnsi="맑은 고딕" w:hint="eastAsia"/>
        </w:rPr>
        <w:t xml:space="preserve">염기서열이 </w:t>
      </w:r>
      <w:r w:rsidR="00B026F9">
        <w:rPr>
          <w:rFonts w:ascii="맑은 고딕" w:eastAsia="맑은 고딕" w:hAnsi="맑은 고딕"/>
        </w:rPr>
        <w:t xml:space="preserve">40% </w:t>
      </w:r>
      <w:r w:rsidR="00B026F9">
        <w:rPr>
          <w:rFonts w:ascii="맑은 고딕" w:eastAsia="맑은 고딕" w:hAnsi="맑은 고딕" w:hint="eastAsia"/>
        </w:rPr>
        <w:t xml:space="preserve">이상 </w:t>
      </w:r>
      <w:r w:rsidR="00E857DB">
        <w:rPr>
          <w:rFonts w:ascii="맑은 고딕" w:eastAsia="맑은 고딕" w:hAnsi="맑은 고딕" w:hint="eastAsia"/>
        </w:rPr>
        <w:t>상동(</w:t>
      </w:r>
      <w:r w:rsidR="00E857DB">
        <w:rPr>
          <w:rFonts w:ascii="맑은 고딕" w:eastAsia="맑은 고딕" w:hAnsi="맑은 고딕"/>
        </w:rPr>
        <w:t>homology)</w:t>
      </w:r>
      <w:r w:rsidR="00E857DB">
        <w:rPr>
          <w:rFonts w:ascii="맑은 고딕" w:eastAsia="맑은 고딕" w:hAnsi="맑은 고딕" w:hint="eastAsia"/>
        </w:rPr>
        <w:t xml:space="preserve">하면 </w:t>
      </w:r>
      <w:r w:rsidR="000F7DE7">
        <w:rPr>
          <w:rFonts w:ascii="맑은 고딕" w:eastAsia="맑은 고딕" w:hAnsi="맑은 고딕" w:hint="eastAsia"/>
        </w:rPr>
        <w:t>숫자를 이용하여 같은</w:t>
      </w:r>
      <w:r w:rsidR="00E857DB">
        <w:rPr>
          <w:rFonts w:ascii="맑은 고딕" w:eastAsia="맑은 고딕" w:hAnsi="맑은 고딕" w:hint="eastAsia"/>
        </w:rPr>
        <w:t xml:space="preserve"> </w:t>
      </w:r>
      <w:r w:rsidR="00E857DB"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/>
        </w:rPr>
        <w:t>family</w:t>
      </w:r>
      <w:r w:rsidR="00E857DB">
        <w:rPr>
          <w:rFonts w:ascii="맑은 고딕" w:eastAsia="맑은 고딕" w:hAnsi="맑은 고딕"/>
        </w:rPr>
        <w:t xml:space="preserve">’로 </w:t>
      </w:r>
      <w:r w:rsidR="00E857DB">
        <w:rPr>
          <w:rFonts w:ascii="맑은 고딕" w:eastAsia="맑은 고딕" w:hAnsi="맑은 고딕" w:hint="eastAsia"/>
        </w:rPr>
        <w:t>분류하며</w:t>
      </w:r>
      <w:r w:rsidR="00E857DB">
        <w:rPr>
          <w:rFonts w:ascii="맑은 고딕" w:eastAsia="맑은 고딕" w:hAnsi="맑은 고딕"/>
        </w:rPr>
        <w:t xml:space="preserve">, </w:t>
      </w:r>
      <w:r w:rsidR="005F47CD">
        <w:rPr>
          <w:rFonts w:ascii="맑은 고딕" w:eastAsia="맑은 고딕" w:hAnsi="맑은 고딕" w:hint="eastAsia"/>
        </w:rPr>
        <w:t xml:space="preserve">그 중에서도 </w:t>
      </w:r>
      <w:r w:rsidR="005F47CD">
        <w:rPr>
          <w:rFonts w:ascii="맑은 고딕" w:eastAsia="맑은 고딕" w:hAnsi="맑은 고딕"/>
        </w:rPr>
        <w:t xml:space="preserve">55% </w:t>
      </w:r>
      <w:r w:rsidR="005F47CD">
        <w:rPr>
          <w:rFonts w:ascii="맑은 고딕" w:eastAsia="맑은 고딕" w:hAnsi="맑은 고딕" w:hint="eastAsia"/>
        </w:rPr>
        <w:t xml:space="preserve">이상 상동이면 </w:t>
      </w:r>
      <w:r w:rsidR="005F47CD">
        <w:rPr>
          <w:rFonts w:ascii="맑은 고딕" w:eastAsia="맑은 고딕" w:hAnsi="맑은 고딕"/>
        </w:rPr>
        <w:t>‘subfamily’</w:t>
      </w:r>
      <w:r w:rsidR="000F7DE7">
        <w:rPr>
          <w:rFonts w:ascii="맑은 고딕" w:eastAsia="맑은 고딕" w:hAnsi="맑은 고딕" w:hint="eastAsia"/>
        </w:rPr>
        <w:t>가 같으며,</w:t>
      </w:r>
      <w:r w:rsidR="000F7DE7">
        <w:rPr>
          <w:rFonts w:ascii="맑은 고딕" w:eastAsia="맑은 고딕" w:hAnsi="맑은 고딕"/>
        </w:rPr>
        <w:t xml:space="preserve"> </w:t>
      </w:r>
      <w:r w:rsidR="000F7DE7">
        <w:rPr>
          <w:rFonts w:ascii="맑은 고딕" w:eastAsia="맑은 고딕" w:hAnsi="맑은 고딕" w:hint="eastAsia"/>
        </w:rPr>
        <w:t>이는 알파벳 대문자로 표시한다.</w:t>
      </w:r>
      <w:r w:rsidR="00283DC2">
        <w:rPr>
          <w:rFonts w:ascii="맑은 고딕" w:eastAsia="맑은 고딕" w:hAnsi="맑은 고딕"/>
        </w:rPr>
        <w:t xml:space="preserve"> </w:t>
      </w:r>
      <w:r w:rsidR="00D517A1">
        <w:rPr>
          <w:rFonts w:ascii="맑은 고딕" w:eastAsia="맑은 고딕" w:hAnsi="맑은 고딕" w:hint="eastAsia"/>
        </w:rPr>
        <w:t xml:space="preserve">그리고 </w:t>
      </w:r>
      <w:r w:rsidR="00D517A1">
        <w:rPr>
          <w:rFonts w:ascii="맑은 고딕" w:eastAsia="맑은 고딕" w:hAnsi="맑은 고딕"/>
        </w:rPr>
        <w:t>‘</w:t>
      </w:r>
      <w:r w:rsidR="00D517A1">
        <w:rPr>
          <w:rFonts w:ascii="맑은 고딕" w:eastAsia="맑은 고딕" w:hAnsi="맑은 고딕" w:hint="eastAsia"/>
        </w:rPr>
        <w:t>s</w:t>
      </w:r>
      <w:r w:rsidR="00D517A1">
        <w:rPr>
          <w:rFonts w:ascii="맑은 고딕" w:eastAsia="맑은 고딕" w:hAnsi="맑은 고딕"/>
        </w:rPr>
        <w:t>pecific isoform’</w:t>
      </w:r>
      <w:r w:rsidR="00D517A1">
        <w:rPr>
          <w:rFonts w:ascii="맑은 고딕" w:eastAsia="맑은 고딕" w:hAnsi="맑은 고딕" w:hint="eastAsia"/>
        </w:rPr>
        <w:t xml:space="preserve">을 숫자로 표시하여 동일한 </w:t>
      </w:r>
      <w:r w:rsidR="00D517A1">
        <w:rPr>
          <w:rFonts w:ascii="맑은 고딕" w:eastAsia="맑은 고딕" w:hAnsi="맑은 고딕"/>
        </w:rPr>
        <w:t>CYP</w:t>
      </w:r>
      <w:r w:rsidR="00F046D8">
        <w:rPr>
          <w:rFonts w:ascii="맑은 고딕" w:eastAsia="맑은 고딕" w:hAnsi="맑은 고딕" w:hint="eastAsia"/>
        </w:rPr>
        <w:t xml:space="preserve"> 효소</w:t>
      </w:r>
      <w:r w:rsidR="0029195F">
        <w:rPr>
          <w:rFonts w:ascii="맑은 고딕" w:eastAsia="맑은 고딕" w:hAnsi="맑은 고딕" w:hint="eastAsia"/>
        </w:rPr>
        <w:t xml:space="preserve"> </w:t>
      </w:r>
      <w:r w:rsidR="00207A4B">
        <w:rPr>
          <w:rFonts w:ascii="맑은 고딕" w:eastAsia="맑은 고딕" w:hAnsi="맑은 고딕"/>
        </w:rPr>
        <w:t>(</w:t>
      </w:r>
      <w:proofErr w:type="spellStart"/>
      <w:r w:rsidR="0081112D">
        <w:rPr>
          <w:rFonts w:ascii="맑은 고딕" w:eastAsia="맑은 고딕" w:hAnsi="맑은 고딕" w:hint="eastAsia"/>
        </w:rPr>
        <w:t>동효소</w:t>
      </w:r>
      <w:proofErr w:type="spellEnd"/>
      <w:r w:rsidR="0081112D">
        <w:rPr>
          <w:rFonts w:ascii="맑은 고딕" w:eastAsia="맑은 고딕" w:hAnsi="맑은 고딕" w:hint="eastAsia"/>
        </w:rPr>
        <w:t>,</w:t>
      </w:r>
      <w:r w:rsidR="0081112D">
        <w:rPr>
          <w:rFonts w:ascii="맑은 고딕" w:eastAsia="맑은 고딕" w:hAnsi="맑은 고딕"/>
        </w:rPr>
        <w:t xml:space="preserve"> </w:t>
      </w:r>
      <w:r w:rsidR="00207A4B">
        <w:rPr>
          <w:rFonts w:ascii="맑은 고딕" w:eastAsia="맑은 고딕" w:hAnsi="맑은 고딕"/>
        </w:rPr>
        <w:t>isozyme)</w:t>
      </w:r>
      <w:r w:rsidR="00D517A1">
        <w:rPr>
          <w:rFonts w:ascii="맑은 고딕" w:eastAsia="맑은 고딕" w:hAnsi="맑은 고딕" w:hint="eastAsia"/>
        </w:rPr>
        <w:t>임을 명명한다.</w:t>
      </w:r>
      <w:r w:rsidR="00C930C1">
        <w:rPr>
          <w:rFonts w:ascii="맑은 고딕" w:eastAsia="맑은 고딕" w:hAnsi="맑은 고딕"/>
        </w:rPr>
        <w:t xml:space="preserve"> </w:t>
      </w:r>
      <w:r w:rsidR="00C930C1">
        <w:rPr>
          <w:rFonts w:ascii="맑은 고딕" w:eastAsia="맑은 고딕" w:hAnsi="맑은 고딕" w:hint="eastAsia"/>
        </w:rPr>
        <w:t xml:space="preserve">그리고 </w:t>
      </w:r>
      <w:r w:rsidR="00C930C1">
        <w:rPr>
          <w:rFonts w:ascii="맑은 고딕" w:eastAsia="맑은 고딕" w:hAnsi="맑은 고딕"/>
        </w:rPr>
        <w:t>‘allele number’</w:t>
      </w:r>
      <w:r w:rsidR="00C930C1">
        <w:rPr>
          <w:rFonts w:ascii="맑은 고딕" w:eastAsia="맑은 고딕" w:hAnsi="맑은 고딕" w:hint="eastAsia"/>
        </w:rPr>
        <w:t xml:space="preserve">를 통해 </w:t>
      </w:r>
      <w:r w:rsidR="0081112D">
        <w:rPr>
          <w:rFonts w:ascii="맑은 고딕" w:eastAsia="맑은 고딕" w:hAnsi="맑은 고딕" w:hint="eastAsia"/>
        </w:rPr>
        <w:t>CYP</w:t>
      </w:r>
      <w:r w:rsidR="0081112D">
        <w:rPr>
          <w:rFonts w:ascii="맑은 고딕" w:eastAsia="맑은 고딕" w:hAnsi="맑은 고딕"/>
        </w:rPr>
        <w:t xml:space="preserve"> </w:t>
      </w:r>
      <w:r w:rsidR="0081112D">
        <w:rPr>
          <w:rFonts w:ascii="맑은 고딕" w:eastAsia="맑은 고딕" w:hAnsi="맑은 고딕" w:hint="eastAsia"/>
        </w:rPr>
        <w:t>동효소의 유전형을 표기한다.</w:t>
      </w:r>
      <w:r w:rsidR="0081112D">
        <w:rPr>
          <w:rFonts w:ascii="맑은 고딕" w:eastAsia="맑은 고딕" w:hAnsi="맑은 고딕"/>
        </w:rPr>
        <w:t xml:space="preserve"> </w:t>
      </w:r>
      <w:r w:rsidR="0097454E">
        <w:rPr>
          <w:rFonts w:ascii="맑은 고딕" w:eastAsia="맑은 고딕" w:hAnsi="맑은 고딕" w:hint="eastAsia"/>
        </w:rPr>
        <w:t>야생형</w:t>
      </w:r>
      <w:r w:rsidR="0097454E">
        <w:rPr>
          <w:rFonts w:ascii="맑은 고딕" w:eastAsia="맑은 고딕" w:hAnsi="맑은 고딕"/>
        </w:rPr>
        <w:t>(wild type)</w:t>
      </w:r>
      <w:r w:rsidR="0097454E">
        <w:rPr>
          <w:rFonts w:ascii="맑은 고딕" w:eastAsia="맑은 고딕" w:hAnsi="맑은 고딕" w:hint="eastAsia"/>
        </w:rPr>
        <w:t>의 경우</w:t>
      </w:r>
      <w:r w:rsidR="0097454E">
        <w:rPr>
          <w:rFonts w:ascii="맑은 고딕" w:eastAsia="맑은 고딕" w:hAnsi="맑은 고딕"/>
        </w:rPr>
        <w:t xml:space="preserve">, </w:t>
      </w:r>
      <w:r w:rsidR="0097454E">
        <w:rPr>
          <w:rFonts w:ascii="맑은 고딕" w:eastAsia="맑은 고딕" w:hAnsi="맑은 고딕" w:hint="eastAsia"/>
        </w:rPr>
        <w:t xml:space="preserve">주로 </w:t>
      </w:r>
      <w:r w:rsidR="0097454E">
        <w:rPr>
          <w:rFonts w:ascii="맑은 고딕" w:eastAsia="맑은 고딕" w:hAnsi="맑은 고딕"/>
        </w:rPr>
        <w:t xml:space="preserve">*1으로 </w:t>
      </w:r>
      <w:r w:rsidR="0097454E">
        <w:rPr>
          <w:rFonts w:ascii="맑은 고딕" w:eastAsia="맑은 고딕" w:hAnsi="맑은 고딕" w:hint="eastAsia"/>
        </w:rPr>
        <w:t>표기되며,</w:t>
      </w:r>
      <w:r w:rsidR="0097454E">
        <w:rPr>
          <w:rFonts w:ascii="맑은 고딕" w:eastAsia="맑은 고딕" w:hAnsi="맑은 고딕"/>
        </w:rPr>
        <w:t xml:space="preserve"> </w:t>
      </w:r>
      <w:r w:rsidR="000F09CB">
        <w:rPr>
          <w:rFonts w:ascii="맑은 고딕" w:eastAsia="맑은 고딕" w:hAnsi="맑은 고딕" w:hint="eastAsia"/>
        </w:rPr>
        <w:t>아미노산 변이</w:t>
      </w:r>
      <w:r w:rsidR="000F09CB">
        <w:rPr>
          <w:rFonts w:ascii="맑은 고딕" w:eastAsia="맑은 고딕" w:hAnsi="맑은 고딕"/>
        </w:rPr>
        <w:t xml:space="preserve"> </w:t>
      </w:r>
      <w:r w:rsidR="000F09CB">
        <w:rPr>
          <w:rFonts w:ascii="맑은 고딕" w:eastAsia="맑은 고딕" w:hAnsi="맑은 고딕" w:hint="eastAsia"/>
        </w:rPr>
        <w:t>및 돌연변이에 의해 유전</w:t>
      </w:r>
      <w:r w:rsidR="00A86F75">
        <w:rPr>
          <w:rFonts w:ascii="맑은 고딕" w:eastAsia="맑은 고딕" w:hAnsi="맑은 고딕" w:hint="eastAsia"/>
        </w:rPr>
        <w:t xml:space="preserve">형은 </w:t>
      </w:r>
      <w:r w:rsidR="000F09CB">
        <w:rPr>
          <w:rFonts w:ascii="맑은 고딕" w:eastAsia="맑은 고딕" w:hAnsi="맑은 고딕"/>
        </w:rPr>
        <w:t>*2,</w:t>
      </w:r>
      <w:r w:rsidR="00760B3D">
        <w:rPr>
          <w:rFonts w:ascii="맑은 고딕" w:eastAsia="맑은 고딕" w:hAnsi="맑은 고딕"/>
        </w:rPr>
        <w:t xml:space="preserve"> </w:t>
      </w:r>
      <w:r w:rsidR="000F09CB">
        <w:rPr>
          <w:rFonts w:ascii="맑은 고딕" w:eastAsia="맑은 고딕" w:hAnsi="맑은 고딕"/>
        </w:rPr>
        <w:t>*3,</w:t>
      </w:r>
      <w:r w:rsidR="00760B3D">
        <w:rPr>
          <w:rFonts w:ascii="맑은 고딕" w:eastAsia="맑은 고딕" w:hAnsi="맑은 고딕"/>
        </w:rPr>
        <w:t xml:space="preserve"> </w:t>
      </w:r>
      <w:r w:rsidR="000F09CB">
        <w:rPr>
          <w:rFonts w:ascii="맑은 고딕" w:eastAsia="맑은 고딕" w:hAnsi="맑은 고딕"/>
        </w:rPr>
        <w:t>*13</w:t>
      </w:r>
      <w:r w:rsidR="000F09CB">
        <w:rPr>
          <w:rFonts w:ascii="맑은 고딕" w:eastAsia="맑은 고딕" w:hAnsi="맑은 고딕" w:hint="eastAsia"/>
        </w:rPr>
        <w:t xml:space="preserve">등과 </w:t>
      </w:r>
      <w:r w:rsidR="00760B3D">
        <w:rPr>
          <w:rFonts w:ascii="맑은 고딕" w:eastAsia="맑은 고딕" w:hAnsi="맑은 고딕" w:hint="eastAsia"/>
        </w:rPr>
        <w:t>같이 표기된다.</w:t>
      </w:r>
      <w:r w:rsidR="00F046D8">
        <w:rPr>
          <w:rFonts w:ascii="맑은 고딕" w:eastAsia="맑은 고딕" w:hAnsi="맑은 고딕"/>
        </w:rPr>
        <w:t xml:space="preserve"> </w:t>
      </w:r>
    </w:p>
    <w:p w14:paraId="48E64A35" w14:textId="4B97FF40" w:rsidR="00E15EA8" w:rsidRDefault="00E15EA8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약물 대사에 관여하는 주요한 </w:t>
      </w:r>
      <w:r>
        <w:rPr>
          <w:rFonts w:ascii="맑은 고딕" w:eastAsia="맑은 고딕" w:hAnsi="맑은 고딕"/>
        </w:rPr>
        <w:t xml:space="preserve">CYP </w:t>
      </w:r>
      <w:r>
        <w:rPr>
          <w:rFonts w:ascii="맑은 고딕" w:eastAsia="맑은 고딕" w:hAnsi="맑은 고딕" w:hint="eastAsia"/>
        </w:rPr>
        <w:t xml:space="preserve">동효소는 </w:t>
      </w:r>
      <w:r>
        <w:rPr>
          <w:rFonts w:ascii="맑은 고딕" w:eastAsia="맑은 고딕" w:hAnsi="맑은 고딕"/>
        </w:rPr>
        <w:t>CYP1A2, CYP2B6, CYP2C8, CYP2C9, CYP2C19, CYP2D6, CYP3A4/5</w:t>
      </w:r>
      <w:r>
        <w:rPr>
          <w:rFonts w:ascii="맑은 고딕" w:eastAsia="맑은 고딕" w:hAnsi="맑은 고딕" w:hint="eastAsia"/>
        </w:rPr>
        <w:t>이며,</w:t>
      </w:r>
      <w:r>
        <w:rPr>
          <w:rFonts w:ascii="맑은 고딕" w:eastAsia="맑은 고딕" w:hAnsi="맑은 고딕"/>
        </w:rPr>
        <w:t xml:space="preserve"> </w:t>
      </w:r>
      <w:r w:rsidR="003D3951">
        <w:rPr>
          <w:rFonts w:ascii="맑은 고딕" w:eastAsia="맑은 고딕" w:hAnsi="맑은 고딕" w:hint="eastAsia"/>
        </w:rPr>
        <w:t xml:space="preserve">신약개발 시 미국 </w:t>
      </w:r>
      <w:r w:rsidR="00BA0AA4">
        <w:rPr>
          <w:rFonts w:ascii="맑은 고딕" w:eastAsia="맑은 고딕" w:hAnsi="맑은 고딕"/>
        </w:rPr>
        <w:t>Food and Drug Administration (FDA</w:t>
      </w:r>
      <w:r w:rsidR="00C43504">
        <w:rPr>
          <w:rFonts w:ascii="맑은 고딕" w:eastAsia="맑은 고딕" w:hAnsi="맑은 고딕"/>
        </w:rPr>
        <w:t>)</w:t>
      </w:r>
      <w:r w:rsidR="00BA0AA4">
        <w:rPr>
          <w:rFonts w:ascii="맑은 고딕" w:eastAsia="맑은 고딕" w:hAnsi="맑은 고딕"/>
        </w:rPr>
        <w:t xml:space="preserve"> </w:t>
      </w:r>
      <w:r w:rsidR="003D3951">
        <w:rPr>
          <w:rFonts w:ascii="맑은 고딕" w:eastAsia="맑은 고딕" w:hAnsi="맑은 고딕" w:hint="eastAsia"/>
        </w:rPr>
        <w:t xml:space="preserve">및 </w:t>
      </w:r>
      <w:r w:rsidR="00C43504">
        <w:rPr>
          <w:rFonts w:ascii="맑은 고딕" w:eastAsia="맑은 고딕" w:hAnsi="맑은 고딕"/>
        </w:rPr>
        <w:t>European Medicine</w:t>
      </w:r>
      <w:r w:rsidR="00BA6293">
        <w:rPr>
          <w:rFonts w:ascii="맑은 고딕" w:eastAsia="맑은 고딕" w:hAnsi="맑은 고딕"/>
        </w:rPr>
        <w:t>s</w:t>
      </w:r>
      <w:r w:rsidR="00C43504">
        <w:rPr>
          <w:rFonts w:ascii="맑은 고딕" w:eastAsia="맑은 고딕" w:hAnsi="맑은 고딕"/>
        </w:rPr>
        <w:t xml:space="preserve"> Agency (</w:t>
      </w:r>
      <w:r w:rsidR="003D3951">
        <w:rPr>
          <w:rFonts w:ascii="맑은 고딕" w:eastAsia="맑은 고딕" w:hAnsi="맑은 고딕"/>
        </w:rPr>
        <w:t>EMA</w:t>
      </w:r>
      <w:r w:rsidR="00C43504">
        <w:rPr>
          <w:rFonts w:ascii="맑은 고딕" w:eastAsia="맑은 고딕" w:hAnsi="맑은 고딕"/>
        </w:rPr>
        <w:t>)</w:t>
      </w:r>
      <w:r w:rsidR="003D3951">
        <w:rPr>
          <w:rFonts w:ascii="맑은 고딕" w:eastAsia="맑은 고딕" w:hAnsi="맑은 고딕" w:hint="eastAsia"/>
        </w:rPr>
        <w:t xml:space="preserve">에서는 위의 동효소에 대한 </w:t>
      </w:r>
      <w:proofErr w:type="spellStart"/>
      <w:r w:rsidR="003D3951">
        <w:rPr>
          <w:rFonts w:ascii="맑은 고딕" w:eastAsia="맑은 고딕" w:hAnsi="맑은 고딕" w:hint="eastAsia"/>
        </w:rPr>
        <w:t>대사능</w:t>
      </w:r>
      <w:proofErr w:type="spellEnd"/>
      <w:r w:rsidR="003D3951">
        <w:rPr>
          <w:rFonts w:ascii="맑은 고딕" w:eastAsia="맑은 고딕" w:hAnsi="맑은 고딕" w:hint="eastAsia"/>
        </w:rPr>
        <w:t xml:space="preserve"> 및 </w:t>
      </w:r>
      <w:r w:rsidR="00BA0AA4">
        <w:rPr>
          <w:rFonts w:ascii="맑은 고딕" w:eastAsia="맑은 고딕" w:hAnsi="맑은 고딕" w:hint="eastAsia"/>
        </w:rPr>
        <w:t xml:space="preserve">저해(유도)능을 확인하도록 </w:t>
      </w:r>
      <w:proofErr w:type="spellStart"/>
      <w:ins w:id="18" w:author="Bae Soo Hyeon" w:date="2022-08-18T10:54:00Z">
        <w:r w:rsidR="009E1222">
          <w:rPr>
            <w:rFonts w:ascii="맑은 고딕" w:eastAsia="맑은 고딕" w:hAnsi="맑은 고딕" w:hint="eastAsia"/>
          </w:rPr>
          <w:t>가이던스에</w:t>
        </w:r>
        <w:proofErr w:type="spellEnd"/>
        <w:r w:rsidR="009E1222">
          <w:rPr>
            <w:rFonts w:ascii="맑은 고딕" w:eastAsia="맑은 고딕" w:hAnsi="맑은 고딕" w:hint="eastAsia"/>
          </w:rPr>
          <w:t xml:space="preserve"> </w:t>
        </w:r>
      </w:ins>
      <w:r w:rsidR="00BA0AA4">
        <w:rPr>
          <w:rFonts w:ascii="맑은 고딕" w:eastAsia="맑은 고딕" w:hAnsi="맑은 고딕" w:hint="eastAsia"/>
        </w:rPr>
        <w:t>권고하고 있다</w:t>
      </w:r>
      <w:ins w:id="19" w:author="Bae Soo Hyeon" w:date="2022-08-18T11:37:00Z">
        <w:r w:rsidR="005F5F85">
          <w:rPr>
            <w:rFonts w:ascii="맑은 고딕" w:eastAsia="맑은 고딕" w:hAnsi="맑은 고딕" w:hint="eastAsia"/>
          </w:rPr>
          <w:t xml:space="preserve"> </w:t>
        </w:r>
        <w:r w:rsidR="005F5F85">
          <w:rPr>
            <w:rFonts w:ascii="맑은 고딕" w:eastAsia="맑은 고딕" w:hAnsi="맑은 고딕"/>
          </w:rPr>
          <w:t>[1,2]</w:t>
        </w:r>
      </w:ins>
      <w:r w:rsidR="00BA0AA4">
        <w:rPr>
          <w:rFonts w:ascii="맑은 고딕" w:eastAsia="맑은 고딕" w:hAnsi="맑은 고딕" w:hint="eastAsia"/>
        </w:rPr>
        <w:t>.</w:t>
      </w:r>
    </w:p>
    <w:p w14:paraId="5D436AE8" w14:textId="20918921" w:rsidR="00E52A48" w:rsidRDefault="006D7E0F" w:rsidP="004F1367">
      <w:pPr>
        <w:rPr>
          <w:rFonts w:ascii="맑은 고딕" w:eastAsia="맑은 고딕" w:hAnsi="맑은 고딕"/>
        </w:rPr>
      </w:pPr>
      <w:r w:rsidRPr="006D7E0F">
        <w:rPr>
          <w:rFonts w:ascii="맑은 고딕" w:eastAsia="맑은 고딕" w:hAnsi="맑은 고딕"/>
          <w:noProof/>
        </w:rPr>
        <w:drawing>
          <wp:inline distT="0" distB="0" distL="0" distR="0" wp14:anchorId="17298A7B" wp14:editId="2FB250F9">
            <wp:extent cx="4834547" cy="1518036"/>
            <wp:effectExtent l="19050" t="19050" r="23495" b="25400"/>
            <wp:docPr id="10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CDC46E6F-A05B-440F-BE99-EFE9F1BC2A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CDC46E6F-A05B-440F-BE99-EFE9F1BC2A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547" cy="151803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E32EC9" w14:textId="08F1D40F" w:rsidR="006D7E0F" w:rsidRDefault="006D7E0F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5.2 </w:t>
      </w: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 xml:space="preserve">YP </w:t>
      </w:r>
      <w:r>
        <w:rPr>
          <w:rFonts w:ascii="맑은 고딕" w:eastAsia="맑은 고딕" w:hAnsi="맑은 고딕" w:hint="eastAsia"/>
        </w:rPr>
        <w:t xml:space="preserve">동효소의 </w:t>
      </w:r>
      <w:proofErr w:type="spellStart"/>
      <w:r>
        <w:rPr>
          <w:rFonts w:ascii="맑은 고딕" w:eastAsia="맑은 고딕" w:hAnsi="맑은 고딕" w:hint="eastAsia"/>
        </w:rPr>
        <w:t>명명법</w:t>
      </w:r>
      <w:proofErr w:type="spellEnd"/>
    </w:p>
    <w:p w14:paraId="5B284C34" w14:textId="0AE68167" w:rsidR="008951FD" w:rsidRDefault="00C744A1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Phas</w:t>
      </w: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 I </w:t>
      </w:r>
      <w:r>
        <w:rPr>
          <w:rFonts w:ascii="맑은 고딕" w:eastAsia="맑은 고딕" w:hAnsi="맑은 고딕" w:hint="eastAsia"/>
        </w:rPr>
        <w:t>대사 효소 중 하나인</w:t>
      </w:r>
      <w:r w:rsidR="00891729">
        <w:rPr>
          <w:rFonts w:ascii="맑은 고딕" w:eastAsia="맑은 고딕" w:hAnsi="맑은 고딕" w:hint="eastAsia"/>
        </w:rPr>
        <w:t xml:space="preserve"> f</w:t>
      </w:r>
      <w:r w:rsidR="00891729">
        <w:rPr>
          <w:rFonts w:ascii="맑은 고딕" w:eastAsia="맑은 고딕" w:hAnsi="맑은 고딕"/>
        </w:rPr>
        <w:t>la</w:t>
      </w:r>
      <w:r w:rsidR="004605B7">
        <w:rPr>
          <w:rFonts w:ascii="맑은 고딕" w:eastAsia="맑은 고딕" w:hAnsi="맑은 고딕"/>
        </w:rPr>
        <w:t>vin-containing monooxygenase (FMO</w:t>
      </w:r>
      <w:r w:rsidR="00891729">
        <w:rPr>
          <w:rFonts w:ascii="맑은 고딕" w:eastAsia="맑은 고딕" w:hAnsi="맑은 고딕"/>
        </w:rPr>
        <w:t>)</w:t>
      </w:r>
      <w:r w:rsidR="00891729">
        <w:rPr>
          <w:rFonts w:ascii="맑은 고딕" w:eastAsia="맑은 고딕" w:hAnsi="맑은 고딕" w:hint="eastAsia"/>
        </w:rPr>
        <w:t>에</w:t>
      </w:r>
      <w:r w:rsidR="00222403">
        <w:rPr>
          <w:rFonts w:ascii="맑은 고딕" w:eastAsia="맑은 고딕" w:hAnsi="맑은 고딕" w:hint="eastAsia"/>
        </w:rPr>
        <w:t xml:space="preserve"> 의해서도 약물이 대사된다.</w:t>
      </w:r>
      <w:r w:rsidR="008D7EBE">
        <w:rPr>
          <w:rFonts w:ascii="맑은 고딕" w:eastAsia="맑은 고딕" w:hAnsi="맑은 고딕"/>
        </w:rPr>
        <w:t xml:space="preserve"> </w:t>
      </w:r>
      <w:r w:rsidR="003C1B55">
        <w:rPr>
          <w:rFonts w:ascii="맑은 고딕" w:eastAsia="맑은 고딕" w:hAnsi="맑은 고딕" w:hint="eastAsia"/>
        </w:rPr>
        <w:t>F</w:t>
      </w:r>
      <w:r w:rsidR="003C1B55">
        <w:rPr>
          <w:rFonts w:ascii="맑은 고딕" w:eastAsia="맑은 고딕" w:hAnsi="맑은 고딕"/>
        </w:rPr>
        <w:t>MO</w:t>
      </w:r>
      <w:r w:rsidR="003C1B55">
        <w:rPr>
          <w:rFonts w:ascii="맑은 고딕" w:eastAsia="맑은 고딕" w:hAnsi="맑은 고딕" w:hint="eastAsia"/>
        </w:rPr>
        <w:t>를 매개하는 약물상호작용의 경우는 흔지 않</w:t>
      </w:r>
      <w:r w:rsidR="007B3559">
        <w:rPr>
          <w:rFonts w:ascii="맑은 고딕" w:eastAsia="맑은 고딕" w:hAnsi="맑은 고딕" w:hint="eastAsia"/>
        </w:rPr>
        <w:t>으며</w:t>
      </w:r>
      <w:r w:rsidR="003C1B55">
        <w:rPr>
          <w:rFonts w:ascii="맑은 고딕" w:eastAsia="맑은 고딕" w:hAnsi="맑은 고딕" w:hint="eastAsia"/>
        </w:rPr>
        <w:t>,</w:t>
      </w:r>
      <w:r w:rsidR="003C1B55">
        <w:rPr>
          <w:rFonts w:ascii="맑은 고딕" w:eastAsia="맑은 고딕" w:hAnsi="맑은 고딕"/>
        </w:rPr>
        <w:t xml:space="preserve"> </w:t>
      </w:r>
      <w:r w:rsidR="003C1B55">
        <w:rPr>
          <w:rFonts w:ascii="맑은 고딕" w:eastAsia="맑은 고딕" w:hAnsi="맑은 고딕" w:hint="eastAsia"/>
        </w:rPr>
        <w:t xml:space="preserve">주로 유전형에 따른 </w:t>
      </w:r>
      <w:r w:rsidR="003C1B55">
        <w:rPr>
          <w:rFonts w:ascii="맑은 고딕" w:eastAsia="맑은 고딕" w:hAnsi="맑은 고딕"/>
        </w:rPr>
        <w:t>FMO</w:t>
      </w:r>
      <w:r w:rsidR="003C1B55">
        <w:rPr>
          <w:rFonts w:ascii="맑은 고딕" w:eastAsia="맑은 고딕" w:hAnsi="맑은 고딕" w:hint="eastAsia"/>
        </w:rPr>
        <w:t xml:space="preserve">의 발현 정도가 약물의 대사에 영향을 </w:t>
      </w:r>
      <w:r w:rsidR="00BD53E6">
        <w:rPr>
          <w:rFonts w:ascii="맑은 고딕" w:eastAsia="맑은 고딕" w:hAnsi="맑은 고딕" w:hint="eastAsia"/>
        </w:rPr>
        <w:t>미친다</w:t>
      </w:r>
      <w:r w:rsidR="003C1B55">
        <w:rPr>
          <w:rFonts w:ascii="맑은 고딕" w:eastAsia="맑은 고딕" w:hAnsi="맑은 고딕" w:hint="eastAsia"/>
        </w:rPr>
        <w:t>.</w:t>
      </w:r>
      <w:r w:rsidR="007B3559">
        <w:rPr>
          <w:rFonts w:ascii="맑은 고딕" w:eastAsia="맑은 고딕" w:hAnsi="맑은 고딕"/>
        </w:rPr>
        <w:t xml:space="preserve"> </w:t>
      </w:r>
      <w:r w:rsidR="00A74DCF">
        <w:rPr>
          <w:rFonts w:ascii="맑은 고딕" w:eastAsia="맑은 고딕" w:hAnsi="맑은 고딕" w:hint="eastAsia"/>
        </w:rPr>
        <w:t>F</w:t>
      </w:r>
      <w:r w:rsidR="00A74DCF">
        <w:rPr>
          <w:rFonts w:ascii="맑은 고딕" w:eastAsia="맑은 고딕" w:hAnsi="맑은 고딕"/>
        </w:rPr>
        <w:t xml:space="preserve">MO </w:t>
      </w:r>
      <w:proofErr w:type="spellStart"/>
      <w:r w:rsidR="00A74DCF">
        <w:rPr>
          <w:rFonts w:ascii="맑은 고딕" w:eastAsia="맑은 고딕" w:hAnsi="맑은 고딕" w:hint="eastAsia"/>
        </w:rPr>
        <w:t>동효소</w:t>
      </w:r>
      <w:proofErr w:type="spellEnd"/>
      <w:r w:rsidR="00A74DCF">
        <w:rPr>
          <w:rFonts w:ascii="맑은 고딕" w:eastAsia="맑은 고딕" w:hAnsi="맑은 고딕" w:hint="eastAsia"/>
        </w:rPr>
        <w:t xml:space="preserve"> 중에서 </w:t>
      </w:r>
      <w:r w:rsidR="00A74DCF">
        <w:rPr>
          <w:rFonts w:ascii="맑은 고딕" w:eastAsia="맑은 고딕" w:hAnsi="맑은 고딕"/>
        </w:rPr>
        <w:t>FMO3</w:t>
      </w:r>
      <w:r w:rsidR="002B1590">
        <w:rPr>
          <w:rFonts w:ascii="맑은 고딕" w:eastAsia="맑은 고딕" w:hAnsi="맑은 고딕" w:hint="eastAsia"/>
        </w:rPr>
        <w:t>는 간에 주로 분포하며,</w:t>
      </w:r>
      <w:r w:rsidR="002B1590">
        <w:rPr>
          <w:rFonts w:ascii="맑은 고딕" w:eastAsia="맑은 고딕" w:hAnsi="맑은 고딕"/>
        </w:rPr>
        <w:t xml:space="preserve"> </w:t>
      </w:r>
      <w:r w:rsidR="00055BEB">
        <w:rPr>
          <w:rFonts w:ascii="맑은 고딕" w:eastAsia="맑은 고딕" w:hAnsi="맑은 고딕" w:hint="eastAsia"/>
        </w:rPr>
        <w:t>유전적 다형성을 지니며,</w:t>
      </w:r>
      <w:r w:rsidR="00055BEB">
        <w:rPr>
          <w:rFonts w:ascii="맑은 고딕" w:eastAsia="맑은 고딕" w:hAnsi="맑은 고딕"/>
        </w:rPr>
        <w:t xml:space="preserve"> </w:t>
      </w:r>
      <w:r w:rsidR="002B1590">
        <w:rPr>
          <w:rFonts w:ascii="맑은 고딕" w:eastAsia="맑은 고딕" w:hAnsi="맑은 고딕"/>
        </w:rPr>
        <w:t>amphetamine, tamoxifen, clozapine,</w:t>
      </w:r>
      <w:r w:rsidR="00DF1B1D">
        <w:rPr>
          <w:rFonts w:ascii="맑은 고딕" w:eastAsia="맑은 고딕" w:hAnsi="맑은 고딕"/>
        </w:rPr>
        <w:t xml:space="preserve"> </w:t>
      </w:r>
      <w:proofErr w:type="spellStart"/>
      <w:r w:rsidR="00DF1B1D">
        <w:rPr>
          <w:rFonts w:ascii="맑은 고딕" w:eastAsia="맑은 고딕" w:hAnsi="맑은 고딕"/>
        </w:rPr>
        <w:t>phenothiothiazine</w:t>
      </w:r>
      <w:proofErr w:type="spellEnd"/>
      <w:r w:rsidR="00DF1B1D">
        <w:rPr>
          <w:rFonts w:ascii="맑은 고딕" w:eastAsia="맑은 고딕" w:hAnsi="맑은 고딕"/>
        </w:rPr>
        <w:t xml:space="preserve"> </w:t>
      </w:r>
      <w:r w:rsidR="00DF1B1D">
        <w:rPr>
          <w:rFonts w:ascii="맑은 고딕" w:eastAsia="맑은 고딕" w:hAnsi="맑은 고딕" w:hint="eastAsia"/>
        </w:rPr>
        <w:t>계열 약물의 대사에 관여</w:t>
      </w:r>
      <w:r w:rsidR="00055BEB">
        <w:rPr>
          <w:rFonts w:ascii="맑은 고딕" w:eastAsia="맑은 고딕" w:hAnsi="맑은 고딕" w:hint="eastAsia"/>
        </w:rPr>
        <w:t>한다.</w:t>
      </w:r>
      <w:r w:rsidR="00055BEB">
        <w:rPr>
          <w:rFonts w:ascii="맑은 고딕" w:eastAsia="맑은 고딕" w:hAnsi="맑은 고딕"/>
        </w:rPr>
        <w:t xml:space="preserve"> FMO1</w:t>
      </w:r>
      <w:r w:rsidR="00055BEB">
        <w:rPr>
          <w:rFonts w:ascii="맑은 고딕" w:eastAsia="맑은 고딕" w:hAnsi="맑은 고딕" w:hint="eastAsia"/>
        </w:rPr>
        <w:t>은 주로 신장에 분포하여</w:t>
      </w:r>
      <w:r w:rsidR="00055BEB">
        <w:rPr>
          <w:rFonts w:ascii="맑은 고딕" w:eastAsia="맑은 고딕" w:hAnsi="맑은 고딕"/>
        </w:rPr>
        <w:t xml:space="preserve"> </w:t>
      </w:r>
      <w:r w:rsidR="00055BEB">
        <w:rPr>
          <w:rFonts w:ascii="맑은 고딕" w:eastAsia="맑은 고딕" w:hAnsi="맑은 고딕" w:hint="eastAsia"/>
        </w:rPr>
        <w:t xml:space="preserve">신장으로 배설되는 약물의 </w:t>
      </w:r>
      <w:r w:rsidR="00BD53E6">
        <w:rPr>
          <w:rFonts w:ascii="맑은 고딕" w:eastAsia="맑은 고딕" w:hAnsi="맑은 고딕" w:hint="eastAsia"/>
        </w:rPr>
        <w:t>대사에 중요한 역할을 하는 것으로 알려져 있다.</w:t>
      </w:r>
      <w:r w:rsidR="00BD53E6">
        <w:rPr>
          <w:rFonts w:ascii="맑은 고딕" w:eastAsia="맑은 고딕" w:hAnsi="맑은 고딕"/>
        </w:rPr>
        <w:t xml:space="preserve"> </w:t>
      </w:r>
    </w:p>
    <w:p w14:paraId="6C9B77D5" w14:textId="41E2DE34" w:rsidR="006D7E0F" w:rsidRDefault="006F62C9" w:rsidP="007B355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hase I </w:t>
      </w:r>
      <w:r>
        <w:rPr>
          <w:rFonts w:ascii="맑은 고딕" w:eastAsia="맑은 고딕" w:hAnsi="맑은 고딕" w:hint="eastAsia"/>
        </w:rPr>
        <w:t xml:space="preserve">대사 중 </w:t>
      </w:r>
      <w:r w:rsidR="00BA6293">
        <w:rPr>
          <w:rFonts w:ascii="맑은 고딕" w:eastAsia="맑은 고딕" w:hAnsi="맑은 고딕" w:hint="eastAsia"/>
        </w:rPr>
        <w:t>산화</w:t>
      </w:r>
      <w:r>
        <w:rPr>
          <w:rFonts w:ascii="맑은 고딕" w:eastAsia="맑은 고딕" w:hAnsi="맑은 고딕" w:hint="eastAsia"/>
        </w:rPr>
        <w:t xml:space="preserve"> 과정에 대하여 알아보자.</w:t>
      </w:r>
      <w:r>
        <w:rPr>
          <w:rFonts w:ascii="맑은 고딕" w:eastAsia="맑은 고딕" w:hAnsi="맑은 고딕"/>
        </w:rPr>
        <w:t xml:space="preserve"> </w:t>
      </w:r>
      <w:r w:rsidR="00BC01D8">
        <w:rPr>
          <w:rFonts w:ascii="맑은 고딕" w:eastAsia="맑은 고딕" w:hAnsi="맑은 고딕" w:hint="eastAsia"/>
        </w:rPr>
        <w:t xml:space="preserve">주로 </w:t>
      </w:r>
      <w:r w:rsidR="00BC01D8">
        <w:rPr>
          <w:rFonts w:ascii="맑은 고딕" w:eastAsia="맑은 고딕" w:hAnsi="맑은 고딕"/>
        </w:rPr>
        <w:t xml:space="preserve">CYP </w:t>
      </w:r>
      <w:r w:rsidR="00BC01D8">
        <w:rPr>
          <w:rFonts w:ascii="맑은 고딕" w:eastAsia="맑은 고딕" w:hAnsi="맑은 고딕" w:hint="eastAsia"/>
        </w:rPr>
        <w:t>동효소에 의해 o</w:t>
      </w:r>
      <w:r w:rsidR="00BC01D8">
        <w:rPr>
          <w:rFonts w:ascii="맑은 고딕" w:eastAsia="맑은 고딕" w:hAnsi="맑은 고딕"/>
        </w:rPr>
        <w:t>xidation, deal</w:t>
      </w:r>
      <w:r w:rsidR="00C61157">
        <w:rPr>
          <w:rFonts w:ascii="맑은 고딕" w:eastAsia="맑은 고딕" w:hAnsi="맑은 고딕"/>
        </w:rPr>
        <w:t xml:space="preserve">kylation, </w:t>
      </w:r>
      <w:r w:rsidR="00430BF3">
        <w:rPr>
          <w:rFonts w:ascii="맑은 고딕" w:eastAsia="맑은 고딕" w:hAnsi="맑은 고딕"/>
        </w:rPr>
        <w:t>hydroxylation</w:t>
      </w:r>
      <w:r w:rsidR="00430BF3">
        <w:rPr>
          <w:rFonts w:ascii="맑은 고딕" w:eastAsia="맑은 고딕" w:hAnsi="맑은 고딕" w:hint="eastAsia"/>
        </w:rPr>
        <w:t xml:space="preserve"> 등이 일어나며,</w:t>
      </w:r>
      <w:r w:rsidR="00430BF3">
        <w:rPr>
          <w:rFonts w:ascii="맑은 고딕" w:eastAsia="맑은 고딕" w:hAnsi="맑은 고딕"/>
        </w:rPr>
        <w:t xml:space="preserve"> CYP</w:t>
      </w:r>
      <w:r w:rsidR="00430BF3">
        <w:rPr>
          <w:rFonts w:ascii="맑은 고딕" w:eastAsia="맑은 고딕" w:hAnsi="맑은 고딕" w:hint="eastAsia"/>
        </w:rPr>
        <w:t xml:space="preserve"> 외의 </w:t>
      </w:r>
      <w:r w:rsidR="00430BF3">
        <w:rPr>
          <w:rFonts w:ascii="맑은 고딕" w:eastAsia="맑은 고딕" w:hAnsi="맑은 고딕"/>
        </w:rPr>
        <w:t>FMO</w:t>
      </w:r>
      <w:r w:rsidR="00BD53E6">
        <w:rPr>
          <w:rFonts w:ascii="맑은 고딕" w:eastAsia="맑은 고딕" w:hAnsi="맑은 고딕" w:hint="eastAsia"/>
        </w:rPr>
        <w:t>와</w:t>
      </w:r>
      <w:r w:rsidR="00430BF3">
        <w:rPr>
          <w:rFonts w:ascii="맑은 고딕" w:eastAsia="맑은 고딕" w:hAnsi="맑은 고딕"/>
        </w:rPr>
        <w:t xml:space="preserve"> </w:t>
      </w:r>
      <w:r w:rsidR="000939CA">
        <w:rPr>
          <w:rFonts w:ascii="맑은 고딕" w:eastAsia="맑은 고딕" w:hAnsi="맑은 고딕"/>
        </w:rPr>
        <w:t>monoamine oxidase (</w:t>
      </w:r>
      <w:r w:rsidR="00430BF3">
        <w:rPr>
          <w:rFonts w:ascii="맑은 고딕" w:eastAsia="맑은 고딕" w:hAnsi="맑은 고딕"/>
        </w:rPr>
        <w:t>MAO</w:t>
      </w:r>
      <w:r w:rsidR="000939CA">
        <w:rPr>
          <w:rFonts w:ascii="맑은 고딕" w:eastAsia="맑은 고딕" w:hAnsi="맑은 고딕"/>
        </w:rPr>
        <w:t>)</w:t>
      </w:r>
      <w:r w:rsidR="00430BF3">
        <w:rPr>
          <w:rFonts w:ascii="맑은 고딕" w:eastAsia="맑은 고딕" w:hAnsi="맑은 고딕"/>
        </w:rPr>
        <w:t xml:space="preserve"> </w:t>
      </w:r>
      <w:r w:rsidR="00430BF3">
        <w:rPr>
          <w:rFonts w:ascii="맑은 고딕" w:eastAsia="맑은 고딕" w:hAnsi="맑은 고딕" w:hint="eastAsia"/>
        </w:rPr>
        <w:t>등에 의한</w:t>
      </w:r>
      <w:r w:rsidR="0073698C">
        <w:rPr>
          <w:rFonts w:ascii="맑은 고딕" w:eastAsia="맑은 고딕" w:hAnsi="맑은 고딕" w:hint="eastAsia"/>
        </w:rPr>
        <w:t xml:space="preserve"> 산화 과정도 이에 포함된다.</w:t>
      </w:r>
      <w:r w:rsidR="008937F0">
        <w:rPr>
          <w:rFonts w:ascii="맑은 고딕" w:eastAsia="맑은 고딕" w:hAnsi="맑은 고딕"/>
        </w:rPr>
        <w:t xml:space="preserve"> </w:t>
      </w:r>
      <w:r w:rsidR="00C64B56">
        <w:rPr>
          <w:rFonts w:ascii="맑은 고딕" w:eastAsia="맑은 고딕" w:hAnsi="맑은 고딕" w:hint="eastAsia"/>
        </w:rPr>
        <w:t xml:space="preserve">이 과정들에 대한 예는 </w:t>
      </w:r>
      <w:r w:rsidR="001B0C80">
        <w:rPr>
          <w:rFonts w:ascii="맑은 고딕" w:eastAsia="맑은 고딕" w:hAnsi="맑은 고딕" w:hint="eastAsia"/>
        </w:rPr>
        <w:t xml:space="preserve">표 </w:t>
      </w:r>
      <w:r w:rsidR="001B0C80">
        <w:rPr>
          <w:rFonts w:ascii="맑은 고딕" w:eastAsia="맑은 고딕" w:hAnsi="맑은 고딕"/>
        </w:rPr>
        <w:t xml:space="preserve">5.1에 </w:t>
      </w:r>
      <w:r w:rsidR="001B0C80">
        <w:rPr>
          <w:rFonts w:ascii="맑은 고딕" w:eastAsia="맑은 고딕" w:hAnsi="맑은 고딕" w:hint="eastAsia"/>
        </w:rPr>
        <w:t>자세히 나와 있다.</w:t>
      </w:r>
    </w:p>
    <w:p w14:paraId="07A12BA3" w14:textId="542D5AA1" w:rsidR="007C4D03" w:rsidRDefault="00374B5A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표</w:t>
      </w:r>
      <w:r>
        <w:rPr>
          <w:rFonts w:ascii="맑은 고딕" w:eastAsia="맑은 고딕" w:hAnsi="맑은 고딕"/>
        </w:rPr>
        <w:t xml:space="preserve"> 5.1 </w:t>
      </w:r>
      <w:r w:rsidR="005F6876">
        <w:rPr>
          <w:rFonts w:ascii="맑은 고딕" w:eastAsia="맑은 고딕" w:hAnsi="맑은 고딕" w:hint="eastAsia"/>
        </w:rPr>
        <w:t>약물의 대사 과정</w:t>
      </w:r>
      <w:r w:rsidR="0046469E">
        <w:rPr>
          <w:rFonts w:ascii="맑은 고딕" w:eastAsia="맑은 고딕" w:hAnsi="맑은 고딕" w:hint="eastAsia"/>
        </w:rPr>
        <w:t xml:space="preserve"> </w:t>
      </w:r>
      <w:r w:rsidR="00A90661">
        <w:rPr>
          <w:rFonts w:ascii="맑은 고딕" w:eastAsia="맑은 고딕" w:hAnsi="맑은 고딕"/>
        </w:rPr>
        <w:t xml:space="preserve">– </w:t>
      </w:r>
      <w:r w:rsidR="00A90661">
        <w:rPr>
          <w:rFonts w:ascii="맑은 고딕" w:eastAsia="맑은 고딕" w:hAnsi="맑은 고딕" w:hint="eastAsia"/>
        </w:rPr>
        <w:t>산화 과정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45"/>
        <w:gridCol w:w="5316"/>
        <w:gridCol w:w="1855"/>
      </w:tblGrid>
      <w:tr w:rsidR="004E3D2B" w14:paraId="005D7D52" w14:textId="77777777" w:rsidTr="00E17615">
        <w:tc>
          <w:tcPr>
            <w:tcW w:w="1845" w:type="dxa"/>
          </w:tcPr>
          <w:p w14:paraId="1D88B973" w14:textId="512C8940" w:rsidR="00117844" w:rsidRDefault="00117844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eaction</w:t>
            </w:r>
          </w:p>
        </w:tc>
        <w:tc>
          <w:tcPr>
            <w:tcW w:w="5316" w:type="dxa"/>
          </w:tcPr>
          <w:p w14:paraId="213F4380" w14:textId="0235A183" w:rsidR="00117844" w:rsidRDefault="005F03E7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tructur</w:t>
            </w:r>
            <w:r w:rsidR="0008013C">
              <w:rPr>
                <w:rFonts w:ascii="맑은 고딕" w:eastAsia="맑은 고딕" w:hAnsi="맑은 고딕"/>
              </w:rPr>
              <w:t>al formula</w:t>
            </w:r>
          </w:p>
        </w:tc>
        <w:tc>
          <w:tcPr>
            <w:tcW w:w="1855" w:type="dxa"/>
          </w:tcPr>
          <w:p w14:paraId="130D4D5C" w14:textId="0E620B8E" w:rsidR="00117844" w:rsidRDefault="005F03E7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rugs</w:t>
            </w:r>
          </w:p>
        </w:tc>
      </w:tr>
      <w:tr w:rsidR="005F03E7" w14:paraId="592C4A2C" w14:textId="77777777" w:rsidTr="008653AE">
        <w:tc>
          <w:tcPr>
            <w:tcW w:w="9016" w:type="dxa"/>
            <w:gridSpan w:val="3"/>
          </w:tcPr>
          <w:p w14:paraId="17314B8E" w14:textId="3C56E290" w:rsidR="005F03E7" w:rsidRPr="005F03E7" w:rsidRDefault="005F03E7" w:rsidP="005F03E7">
            <w:pPr>
              <w:rPr>
                <w:rFonts w:ascii="맑은 고딕" w:eastAsia="맑은 고딕" w:hAnsi="맑은 고딕"/>
              </w:rPr>
            </w:pPr>
            <w:r w:rsidRPr="005F03E7">
              <w:rPr>
                <w:rFonts w:ascii="맑은 고딕" w:eastAsia="맑은 고딕" w:hAnsi="맑은 고딕" w:hint="eastAsia"/>
              </w:rPr>
              <w:t>I.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5F03E7">
              <w:rPr>
                <w:rFonts w:ascii="맑은 고딕" w:eastAsia="맑은 고딕" w:hAnsi="맑은 고딕" w:hint="eastAsia"/>
              </w:rPr>
              <w:t>C</w:t>
            </w:r>
            <w:r w:rsidRPr="005F03E7">
              <w:rPr>
                <w:rFonts w:ascii="맑은 고딕" w:eastAsia="맑은 고딕" w:hAnsi="맑은 고딕"/>
              </w:rPr>
              <w:t>YP-dependent oxidations</w:t>
            </w:r>
          </w:p>
        </w:tc>
      </w:tr>
      <w:tr w:rsidR="00E17615" w14:paraId="13E10619" w14:textId="77777777" w:rsidTr="00E17615">
        <w:trPr>
          <w:trHeight w:val="1046"/>
        </w:trPr>
        <w:tc>
          <w:tcPr>
            <w:tcW w:w="1845" w:type="dxa"/>
            <w:vMerge w:val="restart"/>
          </w:tcPr>
          <w:p w14:paraId="13264DAF" w14:textId="688AE6A2" w:rsidR="00E17615" w:rsidRDefault="00E1761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liphatic hydroxylation</w:t>
            </w:r>
          </w:p>
        </w:tc>
        <w:tc>
          <w:tcPr>
            <w:tcW w:w="5316" w:type="dxa"/>
          </w:tcPr>
          <w:p w14:paraId="3F7EE1EE" w14:textId="1068A11A" w:rsidR="00E17615" w:rsidRDefault="00E17615" w:rsidP="00E17615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C33AE79" wp14:editId="591B0C26">
                  <wp:extent cx="1388853" cy="724402"/>
                  <wp:effectExtent l="0" t="0" r="190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734" cy="72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  <w:vMerge w:val="restart"/>
          </w:tcPr>
          <w:p w14:paraId="139DE44A" w14:textId="365FD58A" w:rsidR="00E17615" w:rsidRDefault="00E1761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Barbiturates,</w:t>
            </w:r>
          </w:p>
          <w:p w14:paraId="20C495FE" w14:textId="3D57264A" w:rsidR="00E17615" w:rsidRDefault="00E1761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cyclosporine,</w:t>
            </w:r>
          </w:p>
          <w:p w14:paraId="01AE3983" w14:textId="440ABA22" w:rsidR="00E17615" w:rsidRDefault="00E1761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buprofen</w:t>
            </w:r>
          </w:p>
        </w:tc>
      </w:tr>
      <w:tr w:rsidR="00E17615" w14:paraId="06D8472E" w14:textId="77777777" w:rsidTr="00E17615">
        <w:trPr>
          <w:trHeight w:val="1046"/>
        </w:trPr>
        <w:tc>
          <w:tcPr>
            <w:tcW w:w="1845" w:type="dxa"/>
            <w:vMerge/>
          </w:tcPr>
          <w:p w14:paraId="333D9453" w14:textId="77777777" w:rsidR="00E17615" w:rsidRDefault="00E17615" w:rsidP="004F1367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5316" w:type="dxa"/>
          </w:tcPr>
          <w:p w14:paraId="5C700898" w14:textId="2D182A5F" w:rsidR="00E17615" w:rsidRDefault="00E17615" w:rsidP="004F1367">
            <w:pPr>
              <w:rPr>
                <w:noProof/>
              </w:rPr>
            </w:pPr>
            <w:r w:rsidRPr="005679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31E4E04" wp14:editId="0CA39838">
                  <wp:extent cx="2726055" cy="699406"/>
                  <wp:effectExtent l="19050" t="19050" r="17145" b="24765"/>
                  <wp:docPr id="15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CFD41E-A9C8-4237-BB23-5C4809F980D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78CFD41E-A9C8-4237-BB23-5C4809F980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600" cy="70467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  <w:vMerge/>
          </w:tcPr>
          <w:p w14:paraId="5106A442" w14:textId="77777777" w:rsidR="00E17615" w:rsidRDefault="00E17615" w:rsidP="004F1367">
            <w:pPr>
              <w:rPr>
                <w:rFonts w:ascii="맑은 고딕" w:eastAsia="맑은 고딕" w:hAnsi="맑은 고딕"/>
              </w:rPr>
            </w:pPr>
          </w:p>
        </w:tc>
      </w:tr>
      <w:tr w:rsidR="004E3D2B" w14:paraId="27DEC375" w14:textId="77777777" w:rsidTr="00E17615">
        <w:tc>
          <w:tcPr>
            <w:tcW w:w="1845" w:type="dxa"/>
          </w:tcPr>
          <w:p w14:paraId="3AB3A6B4" w14:textId="7800A364" w:rsidR="00117844" w:rsidRDefault="00960B38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romatic hydroxylation</w:t>
            </w:r>
          </w:p>
        </w:tc>
        <w:tc>
          <w:tcPr>
            <w:tcW w:w="5316" w:type="dxa"/>
          </w:tcPr>
          <w:p w14:paraId="190F2C06" w14:textId="31CD41E3" w:rsidR="00117844" w:rsidRDefault="007D7A25" w:rsidP="004F1367">
            <w:pPr>
              <w:rPr>
                <w:rFonts w:ascii="맑은 고딕" w:eastAsia="맑은 고딕" w:hAnsi="맑은 고딕"/>
              </w:rPr>
            </w:pPr>
            <w:r w:rsidRPr="007D7A25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A657ADB" wp14:editId="0A4C1E24">
                  <wp:extent cx="2726055" cy="814234"/>
                  <wp:effectExtent l="19050" t="19050" r="17145" b="24130"/>
                  <wp:docPr id="18" name="그림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130E22-69EE-4E1E-A207-5179581BB3E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7">
                            <a:extLst>
                              <a:ext uri="{FF2B5EF4-FFF2-40B4-BE49-F238E27FC236}">
                                <a16:creationId xmlns:a16="http://schemas.microsoft.com/office/drawing/2014/main" id="{CA130E22-69EE-4E1E-A207-5179581BB3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121" cy="81963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7618937B" w14:textId="549E0138" w:rsidR="00117844" w:rsidRDefault="007D7A2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 xml:space="preserve">henytoin, </w:t>
            </w:r>
            <w:r w:rsidR="007044E5">
              <w:rPr>
                <w:rFonts w:ascii="맑은 고딕" w:eastAsia="맑은 고딕" w:hAnsi="맑은 고딕"/>
              </w:rPr>
              <w:t>propranolol</w:t>
            </w:r>
          </w:p>
        </w:tc>
      </w:tr>
      <w:tr w:rsidR="004E3D2B" w14:paraId="6FEC9D73" w14:textId="77777777" w:rsidTr="00E17615">
        <w:tc>
          <w:tcPr>
            <w:tcW w:w="1845" w:type="dxa"/>
          </w:tcPr>
          <w:p w14:paraId="27FD1707" w14:textId="5580D9F4" w:rsidR="00117844" w:rsidRDefault="0008013C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-dealkylation</w:t>
            </w:r>
          </w:p>
        </w:tc>
        <w:tc>
          <w:tcPr>
            <w:tcW w:w="5316" w:type="dxa"/>
          </w:tcPr>
          <w:p w14:paraId="336931DF" w14:textId="35C08593" w:rsidR="00117844" w:rsidRDefault="002338A7" w:rsidP="004F1367">
            <w:pPr>
              <w:rPr>
                <w:rFonts w:ascii="맑은 고딕" w:eastAsia="맑은 고딕" w:hAnsi="맑은 고딕"/>
              </w:rPr>
            </w:pPr>
            <w:r w:rsidRPr="002338A7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5D1182B" wp14:editId="7C8DB21D">
                  <wp:extent cx="2611106" cy="1114545"/>
                  <wp:effectExtent l="19050" t="19050" r="18415" b="9525"/>
                  <wp:docPr id="25" name="그림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CFFE371-65C2-4B61-8E1B-0FF3975BE9B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4">
                            <a:extLst>
                              <a:ext uri="{FF2B5EF4-FFF2-40B4-BE49-F238E27FC236}">
                                <a16:creationId xmlns:a16="http://schemas.microsoft.com/office/drawing/2014/main" id="{9CFFE371-65C2-4B61-8E1B-0FF3975BE9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59" cy="1121056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65AB190B" w14:textId="1186AA1F" w:rsidR="00117844" w:rsidRDefault="002338A7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Sildenafil, diazepam</w:t>
            </w:r>
          </w:p>
        </w:tc>
      </w:tr>
      <w:tr w:rsidR="004E3D2B" w14:paraId="2EA314BC" w14:textId="77777777" w:rsidTr="00E17615">
        <w:tc>
          <w:tcPr>
            <w:tcW w:w="1845" w:type="dxa"/>
          </w:tcPr>
          <w:p w14:paraId="6361388A" w14:textId="56AD2414" w:rsidR="00117844" w:rsidRDefault="0008013C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</w:t>
            </w:r>
            <w:r>
              <w:rPr>
                <w:rFonts w:ascii="맑은 고딕" w:eastAsia="맑은 고딕" w:hAnsi="맑은 고딕"/>
              </w:rPr>
              <w:t>-dealkylation</w:t>
            </w:r>
          </w:p>
        </w:tc>
        <w:tc>
          <w:tcPr>
            <w:tcW w:w="5316" w:type="dxa"/>
          </w:tcPr>
          <w:p w14:paraId="23C2F867" w14:textId="41A899C4" w:rsidR="00117844" w:rsidRDefault="005C4219" w:rsidP="004F136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C1FC2F3" wp14:editId="6986E0CE">
                  <wp:extent cx="3038475" cy="69532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09C03AF9" w14:textId="6B50CD05" w:rsidR="00117844" w:rsidRDefault="007044E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odeine</w:t>
            </w:r>
          </w:p>
        </w:tc>
      </w:tr>
      <w:tr w:rsidR="004E3D2B" w14:paraId="049EE9EB" w14:textId="77777777" w:rsidTr="00E17615">
        <w:tc>
          <w:tcPr>
            <w:tcW w:w="1845" w:type="dxa"/>
          </w:tcPr>
          <w:p w14:paraId="415F4591" w14:textId="6961CE9E" w:rsidR="00117844" w:rsidRDefault="007C766E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-oxidation</w:t>
            </w:r>
          </w:p>
        </w:tc>
        <w:tc>
          <w:tcPr>
            <w:tcW w:w="5316" w:type="dxa"/>
          </w:tcPr>
          <w:p w14:paraId="7EFC9A46" w14:textId="7149308D" w:rsidR="00117844" w:rsidRDefault="007733D6" w:rsidP="004F136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FD87255" wp14:editId="4DA6E9F0">
                  <wp:extent cx="2228850" cy="71437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3BB75E06" w14:textId="1B476769" w:rsidR="00117844" w:rsidRDefault="007044E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imetidine, phenothiazine</w:t>
            </w:r>
          </w:p>
        </w:tc>
      </w:tr>
      <w:tr w:rsidR="004E3D2B" w14:paraId="6865DAF7" w14:textId="77777777" w:rsidTr="00E17615">
        <w:tc>
          <w:tcPr>
            <w:tcW w:w="1845" w:type="dxa"/>
          </w:tcPr>
          <w:p w14:paraId="5F8098C3" w14:textId="1EEAE8B4" w:rsidR="00117844" w:rsidRDefault="007C766E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-oxidation</w:t>
            </w:r>
          </w:p>
        </w:tc>
        <w:tc>
          <w:tcPr>
            <w:tcW w:w="5316" w:type="dxa"/>
          </w:tcPr>
          <w:p w14:paraId="63715A1D" w14:textId="1A8F2F5B" w:rsidR="00117844" w:rsidRDefault="007733D6" w:rsidP="004F136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02186378" wp14:editId="7CACA8EA">
                  <wp:extent cx="2181225" cy="5429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0E9AEC3F" w14:textId="461C1775" w:rsidR="00117844" w:rsidRDefault="007044E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uinidine</w:t>
            </w:r>
          </w:p>
        </w:tc>
      </w:tr>
      <w:tr w:rsidR="004E3D2B" w14:paraId="4D3ECDE9" w14:textId="77777777" w:rsidTr="00E17615">
        <w:tc>
          <w:tcPr>
            <w:tcW w:w="1845" w:type="dxa"/>
          </w:tcPr>
          <w:p w14:paraId="2B5A4EAA" w14:textId="79C469A5" w:rsidR="007C766E" w:rsidRDefault="007C766E" w:rsidP="004F1367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esulfuration</w:t>
            </w:r>
            <w:proofErr w:type="spellEnd"/>
          </w:p>
        </w:tc>
        <w:tc>
          <w:tcPr>
            <w:tcW w:w="5316" w:type="dxa"/>
          </w:tcPr>
          <w:p w14:paraId="4288AA59" w14:textId="4D2AA169" w:rsidR="007C766E" w:rsidRDefault="007733D6" w:rsidP="004F136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77F1873" wp14:editId="61D9F5C7">
                  <wp:extent cx="2333625" cy="7143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0FFBE2F7" w14:textId="30321923" w:rsidR="007C766E" w:rsidRDefault="007044E5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hiopental</w:t>
            </w:r>
          </w:p>
        </w:tc>
      </w:tr>
      <w:tr w:rsidR="004E3D2B" w14:paraId="0C47499B" w14:textId="77777777" w:rsidTr="00E17615">
        <w:tc>
          <w:tcPr>
            <w:tcW w:w="1845" w:type="dxa"/>
          </w:tcPr>
          <w:p w14:paraId="7D6E359D" w14:textId="5AEE2E48" w:rsidR="007C766E" w:rsidRDefault="00C16028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poxidation</w:t>
            </w:r>
          </w:p>
        </w:tc>
        <w:tc>
          <w:tcPr>
            <w:tcW w:w="5316" w:type="dxa"/>
          </w:tcPr>
          <w:p w14:paraId="080BBD4D" w14:textId="29C30900" w:rsidR="007C766E" w:rsidRDefault="005844EF" w:rsidP="004F1367">
            <w:pPr>
              <w:rPr>
                <w:rFonts w:ascii="맑은 고딕" w:eastAsia="맑은 고딕" w:hAnsi="맑은 고딕"/>
              </w:rPr>
            </w:pPr>
            <w:r w:rsidRPr="005844E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A3D1240" wp14:editId="6C72DAC8">
                  <wp:extent cx="3205215" cy="1078074"/>
                  <wp:effectExtent l="19050" t="19050" r="14605" b="27305"/>
                  <wp:docPr id="11" name="그림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D74845-A4B8-4456-AE6B-A32DE2F138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96D74845-A4B8-4456-AE6B-A32DE2F138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75" cy="1080751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4569F0CA" w14:textId="05443E92" w:rsidR="007C766E" w:rsidRDefault="00245793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arbamazepine</w:t>
            </w:r>
          </w:p>
        </w:tc>
      </w:tr>
      <w:tr w:rsidR="007733D6" w14:paraId="41ECD28F" w14:textId="77777777" w:rsidTr="009E5B94">
        <w:tc>
          <w:tcPr>
            <w:tcW w:w="9016" w:type="dxa"/>
            <w:gridSpan w:val="3"/>
          </w:tcPr>
          <w:p w14:paraId="4A15D081" w14:textId="6EF003A1" w:rsidR="007733D6" w:rsidRDefault="007733D6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I</w:t>
            </w:r>
            <w:r w:rsidRPr="005F03E7">
              <w:rPr>
                <w:rFonts w:ascii="맑은 고딕" w:eastAsia="맑은 고딕" w:hAnsi="맑은 고딕" w:hint="eastAsia"/>
              </w:rPr>
              <w:t>I.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5F03E7">
              <w:rPr>
                <w:rFonts w:ascii="맑은 고딕" w:eastAsia="맑은 고딕" w:hAnsi="맑은 고딕" w:hint="eastAsia"/>
              </w:rPr>
              <w:t>C</w:t>
            </w:r>
            <w:r w:rsidRPr="005F03E7">
              <w:rPr>
                <w:rFonts w:ascii="맑은 고딕" w:eastAsia="맑은 고딕" w:hAnsi="맑은 고딕"/>
              </w:rPr>
              <w:t>YP-</w:t>
            </w:r>
            <w:r w:rsidR="00B549E2">
              <w:rPr>
                <w:rFonts w:ascii="맑은 고딕" w:eastAsia="맑은 고딕" w:hAnsi="맑은 고딕"/>
              </w:rPr>
              <w:t>in</w:t>
            </w:r>
            <w:r w:rsidRPr="005F03E7">
              <w:rPr>
                <w:rFonts w:ascii="맑은 고딕" w:eastAsia="맑은 고딕" w:hAnsi="맑은 고딕"/>
              </w:rPr>
              <w:t>dependent oxidations</w:t>
            </w:r>
          </w:p>
        </w:tc>
      </w:tr>
      <w:tr w:rsidR="004E3D2B" w14:paraId="20555C70" w14:textId="77777777" w:rsidTr="00E17615">
        <w:tc>
          <w:tcPr>
            <w:tcW w:w="1845" w:type="dxa"/>
          </w:tcPr>
          <w:p w14:paraId="36FB99FF" w14:textId="77777777" w:rsidR="004E3D2B" w:rsidRDefault="00B549E2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A</w:t>
            </w:r>
            <w:r>
              <w:rPr>
                <w:rFonts w:ascii="맑은 고딕" w:eastAsia="맑은 고딕" w:hAnsi="맑은 고딕"/>
              </w:rPr>
              <w:t>lcohol dehydrogenation</w:t>
            </w:r>
            <w:r w:rsidR="004E3D2B">
              <w:rPr>
                <w:rFonts w:ascii="맑은 고딕" w:eastAsia="맑은 고딕" w:hAnsi="맑은 고딕"/>
              </w:rPr>
              <w:t>/</w:t>
            </w:r>
          </w:p>
          <w:p w14:paraId="35568ECB" w14:textId="4AABAC3E" w:rsidR="007C766E" w:rsidRDefault="004E3D2B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Aldehyde dehydrogenation</w:t>
            </w:r>
          </w:p>
        </w:tc>
        <w:tc>
          <w:tcPr>
            <w:tcW w:w="5316" w:type="dxa"/>
          </w:tcPr>
          <w:p w14:paraId="54B0C93A" w14:textId="14379281" w:rsidR="007C766E" w:rsidRDefault="00A63298" w:rsidP="004F1367">
            <w:pPr>
              <w:rPr>
                <w:rFonts w:ascii="맑은 고딕" w:eastAsia="맑은 고딕" w:hAnsi="맑은 고딕"/>
              </w:rPr>
            </w:pPr>
            <w:r w:rsidRPr="00A63298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2FC2A78" wp14:editId="4CCBC622">
                  <wp:extent cx="2853282" cy="645184"/>
                  <wp:effectExtent l="19050" t="19050" r="23495" b="21590"/>
                  <wp:docPr id="27" name="그림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FD6F87-8027-4916-A44E-31F885837F3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6">
                            <a:extLst>
                              <a:ext uri="{FF2B5EF4-FFF2-40B4-BE49-F238E27FC236}">
                                <a16:creationId xmlns:a16="http://schemas.microsoft.com/office/drawing/2014/main" id="{4BFD6F87-8027-4916-A44E-31F885837F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l="35915" r="21057" b="66488"/>
                          <a:stretch/>
                        </pic:blipFill>
                        <pic:spPr>
                          <a:xfrm>
                            <a:off x="0" y="0"/>
                            <a:ext cx="2863599" cy="64751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1D249ADA" w14:textId="7DE66E0C" w:rsidR="007C766E" w:rsidRDefault="00A63298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thanol, pyridoxine</w:t>
            </w:r>
          </w:p>
        </w:tc>
      </w:tr>
      <w:tr w:rsidR="004E3D2B" w14:paraId="7594740D" w14:textId="77777777" w:rsidTr="00E17615">
        <w:tc>
          <w:tcPr>
            <w:tcW w:w="1845" w:type="dxa"/>
          </w:tcPr>
          <w:p w14:paraId="05C7F3DB" w14:textId="1765EDFC" w:rsidR="007C766E" w:rsidRDefault="004E3D2B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</w:t>
            </w:r>
            <w:r>
              <w:rPr>
                <w:rFonts w:ascii="맑은 고딕" w:eastAsia="맑은 고딕" w:hAnsi="맑은 고딕"/>
              </w:rPr>
              <w:t>xidative deamination</w:t>
            </w:r>
          </w:p>
        </w:tc>
        <w:tc>
          <w:tcPr>
            <w:tcW w:w="5316" w:type="dxa"/>
          </w:tcPr>
          <w:p w14:paraId="62E2D0C1" w14:textId="02ED10A7" w:rsidR="007C766E" w:rsidRDefault="00A63298" w:rsidP="00A63298">
            <w:pPr>
              <w:jc w:val="center"/>
              <w:rPr>
                <w:rFonts w:ascii="맑은 고딕" w:eastAsia="맑은 고딕" w:hAnsi="맑은 고딕"/>
              </w:rPr>
            </w:pPr>
            <w:r w:rsidRPr="00A63298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BA479A9" wp14:editId="2E6C2C53">
                  <wp:extent cx="2486965" cy="588071"/>
                  <wp:effectExtent l="19050" t="19050" r="27940" b="21590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DB9580-AF9A-4361-B40C-C433AECB211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DDDB9580-AF9A-4361-B40C-C433AECB21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l="36045" t="29619" r="20927" b="30326"/>
                          <a:stretch/>
                        </pic:blipFill>
                        <pic:spPr>
                          <a:xfrm>
                            <a:off x="0" y="0"/>
                            <a:ext cx="2505075" cy="59235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318BD279" w14:textId="77777777" w:rsidR="007C766E" w:rsidRDefault="00A63298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H</w:t>
            </w:r>
            <w:r>
              <w:rPr>
                <w:rFonts w:ascii="맑은 고딕" w:eastAsia="맑은 고딕" w:hAnsi="맑은 고딕"/>
              </w:rPr>
              <w:t>istamine,</w:t>
            </w:r>
          </w:p>
          <w:p w14:paraId="326F5ECC" w14:textId="16F59AAC" w:rsidR="00A63298" w:rsidRDefault="00A63298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Norepinephrine</w:t>
            </w:r>
          </w:p>
        </w:tc>
      </w:tr>
      <w:tr w:rsidR="004E3D2B" w14:paraId="7ECEF8BE" w14:textId="77777777" w:rsidTr="00E17615">
        <w:tc>
          <w:tcPr>
            <w:tcW w:w="1845" w:type="dxa"/>
          </w:tcPr>
          <w:p w14:paraId="5B34FC8D" w14:textId="1EB4D076" w:rsidR="007C766E" w:rsidRDefault="004E3D2B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ecarboxylation</w:t>
            </w:r>
          </w:p>
        </w:tc>
        <w:tc>
          <w:tcPr>
            <w:tcW w:w="5316" w:type="dxa"/>
          </w:tcPr>
          <w:p w14:paraId="1AC9815F" w14:textId="485AFAB4" w:rsidR="007C766E" w:rsidRDefault="00A63298" w:rsidP="004F1367">
            <w:pPr>
              <w:rPr>
                <w:rFonts w:ascii="맑은 고딕" w:eastAsia="맑은 고딕" w:hAnsi="맑은 고딕"/>
              </w:rPr>
            </w:pPr>
            <w:r w:rsidRPr="00A63298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550B4AA" wp14:editId="063C8A61">
                  <wp:extent cx="2604291" cy="651048"/>
                  <wp:effectExtent l="19050" t="19050" r="24765" b="15875"/>
                  <wp:docPr id="29" name="그림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570E94-A406-431C-93DE-509E3CDA0D8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8">
                            <a:extLst>
                              <a:ext uri="{FF2B5EF4-FFF2-40B4-BE49-F238E27FC236}">
                                <a16:creationId xmlns:a16="http://schemas.microsoft.com/office/drawing/2014/main" id="{0E570E94-A406-431C-93DE-509E3CDA0D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l="36051" t="60082" r="22085"/>
                          <a:stretch/>
                        </pic:blipFill>
                        <pic:spPr>
                          <a:xfrm>
                            <a:off x="0" y="0"/>
                            <a:ext cx="2613162" cy="653266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" w:type="dxa"/>
          </w:tcPr>
          <w:p w14:paraId="3F74CC50" w14:textId="2002C556" w:rsidR="007C766E" w:rsidRDefault="0046469E" w:rsidP="004F13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evodopa</w:t>
            </w:r>
          </w:p>
        </w:tc>
      </w:tr>
    </w:tbl>
    <w:p w14:paraId="5B500B84" w14:textId="77777777" w:rsidR="005F6876" w:rsidRDefault="005F6876" w:rsidP="004F1367">
      <w:pPr>
        <w:rPr>
          <w:rFonts w:ascii="맑은 고딕" w:eastAsia="맑은 고딕" w:hAnsi="맑은 고딕"/>
        </w:rPr>
      </w:pPr>
    </w:p>
    <w:p w14:paraId="3F3154AB" w14:textId="0160BE61" w:rsidR="00AD6942" w:rsidRDefault="00726B5F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약물의 구조에 따라 산화 </w:t>
      </w:r>
      <w:proofErr w:type="gramStart"/>
      <w:r>
        <w:rPr>
          <w:rFonts w:ascii="맑은 고딕" w:eastAsia="맑은 고딕" w:hAnsi="맑은 고딕" w:hint="eastAsia"/>
        </w:rPr>
        <w:t>과정 뿐만</w:t>
      </w:r>
      <w:proofErr w:type="gramEnd"/>
      <w:r>
        <w:rPr>
          <w:rFonts w:ascii="맑은 고딕" w:eastAsia="맑은 고딕" w:hAnsi="맑은 고딕" w:hint="eastAsia"/>
        </w:rPr>
        <w:t xml:space="preserve"> 아니라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환원 및 가수분해 과정을 통해서도 약물이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대사된다</w:t>
      </w:r>
      <w:r w:rsidR="00C136EC">
        <w:rPr>
          <w:rFonts w:ascii="맑은 고딕" w:eastAsia="맑은 고딕" w:hAnsi="맑은 고딕" w:hint="eastAsia"/>
        </w:rPr>
        <w:t xml:space="preserve">(표 </w:t>
      </w:r>
      <w:r w:rsidR="00C136EC">
        <w:rPr>
          <w:rFonts w:ascii="맑은 고딕" w:eastAsia="맑은 고딕" w:hAnsi="맑은 고딕"/>
        </w:rPr>
        <w:t>5.2)</w:t>
      </w:r>
      <w:r>
        <w:rPr>
          <w:rFonts w:ascii="맑은 고딕" w:eastAsia="맑은 고딕" w:hAnsi="맑은 고딕" w:hint="eastAsia"/>
        </w:rPr>
        <w:t>.</w:t>
      </w:r>
      <w:r w:rsidR="008D66E4">
        <w:rPr>
          <w:rFonts w:ascii="맑은 고딕" w:eastAsia="맑은 고딕" w:hAnsi="맑은 고딕"/>
        </w:rPr>
        <w:t xml:space="preserve"> </w:t>
      </w:r>
      <w:r w:rsidR="008D66E4">
        <w:rPr>
          <w:rFonts w:ascii="맑은 고딕" w:eastAsia="맑은 고딕" w:hAnsi="맑은 고딕" w:hint="eastAsia"/>
        </w:rPr>
        <w:t>환원</w:t>
      </w:r>
      <w:r w:rsidR="004036BB">
        <w:rPr>
          <w:rFonts w:ascii="맑은 고딕" w:eastAsia="맑은 고딕" w:hAnsi="맑은 고딕" w:hint="eastAsia"/>
        </w:rPr>
        <w:t>에 의한 대사과정은 산화 및 가수분해 보다 흔치 않다.</w:t>
      </w:r>
      <w:r w:rsidR="004036BB">
        <w:rPr>
          <w:rFonts w:ascii="맑은 고딕" w:eastAsia="맑은 고딕" w:hAnsi="맑은 고딕"/>
        </w:rPr>
        <w:t xml:space="preserve"> </w:t>
      </w:r>
      <w:r w:rsidR="00FF52A2">
        <w:rPr>
          <w:rFonts w:ascii="맑은 고딕" w:eastAsia="맑은 고딕" w:hAnsi="맑은 고딕" w:hint="eastAsia"/>
        </w:rPr>
        <w:t>가수분해는</w:t>
      </w:r>
      <w:r w:rsidR="007E06D4">
        <w:rPr>
          <w:rFonts w:ascii="맑은 고딕" w:eastAsia="맑은 고딕" w:hAnsi="맑은 고딕" w:hint="eastAsia"/>
        </w:rPr>
        <w:t xml:space="preserve"> 주로</w:t>
      </w:r>
      <w:r w:rsidR="00266E1C">
        <w:rPr>
          <w:rFonts w:ascii="맑은 고딕" w:eastAsia="맑은 고딕" w:hAnsi="맑은 고딕" w:hint="eastAsia"/>
        </w:rPr>
        <w:t xml:space="preserve"> 간에 존재하는</w:t>
      </w:r>
      <w:r w:rsidR="007E06D4">
        <w:rPr>
          <w:rFonts w:ascii="맑은 고딕" w:eastAsia="맑은 고딕" w:hAnsi="맑은 고딕" w:hint="eastAsia"/>
        </w:rPr>
        <w:t xml:space="preserve"> e</w:t>
      </w:r>
      <w:r w:rsidR="007E06D4">
        <w:rPr>
          <w:rFonts w:ascii="맑은 고딕" w:eastAsia="맑은 고딕" w:hAnsi="맑은 고딕"/>
        </w:rPr>
        <w:t>sterase</w:t>
      </w:r>
      <w:ins w:id="20" w:author="Bae Soo Hyeon" w:date="2022-08-18T11:32:00Z">
        <w:r w:rsidR="0030796C">
          <w:rPr>
            <w:rFonts w:ascii="맑은 고딕" w:eastAsia="맑은 고딕" w:hAnsi="맑은 고딕"/>
          </w:rPr>
          <w:t xml:space="preserve"> (ES)</w:t>
        </w:r>
      </w:ins>
      <w:r w:rsidR="007E06D4">
        <w:rPr>
          <w:rFonts w:ascii="맑은 고딕" w:eastAsia="맑은 고딕" w:hAnsi="맑은 고딕" w:hint="eastAsia"/>
        </w:rPr>
        <w:t xml:space="preserve">에 의해 </w:t>
      </w:r>
      <w:r w:rsidR="00266E1C">
        <w:rPr>
          <w:rFonts w:ascii="맑은 고딕" w:eastAsia="맑은 고딕" w:hAnsi="맑은 고딕" w:hint="eastAsia"/>
        </w:rPr>
        <w:t>e</w:t>
      </w:r>
      <w:r w:rsidR="00266E1C">
        <w:rPr>
          <w:rFonts w:ascii="맑은 고딕" w:eastAsia="맑은 고딕" w:hAnsi="맑은 고딕"/>
        </w:rPr>
        <w:t>ster hydrolysi</w:t>
      </w:r>
      <w:r w:rsidR="00266E1C">
        <w:rPr>
          <w:rFonts w:ascii="맑은 고딕" w:eastAsia="맑은 고딕" w:hAnsi="맑은 고딕" w:hint="eastAsia"/>
        </w:rPr>
        <w:t>s</w:t>
      </w:r>
      <w:r w:rsidR="00266E1C">
        <w:rPr>
          <w:rFonts w:ascii="맑은 고딕" w:eastAsia="맑은 고딕" w:hAnsi="맑은 고딕"/>
        </w:rPr>
        <w:t xml:space="preserve"> 되며, </w:t>
      </w:r>
      <w:r w:rsidR="00266E1C">
        <w:rPr>
          <w:rFonts w:ascii="맑은 고딕" w:eastAsia="맑은 고딕" w:hAnsi="맑은 고딕" w:hint="eastAsia"/>
        </w:rPr>
        <w:t xml:space="preserve">약물의 구조 상 </w:t>
      </w:r>
      <w:r w:rsidR="00266E1C">
        <w:rPr>
          <w:rFonts w:ascii="맑은 고딕" w:eastAsia="맑은 고딕" w:hAnsi="맑은 고딕"/>
        </w:rPr>
        <w:t>amide</w:t>
      </w:r>
      <w:r w:rsidR="00C136EC">
        <w:rPr>
          <w:rFonts w:ascii="맑은 고딕" w:eastAsia="맑은 고딕" w:hAnsi="맑은 고딕"/>
        </w:rPr>
        <w:t xml:space="preserve"> </w:t>
      </w:r>
      <w:r w:rsidR="00266E1C">
        <w:rPr>
          <w:rFonts w:ascii="맑은 고딕" w:eastAsia="맑은 고딕" w:hAnsi="맑은 고딕"/>
        </w:rPr>
        <w:t>hydro</w:t>
      </w:r>
      <w:r w:rsidR="00BA5FFB">
        <w:rPr>
          <w:rFonts w:ascii="맑은 고딕" w:eastAsia="맑은 고딕" w:hAnsi="맑은 고딕"/>
        </w:rPr>
        <w:t>lysis</w:t>
      </w:r>
      <w:r w:rsidR="00266E1C">
        <w:rPr>
          <w:rFonts w:ascii="맑은 고딕" w:eastAsia="맑은 고딕" w:hAnsi="맑은 고딕"/>
        </w:rPr>
        <w:t xml:space="preserve">, </w:t>
      </w:r>
      <w:r w:rsidR="00266E1C">
        <w:rPr>
          <w:rFonts w:ascii="맑은 고딕" w:eastAsia="맑은 고딕" w:hAnsi="맑은 고딕" w:hint="eastAsia"/>
        </w:rPr>
        <w:t>epo</w:t>
      </w:r>
      <w:r w:rsidR="00266E1C">
        <w:rPr>
          <w:rFonts w:ascii="맑은 고딕" w:eastAsia="맑은 고딕" w:hAnsi="맑은 고딕"/>
        </w:rPr>
        <w:t>xide hyd</w:t>
      </w:r>
      <w:r w:rsidR="00BA5FFB">
        <w:rPr>
          <w:rFonts w:ascii="맑은 고딕" w:eastAsia="맑은 고딕" w:hAnsi="맑은 고딕"/>
        </w:rPr>
        <w:t>rolysis</w:t>
      </w:r>
      <w:r w:rsidR="00BF0625">
        <w:rPr>
          <w:rFonts w:ascii="맑은 고딕" w:eastAsia="맑은 고딕" w:hAnsi="맑은 고딕"/>
        </w:rPr>
        <w:t xml:space="preserve"> 될 </w:t>
      </w:r>
      <w:r w:rsidR="00BF0625">
        <w:rPr>
          <w:rFonts w:ascii="맑은 고딕" w:eastAsia="맑은 고딕" w:hAnsi="맑은 고딕" w:hint="eastAsia"/>
        </w:rPr>
        <w:t>수 있다.</w:t>
      </w:r>
    </w:p>
    <w:p w14:paraId="6250426B" w14:textId="5F484F99" w:rsidR="00FC6195" w:rsidRDefault="00FC6195" w:rsidP="00FC619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표</w:t>
      </w:r>
      <w:r>
        <w:rPr>
          <w:rFonts w:ascii="맑은 고딕" w:eastAsia="맑은 고딕" w:hAnsi="맑은 고딕"/>
        </w:rPr>
        <w:t xml:space="preserve"> 5.2 </w:t>
      </w:r>
      <w:r>
        <w:rPr>
          <w:rFonts w:ascii="맑은 고딕" w:eastAsia="맑은 고딕" w:hAnsi="맑은 고딕" w:hint="eastAsia"/>
        </w:rPr>
        <w:t xml:space="preserve">약물의 대사 과정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환원,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가수분해 과정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2"/>
        <w:gridCol w:w="5466"/>
        <w:gridCol w:w="1828"/>
      </w:tblGrid>
      <w:tr w:rsidR="00474540" w14:paraId="708E3F6A" w14:textId="77777777" w:rsidTr="00474540">
        <w:tc>
          <w:tcPr>
            <w:tcW w:w="1722" w:type="dxa"/>
          </w:tcPr>
          <w:p w14:paraId="3C10EFF8" w14:textId="77777777" w:rsidR="00FC6195" w:rsidRDefault="00FC6195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eaction</w:t>
            </w:r>
          </w:p>
        </w:tc>
        <w:tc>
          <w:tcPr>
            <w:tcW w:w="5466" w:type="dxa"/>
          </w:tcPr>
          <w:p w14:paraId="70D2C28D" w14:textId="77777777" w:rsidR="00FC6195" w:rsidRDefault="00FC6195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tructural formula</w:t>
            </w:r>
          </w:p>
        </w:tc>
        <w:tc>
          <w:tcPr>
            <w:tcW w:w="1828" w:type="dxa"/>
          </w:tcPr>
          <w:p w14:paraId="607E83AC" w14:textId="77777777" w:rsidR="00FC6195" w:rsidRDefault="00FC6195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rugs</w:t>
            </w:r>
          </w:p>
        </w:tc>
      </w:tr>
      <w:tr w:rsidR="00474540" w14:paraId="25133D65" w14:textId="77777777" w:rsidTr="00474540">
        <w:tc>
          <w:tcPr>
            <w:tcW w:w="1722" w:type="dxa"/>
          </w:tcPr>
          <w:p w14:paraId="05CDBDDD" w14:textId="678D1884" w:rsidR="00FC6195" w:rsidRDefault="00474540" w:rsidP="00DF0A6B">
            <w:pPr>
              <w:rPr>
                <w:rFonts w:ascii="맑은 고딕" w:eastAsia="맑은 고딕" w:hAnsi="맑은 고딕"/>
              </w:rPr>
            </w:pPr>
            <w:r w:rsidRPr="005F03E7">
              <w:rPr>
                <w:rFonts w:ascii="맑은 고딕" w:eastAsia="맑은 고딕" w:hAnsi="맑은 고딕" w:hint="eastAsia"/>
              </w:rPr>
              <w:t>I.</w:t>
            </w:r>
            <w:r>
              <w:rPr>
                <w:rFonts w:ascii="맑은 고딕" w:eastAsia="맑은 고딕" w:hAnsi="맑은 고딕" w:hint="eastAsia"/>
              </w:rPr>
              <w:t xml:space="preserve"> R</w:t>
            </w:r>
            <w:r>
              <w:rPr>
                <w:rFonts w:ascii="맑은 고딕" w:eastAsia="맑은 고딕" w:hAnsi="맑은 고딕"/>
              </w:rPr>
              <w:t>eduction</w:t>
            </w:r>
          </w:p>
        </w:tc>
        <w:tc>
          <w:tcPr>
            <w:tcW w:w="5466" w:type="dxa"/>
          </w:tcPr>
          <w:p w14:paraId="40F98E18" w14:textId="0BC2975E" w:rsidR="00FC6195" w:rsidRDefault="00474540" w:rsidP="00DF0A6B">
            <w:pPr>
              <w:rPr>
                <w:rFonts w:ascii="맑은 고딕" w:eastAsia="맑은 고딕" w:hAnsi="맑은 고딕"/>
              </w:rPr>
            </w:pPr>
            <w:r w:rsidRPr="00474540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335A36D" wp14:editId="3AEDD92E">
                  <wp:extent cx="2620633" cy="1625008"/>
                  <wp:effectExtent l="19050" t="19050" r="27940" b="13335"/>
                  <wp:docPr id="30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2BFAEE-2A31-4BA5-B85A-BA378B83ECD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992BFAEE-2A31-4BA5-B85A-BA378B83EC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37039" r="25211"/>
                          <a:stretch/>
                        </pic:blipFill>
                        <pic:spPr>
                          <a:xfrm>
                            <a:off x="0" y="0"/>
                            <a:ext cx="2634873" cy="163383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CCFB25" w14:textId="19ED4AD7" w:rsidR="00FC6195" w:rsidRDefault="00FC6195" w:rsidP="00DF0A6B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828" w:type="dxa"/>
          </w:tcPr>
          <w:p w14:paraId="3C5F0A19" w14:textId="64AC2ADB" w:rsidR="00FC6195" w:rsidRDefault="00B12C37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Chloramphenicol, </w:t>
            </w:r>
            <w:r w:rsidR="00742E24">
              <w:rPr>
                <w:rFonts w:ascii="맑은 고딕" w:eastAsia="맑은 고딕" w:hAnsi="맑은 고딕"/>
              </w:rPr>
              <w:t>methadone, naloxone</w:t>
            </w:r>
          </w:p>
        </w:tc>
      </w:tr>
      <w:tr w:rsidR="00474540" w14:paraId="6FFDE05C" w14:textId="77777777" w:rsidTr="00474540">
        <w:tc>
          <w:tcPr>
            <w:tcW w:w="1722" w:type="dxa"/>
          </w:tcPr>
          <w:p w14:paraId="6E271D23" w14:textId="1A013716" w:rsidR="00FC6195" w:rsidRDefault="00742E24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II. Hydrolysis</w:t>
            </w:r>
          </w:p>
        </w:tc>
        <w:tc>
          <w:tcPr>
            <w:tcW w:w="5466" w:type="dxa"/>
          </w:tcPr>
          <w:p w14:paraId="6D95B28F" w14:textId="5EB8B971" w:rsidR="00FC6195" w:rsidRDefault="008A5270" w:rsidP="00DF0A6B">
            <w:pPr>
              <w:rPr>
                <w:rFonts w:ascii="맑은 고딕" w:eastAsia="맑은 고딕" w:hAnsi="맑은 고딕"/>
              </w:rPr>
            </w:pPr>
            <w:r w:rsidRPr="008A5270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FAF1B7C" wp14:editId="3A757C4D">
                  <wp:extent cx="2620010" cy="1888852"/>
                  <wp:effectExtent l="19050" t="19050" r="27940" b="16510"/>
                  <wp:docPr id="31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B9F684-2FA3-4435-BC4A-EFE0BEDA41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CEB9F684-2FA3-4435-BC4A-EFE0BEDA41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26742" r="31393"/>
                          <a:stretch/>
                        </pic:blipFill>
                        <pic:spPr>
                          <a:xfrm>
                            <a:off x="0" y="0"/>
                            <a:ext cx="2636421" cy="190068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8" w:type="dxa"/>
          </w:tcPr>
          <w:p w14:paraId="23013BD6" w14:textId="77777777" w:rsidR="00FC6195" w:rsidRDefault="008A5270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Aspirin, procaine, lidocaine,</w:t>
            </w:r>
            <w:r w:rsidR="004D56C6">
              <w:rPr>
                <w:rFonts w:ascii="맑은 고딕" w:eastAsia="맑은 고딕" w:hAnsi="맑은 고딕"/>
              </w:rPr>
              <w:t xml:space="preserve"> indomethacin,</w:t>
            </w:r>
          </w:p>
          <w:p w14:paraId="22F0190E" w14:textId="335716FA" w:rsidR="006D3172" w:rsidRDefault="006D3172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rinotecan</w:t>
            </w:r>
          </w:p>
        </w:tc>
      </w:tr>
    </w:tbl>
    <w:p w14:paraId="54AECBB9" w14:textId="77777777" w:rsidR="00BA6293" w:rsidRDefault="00BA6293" w:rsidP="004F1367">
      <w:pPr>
        <w:rPr>
          <w:rFonts w:ascii="맑은 고딕" w:eastAsia="맑은 고딕" w:hAnsi="맑은 고딕"/>
        </w:rPr>
      </w:pPr>
    </w:p>
    <w:p w14:paraId="7F4CE447" w14:textId="1DA0D491" w:rsidR="002840B9" w:rsidRDefault="002840B9" w:rsidP="002840B9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Phase I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대사</w:t>
      </w:r>
    </w:p>
    <w:p w14:paraId="1A0087AF" w14:textId="42C864BF" w:rsidR="002840B9" w:rsidRPr="002908F4" w:rsidRDefault="002840B9" w:rsidP="008B56D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Phas</w:t>
      </w:r>
      <w:r>
        <w:rPr>
          <w:rFonts w:ascii="맑은 고딕" w:eastAsia="맑은 고딕" w:hAnsi="맑은 고딕"/>
        </w:rPr>
        <w:t xml:space="preserve">e </w:t>
      </w:r>
      <w:r w:rsidR="00001F81">
        <w:rPr>
          <w:rFonts w:ascii="맑은 고딕" w:eastAsia="맑은 고딕" w:hAnsi="맑은 고딕"/>
        </w:rPr>
        <w:t>I</w:t>
      </w:r>
      <w:r>
        <w:rPr>
          <w:rFonts w:ascii="맑은 고딕" w:eastAsia="맑은 고딕" w:hAnsi="맑은 고딕"/>
        </w:rPr>
        <w:t xml:space="preserve">I </w:t>
      </w:r>
      <w:r>
        <w:rPr>
          <w:rFonts w:ascii="맑은 고딕" w:eastAsia="맑은 고딕" w:hAnsi="맑은 고딕" w:hint="eastAsia"/>
        </w:rPr>
        <w:t xml:space="preserve">대사는 </w:t>
      </w:r>
      <w:proofErr w:type="spellStart"/>
      <w:r w:rsidR="00915A69">
        <w:rPr>
          <w:rFonts w:ascii="맑은 고딕" w:eastAsia="맑은 고딕" w:hAnsi="맑은 고딕" w:hint="eastAsia"/>
        </w:rPr>
        <w:t>모약</w:t>
      </w:r>
      <w:r w:rsidR="004A4577">
        <w:rPr>
          <w:rFonts w:ascii="맑은 고딕" w:eastAsia="맑은 고딕" w:hAnsi="맑은 고딕" w:hint="eastAsia"/>
        </w:rPr>
        <w:t>물</w:t>
      </w:r>
      <w:proofErr w:type="spellEnd"/>
      <w:r w:rsidR="004A4577">
        <w:rPr>
          <w:rFonts w:ascii="맑은 고딕" w:eastAsia="맑은 고딕" w:hAnsi="맑은 고딕" w:hint="eastAsia"/>
        </w:rPr>
        <w:t xml:space="preserve"> 및 </w:t>
      </w:r>
      <w:r w:rsidR="00915A69">
        <w:rPr>
          <w:rFonts w:ascii="맑은 고딕" w:eastAsia="맑은 고딕" w:hAnsi="맑은 고딕" w:hint="eastAsia"/>
        </w:rPr>
        <w:t xml:space="preserve">대사체의 작용기에 </w:t>
      </w:r>
      <w:r w:rsidR="00915A69">
        <w:rPr>
          <w:rFonts w:ascii="맑은 고딕" w:eastAsia="맑은 고딕" w:hAnsi="맑은 고딕"/>
        </w:rPr>
        <w:t>glu</w:t>
      </w:r>
      <w:r w:rsidR="00817BC4">
        <w:rPr>
          <w:rFonts w:ascii="맑은 고딕" w:eastAsia="맑은 고딕" w:hAnsi="맑은 고딕"/>
        </w:rPr>
        <w:t>cu</w:t>
      </w:r>
      <w:r w:rsidR="00C655DC">
        <w:rPr>
          <w:rFonts w:ascii="맑은 고딕" w:eastAsia="맑은 고딕" w:hAnsi="맑은 고딕"/>
        </w:rPr>
        <w:t>ronid</w:t>
      </w:r>
      <w:r w:rsidR="00C655DC">
        <w:rPr>
          <w:rFonts w:ascii="맑은 고딕" w:eastAsia="맑은 고딕" w:hAnsi="맑은 고딕" w:hint="eastAsia"/>
        </w:rPr>
        <w:t>e</w:t>
      </w:r>
      <w:r w:rsidR="00C655DC">
        <w:rPr>
          <w:rFonts w:ascii="맑은 고딕" w:eastAsia="맑은 고딕" w:hAnsi="맑은 고딕"/>
        </w:rPr>
        <w:t xml:space="preserve">, sulfate, </w:t>
      </w:r>
      <w:r w:rsidR="00A04D2C">
        <w:rPr>
          <w:rFonts w:ascii="맑은 고딕" w:eastAsia="맑은 고딕" w:hAnsi="맑은 고딕"/>
        </w:rPr>
        <w:t xml:space="preserve">acetate, glutathione </w:t>
      </w:r>
      <w:r w:rsidR="00A04D2C">
        <w:rPr>
          <w:rFonts w:ascii="맑은 고딕" w:eastAsia="맑은 고딕" w:hAnsi="맑은 고딕" w:hint="eastAsia"/>
        </w:rPr>
        <w:t xml:space="preserve">등의 포합체를 붙여 </w:t>
      </w:r>
      <w:r w:rsidR="00757A92">
        <w:rPr>
          <w:rFonts w:ascii="맑은 고딕" w:eastAsia="맑은 고딕" w:hAnsi="맑은 고딕" w:hint="eastAsia"/>
        </w:rPr>
        <w:t>약물의 수용성을 증가시킨다.</w:t>
      </w:r>
      <w:r w:rsidR="00757A92">
        <w:rPr>
          <w:rFonts w:ascii="맑은 고딕" w:eastAsia="맑은 고딕" w:hAnsi="맑은 고딕"/>
        </w:rPr>
        <w:t xml:space="preserve"> </w:t>
      </w:r>
      <w:r w:rsidR="00757A92">
        <w:rPr>
          <w:rFonts w:ascii="맑은 고딕" w:eastAsia="맑은 고딕" w:hAnsi="맑은 고딕" w:hint="eastAsia"/>
        </w:rPr>
        <w:t>이 과정을 통해 약물은 소변이나 담즙을 통해 체외로 배설된다.</w:t>
      </w:r>
      <w:r w:rsidR="00CF28AD">
        <w:rPr>
          <w:rFonts w:ascii="맑은 고딕" w:eastAsia="맑은 고딕" w:hAnsi="맑은 고딕"/>
        </w:rPr>
        <w:t xml:space="preserve"> </w:t>
      </w:r>
      <w:r w:rsidR="00CF28AD">
        <w:rPr>
          <w:rFonts w:ascii="맑은 고딕" w:eastAsia="맑은 고딕" w:hAnsi="맑은 고딕" w:hint="eastAsia"/>
        </w:rPr>
        <w:t>대표적인 대사 효소로는</w:t>
      </w:r>
      <w:r w:rsidR="00155678">
        <w:rPr>
          <w:rFonts w:ascii="맑은 고딕" w:eastAsia="맑은 고딕" w:hAnsi="맑은 고딕" w:hint="eastAsia"/>
        </w:rPr>
        <w:t xml:space="preserve"> </w:t>
      </w:r>
      <w:r w:rsidR="00155678" w:rsidRPr="008B56D4">
        <w:rPr>
          <w:rFonts w:ascii="맑은 고딕" w:eastAsia="맑은 고딕" w:hAnsi="맑은 고딕"/>
        </w:rPr>
        <w:t>uridine 5'-diphospho-glucuronosyltransferase</w:t>
      </w:r>
      <w:r w:rsidR="008B56D4">
        <w:rPr>
          <w:rFonts w:ascii="맑은 고딕" w:eastAsia="맑은 고딕" w:hAnsi="맑은 고딕"/>
        </w:rPr>
        <w:t>s</w:t>
      </w:r>
      <w:r w:rsidR="00155678" w:rsidRPr="008B56D4">
        <w:rPr>
          <w:rFonts w:ascii="맑은 고딕" w:eastAsia="맑은 고딕" w:hAnsi="맑은 고딕"/>
        </w:rPr>
        <w:t xml:space="preserve"> (</w:t>
      </w:r>
      <w:r w:rsidR="00D24E21" w:rsidRPr="008B56D4">
        <w:rPr>
          <w:rFonts w:ascii="맑은 고딕" w:eastAsia="맑은 고딕" w:hAnsi="맑은 고딕"/>
        </w:rPr>
        <w:t>UDP-glucuronosyltransferase</w:t>
      </w:r>
      <w:r w:rsidR="008B56D4">
        <w:rPr>
          <w:rFonts w:ascii="맑은 고딕" w:eastAsia="맑은 고딕" w:hAnsi="맑은 고딕"/>
        </w:rPr>
        <w:t>s</w:t>
      </w:r>
      <w:r w:rsidR="00D24E21" w:rsidRPr="008B56D4">
        <w:rPr>
          <w:rFonts w:ascii="맑은 고딕" w:eastAsia="맑은 고딕" w:hAnsi="맑은 고딕"/>
        </w:rPr>
        <w:t xml:space="preserve">, </w:t>
      </w:r>
      <w:r w:rsidR="00155678" w:rsidRPr="008B56D4">
        <w:rPr>
          <w:rFonts w:ascii="맑은 고딕" w:eastAsia="맑은 고딕" w:hAnsi="맑은 고딕"/>
        </w:rPr>
        <w:t>U</w:t>
      </w:r>
      <w:r w:rsidR="00D24E21" w:rsidRPr="008B56D4">
        <w:rPr>
          <w:rFonts w:ascii="맑은 고딕" w:eastAsia="맑은 고딕" w:hAnsi="맑은 고딕"/>
        </w:rPr>
        <w:t>GT</w:t>
      </w:r>
      <w:r w:rsidR="008B56D4">
        <w:rPr>
          <w:rFonts w:ascii="맑은 고딕" w:eastAsia="맑은 고딕" w:hAnsi="맑은 고딕"/>
        </w:rPr>
        <w:t>s</w:t>
      </w:r>
      <w:r w:rsidR="00D24E21" w:rsidRPr="008B56D4">
        <w:rPr>
          <w:rFonts w:ascii="맑은 고딕" w:eastAsia="맑은 고딕" w:hAnsi="맑은 고딕"/>
        </w:rPr>
        <w:t xml:space="preserve">), </w:t>
      </w:r>
      <w:r w:rsidR="008B56D4" w:rsidRPr="008B56D4">
        <w:rPr>
          <w:rFonts w:ascii="맑은 고딕" w:eastAsia="맑은 고딕" w:hAnsi="맑은 고딕"/>
        </w:rPr>
        <w:t xml:space="preserve">sulfotransferases (SULTs), </w:t>
      </w:r>
      <w:r w:rsidR="008B56D4" w:rsidRPr="008B56D4">
        <w:rPr>
          <w:rFonts w:ascii="맑은 고딕" w:eastAsia="맑은 고딕" w:hAnsi="맑은 고딕"/>
          <w:i/>
          <w:iCs/>
        </w:rPr>
        <w:t>N</w:t>
      </w:r>
      <w:r w:rsidR="008B56D4">
        <w:rPr>
          <w:rFonts w:ascii="맑은 고딕" w:eastAsia="맑은 고딕" w:hAnsi="맑은 고딕"/>
        </w:rPr>
        <w:t>-</w:t>
      </w:r>
      <w:r w:rsidR="008B56D4" w:rsidRPr="008B56D4">
        <w:rPr>
          <w:rFonts w:ascii="맑은 고딕" w:eastAsia="맑은 고딕" w:hAnsi="맑은 고딕"/>
        </w:rPr>
        <w:t>acetyltransferases</w:t>
      </w:r>
      <w:r w:rsidR="008B56D4">
        <w:rPr>
          <w:rFonts w:ascii="맑은 고딕" w:eastAsia="맑은 고딕" w:hAnsi="맑은 고딕"/>
        </w:rPr>
        <w:t xml:space="preserve"> (NATs</w:t>
      </w:r>
      <w:r w:rsidR="008B56D4">
        <w:rPr>
          <w:rFonts w:ascii="맑은 고딕" w:eastAsia="맑은 고딕" w:hAnsi="맑은 고딕" w:hint="eastAsia"/>
        </w:rPr>
        <w:t>)</w:t>
      </w:r>
      <w:r w:rsidR="008B56D4">
        <w:rPr>
          <w:rFonts w:ascii="맑은 고딕" w:eastAsia="맑은 고딕" w:hAnsi="맑은 고딕"/>
        </w:rPr>
        <w:t xml:space="preserve">, </w:t>
      </w:r>
      <w:r w:rsidR="007842EC">
        <w:rPr>
          <w:rFonts w:ascii="맑은 고딕" w:eastAsia="맑은 고딕" w:hAnsi="맑은 고딕"/>
        </w:rPr>
        <w:t>glutathione S-transferase (GST)</w:t>
      </w:r>
      <w:r w:rsidR="008B56D4">
        <w:rPr>
          <w:rFonts w:ascii="맑은 고딕" w:eastAsia="맑은 고딕" w:hAnsi="맑은 고딕"/>
        </w:rPr>
        <w:t xml:space="preserve"> </w:t>
      </w:r>
      <w:r w:rsidR="008B56D4">
        <w:rPr>
          <w:rFonts w:ascii="맑은 고딕" w:eastAsia="맑은 고딕" w:hAnsi="맑은 고딕" w:hint="eastAsia"/>
        </w:rPr>
        <w:t>등이 있다.</w:t>
      </w:r>
      <w:r w:rsidR="008B56D4">
        <w:rPr>
          <w:rFonts w:ascii="맑은 고딕" w:eastAsia="맑은 고딕" w:hAnsi="맑은 고딕"/>
        </w:rPr>
        <w:t xml:space="preserve"> </w:t>
      </w:r>
    </w:p>
    <w:p w14:paraId="49ABF768" w14:textId="0E2AB8E7" w:rsidR="002840B9" w:rsidRDefault="00F27CD8" w:rsidP="004F1367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글루크론산화</w:t>
      </w:r>
      <w:proofErr w:type="spellEnd"/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g</w:t>
      </w:r>
      <w:r>
        <w:rPr>
          <w:rFonts w:ascii="맑은 고딕" w:eastAsia="맑은 고딕" w:hAnsi="맑은 고딕"/>
        </w:rPr>
        <w:t>lucuronidation)</w:t>
      </w:r>
      <w:r>
        <w:rPr>
          <w:rFonts w:ascii="맑은 고딕" w:eastAsia="맑은 고딕" w:hAnsi="맑은 고딕" w:hint="eastAsia"/>
        </w:rPr>
        <w:t xml:space="preserve">은 </w:t>
      </w:r>
      <w:r w:rsidR="00FC1CC3">
        <w:rPr>
          <w:rFonts w:ascii="맑은 고딕" w:eastAsia="맑은 고딕" w:hAnsi="맑은 고딕" w:hint="eastAsia"/>
        </w:rPr>
        <w:t>U</w:t>
      </w:r>
      <w:r w:rsidR="00FC1CC3">
        <w:rPr>
          <w:rFonts w:ascii="맑은 고딕" w:eastAsia="맑은 고딕" w:hAnsi="맑은 고딕"/>
        </w:rPr>
        <w:t>GT</w:t>
      </w:r>
      <w:r w:rsidR="006116F7">
        <w:rPr>
          <w:rFonts w:ascii="맑은 고딕" w:eastAsia="맑은 고딕" w:hAnsi="맑은 고딕"/>
        </w:rPr>
        <w:t xml:space="preserve"> </w:t>
      </w:r>
      <w:r w:rsidR="006116F7">
        <w:rPr>
          <w:rFonts w:ascii="맑은 고딕" w:eastAsia="맑은 고딕" w:hAnsi="맑은 고딕" w:hint="eastAsia"/>
        </w:rPr>
        <w:t>동효소에 의해 일어나며,</w:t>
      </w:r>
      <w:r w:rsidR="006116F7">
        <w:rPr>
          <w:rFonts w:ascii="맑은 고딕" w:eastAsia="맑은 고딕" w:hAnsi="맑은 고딕"/>
        </w:rPr>
        <w:t xml:space="preserve"> UGT</w:t>
      </w:r>
      <w:r w:rsidR="006116F7">
        <w:rPr>
          <w:rFonts w:ascii="맑은 고딕" w:eastAsia="맑은 고딕" w:hAnsi="맑은 고딕" w:hint="eastAsia"/>
        </w:rPr>
        <w:t>는</w:t>
      </w:r>
      <w:r w:rsidR="00FC1CC3">
        <w:rPr>
          <w:rFonts w:ascii="맑은 고딕" w:eastAsia="맑은 고딕" w:hAnsi="맑은 고딕" w:hint="eastAsia"/>
        </w:rPr>
        <w:t xml:space="preserve"> </w:t>
      </w:r>
      <w:r w:rsidR="00772A76">
        <w:rPr>
          <w:rFonts w:ascii="맑은 고딕" w:eastAsia="맑은 고딕" w:hAnsi="맑은 고딕" w:hint="eastAsia"/>
        </w:rPr>
        <w:t>U</w:t>
      </w:r>
      <w:r w:rsidR="00772A76">
        <w:rPr>
          <w:rFonts w:ascii="맑은 고딕" w:eastAsia="맑은 고딕" w:hAnsi="맑은 고딕"/>
        </w:rPr>
        <w:t>GT1</w:t>
      </w:r>
      <w:r w:rsidR="00772A76">
        <w:rPr>
          <w:rFonts w:ascii="맑은 고딕" w:eastAsia="맑은 고딕" w:hAnsi="맑은 고딕" w:hint="eastAsia"/>
        </w:rPr>
        <w:t xml:space="preserve">과 </w:t>
      </w:r>
      <w:r w:rsidR="00772A76">
        <w:rPr>
          <w:rFonts w:ascii="맑은 고딕" w:eastAsia="맑은 고딕" w:hAnsi="맑은 고딕"/>
        </w:rPr>
        <w:t>UGT2</w:t>
      </w:r>
      <w:r w:rsidR="00772A76">
        <w:rPr>
          <w:rFonts w:ascii="맑은 고딕" w:eastAsia="맑은 고딕" w:hAnsi="맑은 고딕" w:hint="eastAsia"/>
        </w:rPr>
        <w:t xml:space="preserve">의 </w:t>
      </w:r>
      <w:r w:rsidR="00FC1CC3">
        <w:rPr>
          <w:rFonts w:ascii="맑은 고딕" w:eastAsia="맑은 고딕" w:hAnsi="맑은 고딕"/>
        </w:rPr>
        <w:t>2개의 famil</w:t>
      </w:r>
      <w:r w:rsidR="00FC1CC3">
        <w:rPr>
          <w:rFonts w:ascii="맑은 고딕" w:eastAsia="맑은 고딕" w:hAnsi="맑은 고딕" w:hint="eastAsia"/>
        </w:rPr>
        <w:t>y로 분류</w:t>
      </w:r>
      <w:r w:rsidR="006116F7">
        <w:rPr>
          <w:rFonts w:ascii="맑은 고딕" w:eastAsia="맑은 고딕" w:hAnsi="맑은 고딕" w:hint="eastAsia"/>
        </w:rPr>
        <w:t>된다.</w:t>
      </w:r>
      <w:r w:rsidR="008A35D3">
        <w:rPr>
          <w:rFonts w:ascii="맑은 고딕" w:eastAsia="맑은 고딕" w:hAnsi="맑은 고딕"/>
        </w:rPr>
        <w:t xml:space="preserve"> </w:t>
      </w:r>
      <w:r w:rsidR="008A35D3">
        <w:rPr>
          <w:rFonts w:ascii="맑은 고딕" w:eastAsia="맑은 고딕" w:hAnsi="맑은 고딕" w:hint="eastAsia"/>
        </w:rPr>
        <w:t>기질로는</w:t>
      </w:r>
      <w:r w:rsidR="00FC1CC3">
        <w:rPr>
          <w:rFonts w:ascii="맑은 고딕" w:eastAsia="맑은 고딕" w:hAnsi="맑은 고딕"/>
        </w:rPr>
        <w:t xml:space="preserve"> </w:t>
      </w:r>
      <w:r w:rsidR="00CE1C7F">
        <w:rPr>
          <w:rFonts w:ascii="맑은 고딕" w:eastAsia="맑은 고딕" w:hAnsi="맑은 고딕"/>
        </w:rPr>
        <w:t>bilirubin</w:t>
      </w:r>
      <w:r w:rsidR="00814819">
        <w:rPr>
          <w:rFonts w:ascii="맑은 고딕" w:eastAsia="맑은 고딕" w:hAnsi="맑은 고딕"/>
        </w:rPr>
        <w:t>,</w:t>
      </w:r>
      <w:r w:rsidR="00821D93">
        <w:rPr>
          <w:rFonts w:ascii="맑은 고딕" w:eastAsia="맑은 고딕" w:hAnsi="맑은 고딕" w:hint="eastAsia"/>
        </w:rPr>
        <w:t xml:space="preserve"> </w:t>
      </w:r>
      <w:r w:rsidR="00821D93">
        <w:rPr>
          <w:rFonts w:ascii="맑은 고딕" w:eastAsia="맑은 고딕" w:hAnsi="맑은 고딕"/>
        </w:rPr>
        <w:t>irinotecan</w:t>
      </w:r>
      <w:r w:rsidR="00821D93">
        <w:rPr>
          <w:rFonts w:ascii="맑은 고딕" w:eastAsia="맑은 고딕" w:hAnsi="맑은 고딕" w:hint="eastAsia"/>
        </w:rPr>
        <w:t xml:space="preserve">의 활성대사체인 </w:t>
      </w:r>
      <w:r w:rsidR="00821D93">
        <w:rPr>
          <w:rFonts w:ascii="맑은 고딕" w:eastAsia="맑은 고딕" w:hAnsi="맑은 고딕"/>
        </w:rPr>
        <w:t>SN-38</w:t>
      </w:r>
      <w:r w:rsidR="008A35D3">
        <w:rPr>
          <w:rFonts w:ascii="맑은 고딕" w:eastAsia="맑은 고딕" w:hAnsi="맑은 고딕"/>
        </w:rPr>
        <w:t xml:space="preserve"> (</w:t>
      </w:r>
      <w:r w:rsidR="008A35D3">
        <w:rPr>
          <w:rFonts w:ascii="맑은 고딕" w:eastAsia="맑은 고딕" w:hAnsi="맑은 고딕" w:hint="eastAsia"/>
        </w:rPr>
        <w:t xml:space="preserve">이하 </w:t>
      </w:r>
      <w:r w:rsidR="008A35D3">
        <w:rPr>
          <w:rFonts w:ascii="맑은 고딕" w:eastAsia="맑은 고딕" w:hAnsi="맑은 고딕"/>
        </w:rPr>
        <w:t>UGT1A1)</w:t>
      </w:r>
      <w:r w:rsidR="00821D93">
        <w:rPr>
          <w:rFonts w:ascii="맑은 고딕" w:eastAsia="맑은 고딕" w:hAnsi="맑은 고딕" w:hint="eastAsia"/>
        </w:rPr>
        <w:t>,</w:t>
      </w:r>
      <w:r w:rsidR="008A35D3">
        <w:rPr>
          <w:rFonts w:ascii="맑은 고딕" w:eastAsia="맑은 고딕" w:hAnsi="맑은 고딕"/>
        </w:rPr>
        <w:t xml:space="preserve"> </w:t>
      </w:r>
      <w:r w:rsidR="00814819">
        <w:rPr>
          <w:rFonts w:ascii="맑은 고딕" w:eastAsia="맑은 고딕" w:hAnsi="맑은 고딕"/>
        </w:rPr>
        <w:t xml:space="preserve">morphine, efavirenz (이하 </w:t>
      </w:r>
      <w:r w:rsidR="008A35D3">
        <w:rPr>
          <w:rFonts w:ascii="맑은 고딕" w:eastAsia="맑은 고딕" w:hAnsi="맑은 고딕" w:hint="eastAsia"/>
        </w:rPr>
        <w:t>U</w:t>
      </w:r>
      <w:r w:rsidR="008A35D3">
        <w:rPr>
          <w:rFonts w:ascii="맑은 고딕" w:eastAsia="맑은 고딕" w:hAnsi="맑은 고딕"/>
        </w:rPr>
        <w:t>GT2B7</w:t>
      </w:r>
      <w:r w:rsidR="00814819">
        <w:rPr>
          <w:rFonts w:ascii="맑은 고딕" w:eastAsia="맑은 고딕" w:hAnsi="맑은 고딕"/>
        </w:rPr>
        <w:t xml:space="preserve">) </w:t>
      </w:r>
      <w:r w:rsidR="00814819">
        <w:rPr>
          <w:rFonts w:ascii="맑은 고딕" w:eastAsia="맑은 고딕" w:hAnsi="맑은 고딕" w:hint="eastAsia"/>
        </w:rPr>
        <w:t>등이</w:t>
      </w:r>
      <w:r w:rsidR="00814819">
        <w:rPr>
          <w:rFonts w:ascii="맑은 고딕" w:eastAsia="맑은 고딕" w:hAnsi="맑은 고딕"/>
        </w:rPr>
        <w:t xml:space="preserve"> </w:t>
      </w:r>
      <w:r w:rsidR="00814819">
        <w:rPr>
          <w:rFonts w:ascii="맑은 고딕" w:eastAsia="맑은 고딕" w:hAnsi="맑은 고딕" w:hint="eastAsia"/>
        </w:rPr>
        <w:t>대표적이다.</w:t>
      </w:r>
      <w:r w:rsidR="00814819">
        <w:rPr>
          <w:rFonts w:ascii="맑은 고딕" w:eastAsia="맑은 고딕" w:hAnsi="맑은 고딕"/>
        </w:rPr>
        <w:t xml:space="preserve"> </w:t>
      </w:r>
      <w:proofErr w:type="spellStart"/>
      <w:r w:rsidR="00510D24">
        <w:rPr>
          <w:rFonts w:ascii="맑은 고딕" w:eastAsia="맑은 고딕" w:hAnsi="맑은 고딕" w:hint="eastAsia"/>
        </w:rPr>
        <w:t>글루크론산화된</w:t>
      </w:r>
      <w:proofErr w:type="spellEnd"/>
      <w:r w:rsidR="00510D24">
        <w:rPr>
          <w:rFonts w:ascii="맑은 고딕" w:eastAsia="맑은 고딕" w:hAnsi="맑은 고딕" w:hint="eastAsia"/>
        </w:rPr>
        <w:t xml:space="preserve"> 대사체는 소변 또는 담즙으로 배설되는데,</w:t>
      </w:r>
      <w:r w:rsidR="00510D24">
        <w:rPr>
          <w:rFonts w:ascii="맑은 고딕" w:eastAsia="맑은 고딕" w:hAnsi="맑은 고딕"/>
        </w:rPr>
        <w:t xml:space="preserve"> </w:t>
      </w:r>
      <w:r w:rsidR="00510D24">
        <w:rPr>
          <w:rFonts w:ascii="맑은 고딕" w:eastAsia="맑은 고딕" w:hAnsi="맑은 고딕" w:hint="eastAsia"/>
        </w:rPr>
        <w:t>담즙으로 배설된 대사체는 소장에 존재하는 β</w:t>
      </w:r>
      <w:r w:rsidR="00510D24">
        <w:rPr>
          <w:rFonts w:ascii="맑은 고딕" w:eastAsia="맑은 고딕" w:hAnsi="맑은 고딕"/>
        </w:rPr>
        <w:t>-glucuronidase</w:t>
      </w:r>
      <w:r w:rsidR="00510D24">
        <w:rPr>
          <w:rFonts w:ascii="맑은 고딕" w:eastAsia="맑은 고딕" w:hAnsi="맑은 고딕" w:hint="eastAsia"/>
        </w:rPr>
        <w:t xml:space="preserve">에 의해 포합체가 </w:t>
      </w:r>
      <w:proofErr w:type="spellStart"/>
      <w:r w:rsidR="00510D24">
        <w:rPr>
          <w:rFonts w:ascii="맑은 고딕" w:eastAsia="맑은 고딕" w:hAnsi="맑은 고딕" w:hint="eastAsia"/>
        </w:rPr>
        <w:t>떨어져나가</w:t>
      </w:r>
      <w:proofErr w:type="spellEnd"/>
      <w:r w:rsidR="00510D24">
        <w:rPr>
          <w:rFonts w:ascii="맑은 고딕" w:eastAsia="맑은 고딕" w:hAnsi="맑은 고딕" w:hint="eastAsia"/>
        </w:rPr>
        <w:t xml:space="preserve"> </w:t>
      </w:r>
      <w:proofErr w:type="spellStart"/>
      <w:r w:rsidR="00510D24">
        <w:rPr>
          <w:rFonts w:ascii="맑은 고딕" w:eastAsia="맑은 고딕" w:hAnsi="맑은 고딕" w:hint="eastAsia"/>
        </w:rPr>
        <w:t>모약물</w:t>
      </w:r>
      <w:proofErr w:type="spellEnd"/>
      <w:r w:rsidR="00510D24">
        <w:rPr>
          <w:rFonts w:ascii="맑은 고딕" w:eastAsia="맑은 고딕" w:hAnsi="맑은 고딕" w:hint="eastAsia"/>
        </w:rPr>
        <w:t xml:space="preserve"> 형태로 다시 위장관을 통해 재흡수 될</w:t>
      </w:r>
      <w:r w:rsidR="00866DD4">
        <w:rPr>
          <w:rFonts w:ascii="맑은 고딕" w:eastAsia="맑은 고딕" w:hAnsi="맑은 고딕" w:hint="eastAsia"/>
        </w:rPr>
        <w:t xml:space="preserve"> </w:t>
      </w:r>
      <w:r w:rsidR="00510D24">
        <w:rPr>
          <w:rFonts w:ascii="맑은 고딕" w:eastAsia="맑은 고딕" w:hAnsi="맑은 고딕" w:hint="eastAsia"/>
        </w:rPr>
        <w:t>수 있다</w:t>
      </w:r>
      <w:r w:rsidR="006A4187">
        <w:rPr>
          <w:rFonts w:ascii="맑은 고딕" w:eastAsia="맑은 고딕" w:hAnsi="맑은 고딕" w:hint="eastAsia"/>
        </w:rPr>
        <w:t>.</w:t>
      </w:r>
      <w:r w:rsidR="006A4187">
        <w:rPr>
          <w:rFonts w:ascii="맑은 고딕" w:eastAsia="맑은 고딕" w:hAnsi="맑은 고딕"/>
        </w:rPr>
        <w:t xml:space="preserve"> </w:t>
      </w:r>
    </w:p>
    <w:p w14:paraId="03A40615" w14:textId="3B696539" w:rsidR="002F4BBD" w:rsidRPr="0057346D" w:rsidRDefault="008C03F4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황</w:t>
      </w:r>
      <w:r w:rsidR="002F4BBD">
        <w:rPr>
          <w:rFonts w:ascii="맑은 고딕" w:eastAsia="맑은 고딕" w:hAnsi="맑은 고딕" w:hint="eastAsia"/>
        </w:rPr>
        <w:t>산화(s</w:t>
      </w:r>
      <w:r w:rsidR="002F4BBD">
        <w:rPr>
          <w:rFonts w:ascii="맑은 고딕" w:eastAsia="맑은 고딕" w:hAnsi="맑은 고딕"/>
        </w:rPr>
        <w:t xml:space="preserve">ulfation) </w:t>
      </w:r>
      <w:r w:rsidR="002F4BBD">
        <w:rPr>
          <w:rFonts w:ascii="맑은 고딕" w:eastAsia="맑은 고딕" w:hAnsi="맑은 고딕" w:hint="eastAsia"/>
        </w:rPr>
        <w:t xml:space="preserve">및 </w:t>
      </w:r>
      <w:proofErr w:type="spellStart"/>
      <w:r w:rsidR="002F4BBD">
        <w:rPr>
          <w:rFonts w:ascii="맑은 고딕" w:eastAsia="맑은 고딕" w:hAnsi="맑은 고딕" w:hint="eastAsia"/>
        </w:rPr>
        <w:t>아세틸화</w:t>
      </w:r>
      <w:proofErr w:type="spellEnd"/>
      <w:r w:rsidR="002F4BBD">
        <w:rPr>
          <w:rFonts w:ascii="맑은 고딕" w:eastAsia="맑은 고딕" w:hAnsi="맑은 고딕" w:hint="eastAsia"/>
        </w:rPr>
        <w:t>(a</w:t>
      </w:r>
      <w:r w:rsidR="002F4BBD">
        <w:rPr>
          <w:rFonts w:ascii="맑은 고딕" w:eastAsia="맑은 고딕" w:hAnsi="맑은 고딕"/>
        </w:rPr>
        <w:t>cetylation)</w:t>
      </w:r>
      <w:r w:rsidR="002F4BBD">
        <w:rPr>
          <w:rFonts w:ascii="맑은 고딕" w:eastAsia="맑은 고딕" w:hAnsi="맑은 고딕" w:hint="eastAsia"/>
        </w:rPr>
        <w:t>은 각각</w:t>
      </w:r>
      <w:r w:rsidR="002F4BBD">
        <w:rPr>
          <w:rFonts w:ascii="맑은 고딕" w:eastAsia="맑은 고딕" w:hAnsi="맑은 고딕"/>
        </w:rPr>
        <w:t xml:space="preserve"> SULT</w:t>
      </w:r>
      <w:r w:rsidR="002F4BBD">
        <w:rPr>
          <w:rFonts w:ascii="맑은 고딕" w:eastAsia="맑은 고딕" w:hAnsi="맑은 고딕" w:hint="eastAsia"/>
        </w:rPr>
        <w:t xml:space="preserve">와 </w:t>
      </w:r>
      <w:r w:rsidR="002F4BBD">
        <w:rPr>
          <w:rFonts w:ascii="맑은 고딕" w:eastAsia="맑은 고딕" w:hAnsi="맑은 고딕"/>
        </w:rPr>
        <w:t>NAT</w:t>
      </w:r>
      <w:r w:rsidR="002F4BBD">
        <w:rPr>
          <w:rFonts w:ascii="맑은 고딕" w:eastAsia="맑은 고딕" w:hAnsi="맑은 고딕" w:hint="eastAsia"/>
        </w:rPr>
        <w:t xml:space="preserve">에 의해 </w:t>
      </w:r>
      <w:r w:rsidR="004931DB">
        <w:rPr>
          <w:rFonts w:ascii="맑은 고딕" w:eastAsia="맑은 고딕" w:hAnsi="맑은 고딕" w:hint="eastAsia"/>
        </w:rPr>
        <w:t>일어나며,</w:t>
      </w:r>
      <w:r w:rsidR="004931DB">
        <w:rPr>
          <w:rFonts w:ascii="맑은 고딕" w:eastAsia="맑은 고딕" w:hAnsi="맑은 고딕"/>
        </w:rPr>
        <w:t xml:space="preserve"> </w:t>
      </w:r>
      <w:r w:rsidR="00E514C6">
        <w:rPr>
          <w:rFonts w:ascii="맑은 고딕" w:eastAsia="맑은 고딕" w:hAnsi="맑은 고딕" w:hint="eastAsia"/>
        </w:rPr>
        <w:t>a</w:t>
      </w:r>
      <w:r w:rsidR="00E514C6">
        <w:rPr>
          <w:rFonts w:ascii="맑은 고딕" w:eastAsia="맑은 고딕" w:hAnsi="맑은 고딕"/>
        </w:rPr>
        <w:t>cetaminophen</w:t>
      </w:r>
      <w:r w:rsidR="00E514C6">
        <w:rPr>
          <w:rFonts w:ascii="맑은 고딕" w:eastAsia="맑은 고딕" w:hAnsi="맑은 고딕" w:hint="eastAsia"/>
        </w:rPr>
        <w:t xml:space="preserve">과 </w:t>
      </w:r>
      <w:r w:rsidR="00E514C6">
        <w:rPr>
          <w:rFonts w:ascii="맑은 고딕" w:eastAsia="맑은 고딕" w:hAnsi="맑은 고딕"/>
        </w:rPr>
        <w:t>isoniazid</w:t>
      </w:r>
      <w:r w:rsidR="0057346D">
        <w:rPr>
          <w:rFonts w:ascii="맑은 고딕" w:eastAsia="맑은 고딕" w:hAnsi="맑은 고딕" w:hint="eastAsia"/>
        </w:rPr>
        <w:t xml:space="preserve">가 각각 </w:t>
      </w:r>
      <w:r w:rsidR="0057346D">
        <w:rPr>
          <w:rFonts w:ascii="맑은 고딕" w:eastAsia="맑은 고딕" w:hAnsi="맑은 고딕"/>
        </w:rPr>
        <w:t>SULT</w:t>
      </w:r>
      <w:r w:rsidR="0057346D">
        <w:rPr>
          <w:rFonts w:ascii="맑은 고딕" w:eastAsia="맑은 고딕" w:hAnsi="맑은 고딕" w:hint="eastAsia"/>
        </w:rPr>
        <w:t>와 N</w:t>
      </w:r>
      <w:r w:rsidR="0057346D">
        <w:rPr>
          <w:rFonts w:ascii="맑은 고딕" w:eastAsia="맑은 고딕" w:hAnsi="맑은 고딕"/>
        </w:rPr>
        <w:t>AT</w:t>
      </w:r>
      <w:r w:rsidR="0057346D">
        <w:rPr>
          <w:rFonts w:ascii="맑은 고딕" w:eastAsia="맑은 고딕" w:hAnsi="맑은 고딕" w:hint="eastAsia"/>
        </w:rPr>
        <w:t>의 기질로 알려져 있다.</w:t>
      </w:r>
      <w:del w:id="21" w:author="Bae Soo Hyeon" w:date="2022-08-18T11:02:00Z">
        <w:r w:rsidR="0057346D" w:rsidDel="006F2BA3">
          <w:rPr>
            <w:rFonts w:ascii="맑은 고딕" w:eastAsia="맑은 고딕" w:hAnsi="맑은 고딕"/>
          </w:rPr>
          <w:delText xml:space="preserve"> </w:delText>
        </w:r>
        <w:r w:rsidR="0057346D" w:rsidRPr="005866C2" w:rsidDel="006F2BA3">
          <w:rPr>
            <w:rFonts w:ascii="맑은 고딕" w:eastAsia="맑은 고딕" w:hAnsi="맑은 고딕" w:hint="eastAsia"/>
            <w:highlight w:val="yellow"/>
          </w:rPr>
          <w:delText>특히,</w:delText>
        </w:r>
        <w:r w:rsidR="0057346D" w:rsidRPr="005866C2" w:rsidDel="006F2BA3">
          <w:rPr>
            <w:rFonts w:ascii="맑은 고딕" w:eastAsia="맑은 고딕" w:hAnsi="맑은 고딕"/>
            <w:highlight w:val="yellow"/>
          </w:rPr>
          <w:delText xml:space="preserve"> isoniazid</w:delText>
        </w:r>
        <w:r w:rsidR="0057346D" w:rsidRPr="005866C2" w:rsidDel="006F2BA3">
          <w:rPr>
            <w:rFonts w:ascii="맑은 고딕" w:eastAsia="맑은 고딕" w:hAnsi="맑은 고딕" w:hint="eastAsia"/>
            <w:highlight w:val="yellow"/>
          </w:rPr>
          <w:delText>의 대사 과정에서</w:delText>
        </w:r>
        <w:r w:rsidR="00CF60A2" w:rsidRPr="005866C2" w:rsidDel="006F2BA3">
          <w:rPr>
            <w:rFonts w:ascii="맑은 고딕" w:eastAsia="맑은 고딕" w:hAnsi="맑은 고딕" w:hint="eastAsia"/>
            <w:highlight w:val="yellow"/>
          </w:rPr>
          <w:delText xml:space="preserve"> 대사가 빨리 일어나 </w:delText>
        </w:r>
        <w:r w:rsidR="00CF60A2" w:rsidRPr="005866C2" w:rsidDel="006F2BA3">
          <w:rPr>
            <w:rFonts w:ascii="맑은 고딕" w:eastAsia="맑은 고딕" w:hAnsi="맑은 고딕"/>
            <w:highlight w:val="yellow"/>
          </w:rPr>
          <w:delText>isonidazid</w:delText>
        </w:r>
        <w:r w:rsidR="00CF60A2" w:rsidRPr="005866C2" w:rsidDel="006F2BA3">
          <w:rPr>
            <w:rFonts w:ascii="맑은 고딕" w:eastAsia="맑은 고딕" w:hAnsi="맑은 고딕" w:hint="eastAsia"/>
            <w:highlight w:val="yellow"/>
          </w:rPr>
          <w:delText>의 혈중농도가 빨리 떨어짐,</w:delText>
        </w:r>
        <w:r w:rsidR="00CF60A2" w:rsidRPr="005866C2" w:rsidDel="006F2BA3">
          <w:rPr>
            <w:rFonts w:ascii="맑은 고딕" w:eastAsia="맑은 고딕" w:hAnsi="맑은 고딕"/>
            <w:highlight w:val="yellow"/>
          </w:rPr>
          <w:delText xml:space="preserve"> </w:delText>
        </w:r>
        <w:r w:rsidR="00CF60A2" w:rsidRPr="005866C2" w:rsidDel="006F2BA3">
          <w:rPr>
            <w:rFonts w:ascii="맑은 고딕" w:eastAsia="맑은 고딕" w:hAnsi="맑은 고딕" w:hint="eastAsia"/>
            <w:highlight w:val="yellow"/>
          </w:rPr>
          <w:delText>늦게 떨어져 독성?</w:delText>
        </w:r>
        <w:r w:rsidR="00CF60A2" w:rsidRPr="005866C2" w:rsidDel="006F2BA3">
          <w:rPr>
            <w:rFonts w:ascii="맑은 고딕" w:eastAsia="맑은 고딕" w:hAnsi="맑은 고딕"/>
            <w:highlight w:val="yellow"/>
          </w:rPr>
          <w:delText>?</w:delText>
        </w:r>
        <w:r w:rsidR="0057346D" w:rsidRPr="005866C2" w:rsidDel="006F2BA3">
          <w:rPr>
            <w:rFonts w:ascii="맑은 고딕" w:eastAsia="맑은 고딕" w:hAnsi="맑은 고딕" w:hint="eastAsia"/>
            <w:highlight w:val="yellow"/>
          </w:rPr>
          <w:delText xml:space="preserve"> </w:delText>
        </w:r>
        <w:r w:rsidR="00A765CB" w:rsidRPr="005866C2" w:rsidDel="006F2BA3">
          <w:rPr>
            <w:rFonts w:ascii="맑은 고딕" w:eastAsia="맑은 고딕" w:hAnsi="맑은 고딕"/>
            <w:highlight w:val="yellow"/>
          </w:rPr>
          <w:delText>‘</w:delText>
        </w:r>
        <w:r w:rsidR="00A765CB" w:rsidRPr="005866C2" w:rsidDel="006F2BA3">
          <w:rPr>
            <w:rFonts w:ascii="맑은 고딕" w:eastAsia="맑은 고딕" w:hAnsi="맑은 고딕" w:hint="eastAsia"/>
            <w:highlight w:val="yellow"/>
          </w:rPr>
          <w:delText>f</w:delText>
        </w:r>
        <w:r w:rsidR="00A765CB" w:rsidRPr="005866C2" w:rsidDel="006F2BA3">
          <w:rPr>
            <w:rFonts w:ascii="맑은 고딕" w:eastAsia="맑은 고딕" w:hAnsi="맑은 고딕"/>
            <w:highlight w:val="yellow"/>
          </w:rPr>
          <w:delText>ast acetyla</w:delText>
        </w:r>
        <w:r w:rsidR="00A765CB" w:rsidRPr="005866C2" w:rsidDel="006F2BA3">
          <w:rPr>
            <w:rFonts w:ascii="맑은 고딕" w:eastAsia="맑은 고딕" w:hAnsi="맑은 고딕" w:hint="eastAsia"/>
            <w:highlight w:val="yellow"/>
          </w:rPr>
          <w:delText>t</w:delText>
        </w:r>
        <w:r w:rsidR="00A765CB" w:rsidRPr="005866C2" w:rsidDel="006F2BA3">
          <w:rPr>
            <w:rFonts w:ascii="맑은 고딕" w:eastAsia="맑은 고딕" w:hAnsi="맑은 고딕"/>
            <w:highlight w:val="yellow"/>
          </w:rPr>
          <w:delText>o</w:delText>
        </w:r>
        <w:r w:rsidR="00A765CB" w:rsidRPr="005866C2" w:rsidDel="006F2BA3">
          <w:rPr>
            <w:rFonts w:ascii="맑은 고딕" w:eastAsia="맑은 고딕" w:hAnsi="맑은 고딕" w:hint="eastAsia"/>
            <w:highlight w:val="yellow"/>
          </w:rPr>
          <w:delText>r</w:delText>
        </w:r>
        <w:r w:rsidR="00A765CB" w:rsidRPr="005866C2" w:rsidDel="006F2BA3">
          <w:rPr>
            <w:rFonts w:ascii="맑은 고딕" w:eastAsia="맑은 고딕" w:hAnsi="맑은 고딕"/>
            <w:highlight w:val="yellow"/>
          </w:rPr>
          <w:delText>’</w:delText>
        </w:r>
        <w:r w:rsidR="00A765CB" w:rsidRPr="005866C2" w:rsidDel="006F2BA3">
          <w:rPr>
            <w:rFonts w:ascii="맑은 고딕" w:eastAsia="맑은 고딕" w:hAnsi="맑은 고딕" w:hint="eastAsia"/>
            <w:highlight w:val="yellow"/>
          </w:rPr>
          <w:delText xml:space="preserve">와 </w:delText>
        </w:r>
        <w:r w:rsidR="00A765CB" w:rsidRPr="005866C2" w:rsidDel="006F2BA3">
          <w:rPr>
            <w:rFonts w:ascii="맑은 고딕" w:eastAsia="맑은 고딕" w:hAnsi="맑은 고딕"/>
            <w:highlight w:val="yellow"/>
          </w:rPr>
          <w:delText>‘slow acetylator’</w:delText>
        </w:r>
        <w:r w:rsidR="00A765CB" w:rsidRPr="005866C2" w:rsidDel="006F2BA3">
          <w:rPr>
            <w:rFonts w:ascii="맑은 고딕" w:eastAsia="맑은 고딕" w:hAnsi="맑은 고딕" w:hint="eastAsia"/>
            <w:highlight w:val="yellow"/>
          </w:rPr>
          <w:delText>가 존재하며</w:delText>
        </w:r>
        <w:r w:rsidR="00A765CB" w:rsidDel="006F2BA3">
          <w:rPr>
            <w:rFonts w:ascii="맑은 고딕" w:eastAsia="맑은 고딕" w:hAnsi="맑은 고딕" w:hint="eastAsia"/>
          </w:rPr>
          <w:delText>,</w:delText>
        </w:r>
        <w:r w:rsidR="00A765CB" w:rsidDel="006F2BA3">
          <w:rPr>
            <w:rFonts w:ascii="맑은 고딕" w:eastAsia="맑은 고딕" w:hAnsi="맑은 고딕"/>
          </w:rPr>
          <w:delText xml:space="preserve"> </w:delText>
        </w:r>
        <w:r w:rsidR="00A765CB" w:rsidDel="006F2BA3">
          <w:rPr>
            <w:rFonts w:ascii="맑은 고딕" w:eastAsia="맑은 고딕" w:hAnsi="맑은 고딕" w:hint="eastAsia"/>
          </w:rPr>
          <w:delText>이로 인해 N</w:delText>
        </w:r>
        <w:r w:rsidR="00A765CB" w:rsidDel="006F2BA3">
          <w:rPr>
            <w:rFonts w:ascii="맑은 고딕" w:eastAsia="맑은 고딕" w:hAnsi="맑은 고딕"/>
          </w:rPr>
          <w:delText xml:space="preserve">AT </w:delText>
        </w:r>
        <w:r w:rsidR="00A765CB" w:rsidDel="006F2BA3">
          <w:rPr>
            <w:rFonts w:ascii="맑은 고딕" w:eastAsia="맑은 고딕" w:hAnsi="맑은 고딕" w:hint="eastAsia"/>
          </w:rPr>
          <w:delText xml:space="preserve">동효소에 </w:delText>
        </w:r>
        <w:r w:rsidR="003831DF" w:rsidDel="006F2BA3">
          <w:rPr>
            <w:rFonts w:ascii="맑은 고딕" w:eastAsia="맑은 고딕" w:hAnsi="맑은 고딕" w:hint="eastAsia"/>
          </w:rPr>
          <w:delText>유전적 다형성이 있음을 알게 되었다.</w:delText>
        </w:r>
      </w:del>
    </w:p>
    <w:p w14:paraId="490211EF" w14:textId="1F8D28B0" w:rsidR="002908F4" w:rsidRDefault="002908F4" w:rsidP="002908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각 대사 과정들에 대한 예는 표 </w:t>
      </w:r>
      <w:r>
        <w:rPr>
          <w:rFonts w:ascii="맑은 고딕" w:eastAsia="맑은 고딕" w:hAnsi="맑은 고딕"/>
        </w:rPr>
        <w:t xml:space="preserve">5.3에 </w:t>
      </w:r>
      <w:r>
        <w:rPr>
          <w:rFonts w:ascii="맑은 고딕" w:eastAsia="맑은 고딕" w:hAnsi="맑은 고딕" w:hint="eastAsia"/>
        </w:rPr>
        <w:t>자세히 나와 있다.</w:t>
      </w:r>
    </w:p>
    <w:p w14:paraId="701EB163" w14:textId="76BD073D" w:rsidR="00196F89" w:rsidRDefault="00196F89" w:rsidP="00196F8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표</w:t>
      </w:r>
      <w:r>
        <w:rPr>
          <w:rFonts w:ascii="맑은 고딕" w:eastAsia="맑은 고딕" w:hAnsi="맑은 고딕"/>
        </w:rPr>
        <w:t xml:space="preserve"> 5.3 </w:t>
      </w:r>
      <w:r>
        <w:rPr>
          <w:rFonts w:ascii="맑은 고딕" w:eastAsia="맑은 고딕" w:hAnsi="맑은 고딕" w:hint="eastAsia"/>
        </w:rPr>
        <w:t xml:space="preserve">약물의 대사 과정 </w:t>
      </w:r>
      <w:r>
        <w:rPr>
          <w:rFonts w:ascii="맑은 고딕" w:eastAsia="맑은 고딕" w:hAnsi="맑은 고딕"/>
        </w:rPr>
        <w:t xml:space="preserve">– 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hase II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56"/>
        <w:gridCol w:w="5406"/>
        <w:gridCol w:w="1854"/>
      </w:tblGrid>
      <w:tr w:rsidR="00EC3F66" w14:paraId="1D9F8DBD" w14:textId="77777777" w:rsidTr="00E17615">
        <w:tc>
          <w:tcPr>
            <w:tcW w:w="1756" w:type="dxa"/>
          </w:tcPr>
          <w:p w14:paraId="64882351" w14:textId="77777777" w:rsidR="00196F89" w:rsidRDefault="00196F89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eaction</w:t>
            </w:r>
          </w:p>
        </w:tc>
        <w:tc>
          <w:tcPr>
            <w:tcW w:w="5406" w:type="dxa"/>
          </w:tcPr>
          <w:p w14:paraId="55BFBA1C" w14:textId="77777777" w:rsidR="00196F89" w:rsidRDefault="00196F89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tructural formula</w:t>
            </w:r>
          </w:p>
        </w:tc>
        <w:tc>
          <w:tcPr>
            <w:tcW w:w="1854" w:type="dxa"/>
          </w:tcPr>
          <w:p w14:paraId="37539C4A" w14:textId="77777777" w:rsidR="00196F89" w:rsidRDefault="00196F89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rugs</w:t>
            </w:r>
          </w:p>
        </w:tc>
      </w:tr>
      <w:tr w:rsidR="00E17615" w14:paraId="4C603DB0" w14:textId="77777777" w:rsidTr="00E17615">
        <w:trPr>
          <w:trHeight w:val="1408"/>
        </w:trPr>
        <w:tc>
          <w:tcPr>
            <w:tcW w:w="1756" w:type="dxa"/>
            <w:vMerge w:val="restart"/>
          </w:tcPr>
          <w:p w14:paraId="61982AA9" w14:textId="6A10A5B0" w:rsidR="00E17615" w:rsidRPr="00EC3F66" w:rsidRDefault="00E17615" w:rsidP="00EC3F66">
            <w:pPr>
              <w:rPr>
                <w:rFonts w:ascii="맑은 고딕" w:eastAsia="맑은 고딕" w:hAnsi="맑은 고딕"/>
              </w:rPr>
            </w:pPr>
            <w:r w:rsidRPr="00EC3F66">
              <w:rPr>
                <w:rFonts w:ascii="맑은 고딕" w:eastAsia="맑은 고딕" w:hAnsi="맑은 고딕" w:hint="eastAsia"/>
              </w:rPr>
              <w:t>I.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EC3F66">
              <w:rPr>
                <w:rFonts w:ascii="맑은 고딕" w:eastAsia="맑은 고딕" w:hAnsi="맑은 고딕" w:hint="eastAsia"/>
              </w:rPr>
              <w:t>G</w:t>
            </w:r>
            <w:r w:rsidRPr="00EC3F66">
              <w:rPr>
                <w:rFonts w:ascii="맑은 고딕" w:eastAsia="맑은 고딕" w:hAnsi="맑은 고딕"/>
              </w:rPr>
              <w:t>l</w:t>
            </w:r>
            <w:r>
              <w:rPr>
                <w:rFonts w:ascii="맑은 고딕" w:eastAsia="맑은 고딕" w:hAnsi="맑은 고딕"/>
              </w:rPr>
              <w:t>ucuronidation</w:t>
            </w:r>
          </w:p>
        </w:tc>
        <w:tc>
          <w:tcPr>
            <w:tcW w:w="5406" w:type="dxa"/>
          </w:tcPr>
          <w:p w14:paraId="7011A2FC" w14:textId="541A74B5" w:rsidR="00E17615" w:rsidRDefault="00E17615" w:rsidP="00DF0A6B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33E1872" wp14:editId="203C8D1B">
                  <wp:extent cx="3295650" cy="790575"/>
                  <wp:effectExtent l="0" t="0" r="0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4" w:type="dxa"/>
            <w:vMerge w:val="restart"/>
          </w:tcPr>
          <w:p w14:paraId="1668C528" w14:textId="44AA4D1F" w:rsidR="00E17615" w:rsidRDefault="004756ED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 xml:space="preserve">iazepam, </w:t>
            </w:r>
            <w:r w:rsidR="00B3622B">
              <w:rPr>
                <w:rFonts w:ascii="맑은 고딕" w:eastAsia="맑은 고딕" w:hAnsi="맑은 고딕"/>
              </w:rPr>
              <w:t>digoxin, acetaminophen, SN-38, efavirenz</w:t>
            </w:r>
          </w:p>
        </w:tc>
      </w:tr>
      <w:tr w:rsidR="00E17615" w14:paraId="402A7CE2" w14:textId="77777777" w:rsidTr="00E17615">
        <w:trPr>
          <w:trHeight w:val="2010"/>
        </w:trPr>
        <w:tc>
          <w:tcPr>
            <w:tcW w:w="1756" w:type="dxa"/>
            <w:vMerge/>
          </w:tcPr>
          <w:p w14:paraId="0329E0B3" w14:textId="77777777" w:rsidR="00E17615" w:rsidRPr="00EC3F66" w:rsidRDefault="00E17615" w:rsidP="00EC3F66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5406" w:type="dxa"/>
          </w:tcPr>
          <w:p w14:paraId="789DD2DE" w14:textId="6D5CB34C" w:rsidR="00E17615" w:rsidRDefault="00E17615" w:rsidP="00DF0A6B">
            <w:pPr>
              <w:rPr>
                <w:noProof/>
              </w:rPr>
            </w:pPr>
            <w:r w:rsidRPr="000F3F91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857522A" wp14:editId="3C813557">
                  <wp:extent cx="2689645" cy="1661317"/>
                  <wp:effectExtent l="19050" t="19050" r="15875" b="15240"/>
                  <wp:docPr id="1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04289A-04B2-4801-A19E-B3EA09388B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4004289A-04B2-4801-A19E-B3EA09388B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562" cy="167423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4" w:type="dxa"/>
            <w:vMerge/>
          </w:tcPr>
          <w:p w14:paraId="59AF966B" w14:textId="77777777" w:rsidR="00E17615" w:rsidRDefault="00E17615" w:rsidP="00DF0A6B">
            <w:pPr>
              <w:rPr>
                <w:rFonts w:ascii="맑은 고딕" w:eastAsia="맑은 고딕" w:hAnsi="맑은 고딕"/>
              </w:rPr>
            </w:pPr>
          </w:p>
        </w:tc>
      </w:tr>
      <w:tr w:rsidR="009A620B" w14:paraId="70851621" w14:textId="77777777" w:rsidTr="009A620B">
        <w:trPr>
          <w:trHeight w:val="313"/>
        </w:trPr>
        <w:tc>
          <w:tcPr>
            <w:tcW w:w="1756" w:type="dxa"/>
            <w:vMerge w:val="restart"/>
          </w:tcPr>
          <w:p w14:paraId="232B5E95" w14:textId="7B7256F3" w:rsidR="009A620B" w:rsidRDefault="009A620B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II. Acetylation</w:t>
            </w:r>
          </w:p>
        </w:tc>
        <w:tc>
          <w:tcPr>
            <w:tcW w:w="5406" w:type="dxa"/>
          </w:tcPr>
          <w:p w14:paraId="51D84535" w14:textId="1EE62F80" w:rsidR="009A620B" w:rsidRDefault="009A620B" w:rsidP="00DF0A6B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FB8F80B" wp14:editId="7610C730">
                  <wp:extent cx="2867025" cy="495300"/>
                  <wp:effectExtent l="0" t="0" r="9525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4" w:type="dxa"/>
            <w:vMerge w:val="restart"/>
          </w:tcPr>
          <w:p w14:paraId="70E3DC3D" w14:textId="57F11DD6" w:rsidR="009A620B" w:rsidRDefault="005A7985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soniazid, sulfonamide</w:t>
            </w:r>
          </w:p>
        </w:tc>
      </w:tr>
      <w:tr w:rsidR="009A620B" w14:paraId="71E9AA53" w14:textId="77777777" w:rsidTr="00E17615">
        <w:trPr>
          <w:trHeight w:val="312"/>
        </w:trPr>
        <w:tc>
          <w:tcPr>
            <w:tcW w:w="1756" w:type="dxa"/>
            <w:vMerge/>
          </w:tcPr>
          <w:p w14:paraId="65DFC088" w14:textId="77777777" w:rsidR="009A620B" w:rsidRDefault="009A620B" w:rsidP="00DF0A6B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5406" w:type="dxa"/>
          </w:tcPr>
          <w:p w14:paraId="53EA2042" w14:textId="2719012B" w:rsidR="009A620B" w:rsidRDefault="00404C2B" w:rsidP="00DF0A6B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054E94C2" wp14:editId="07CA50F8">
                  <wp:extent cx="2926543" cy="1044036"/>
                  <wp:effectExtent l="0" t="0" r="7620" b="381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156" cy="104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4" w:type="dxa"/>
            <w:vMerge/>
          </w:tcPr>
          <w:p w14:paraId="57E471AC" w14:textId="77777777" w:rsidR="009A620B" w:rsidRDefault="009A620B" w:rsidP="00DF0A6B">
            <w:pPr>
              <w:rPr>
                <w:rFonts w:ascii="맑은 고딕" w:eastAsia="맑은 고딕" w:hAnsi="맑은 고딕"/>
              </w:rPr>
            </w:pPr>
          </w:p>
        </w:tc>
      </w:tr>
      <w:tr w:rsidR="002F53CE" w14:paraId="655346ED" w14:textId="77777777" w:rsidTr="00E17615">
        <w:tc>
          <w:tcPr>
            <w:tcW w:w="1756" w:type="dxa"/>
          </w:tcPr>
          <w:p w14:paraId="3CAEE780" w14:textId="3C6F1AAB" w:rsidR="00196F89" w:rsidRDefault="00FB532B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II. Sulfation</w:t>
            </w:r>
          </w:p>
        </w:tc>
        <w:tc>
          <w:tcPr>
            <w:tcW w:w="5406" w:type="dxa"/>
          </w:tcPr>
          <w:p w14:paraId="1CF3E88D" w14:textId="6A960BD9" w:rsidR="00196F89" w:rsidRPr="00837BE0" w:rsidRDefault="00837BE0" w:rsidP="00DF0A6B"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517247" wp14:editId="6499DD97">
                  <wp:extent cx="2857500" cy="6000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4" w:type="dxa"/>
          </w:tcPr>
          <w:p w14:paraId="542D34E6" w14:textId="4EFA30E1" w:rsidR="00196F89" w:rsidRDefault="005A7985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ethy</w:t>
            </w:r>
            <w:r w:rsidR="00ED32EE"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dopa</w:t>
            </w:r>
          </w:p>
        </w:tc>
      </w:tr>
      <w:tr w:rsidR="002F53CE" w14:paraId="39E365A6" w14:textId="77777777" w:rsidTr="00E17615">
        <w:tc>
          <w:tcPr>
            <w:tcW w:w="1756" w:type="dxa"/>
          </w:tcPr>
          <w:p w14:paraId="46D4D71A" w14:textId="7C93B7D6" w:rsidR="00196F89" w:rsidRDefault="00FB532B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IV. Glutathione conjugation</w:t>
            </w:r>
          </w:p>
        </w:tc>
        <w:tc>
          <w:tcPr>
            <w:tcW w:w="5406" w:type="dxa"/>
          </w:tcPr>
          <w:p w14:paraId="6E4CD496" w14:textId="4939385E" w:rsidR="00196F89" w:rsidRDefault="00741B1A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4BB6E84" wp14:editId="7984EB10">
                  <wp:extent cx="2483269" cy="1190866"/>
                  <wp:effectExtent l="0" t="0" r="0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729" cy="11968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4" w:type="dxa"/>
          </w:tcPr>
          <w:p w14:paraId="14847E06" w14:textId="111C7384" w:rsidR="00196F89" w:rsidRDefault="00F03E7E" w:rsidP="00DF0A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cetaminophen,</w:t>
            </w:r>
            <w:r w:rsidR="0039618C">
              <w:rPr>
                <w:rFonts w:ascii="맑은 고딕" w:eastAsia="맑은 고딕" w:hAnsi="맑은 고딕"/>
              </w:rPr>
              <w:t xml:space="preserve"> valproic acid, </w:t>
            </w:r>
            <w:r w:rsidR="00E6601D">
              <w:rPr>
                <w:rFonts w:ascii="맑은 고딕" w:eastAsia="맑은 고딕" w:hAnsi="맑은 고딕"/>
              </w:rPr>
              <w:t>busulfan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</w:tr>
    </w:tbl>
    <w:p w14:paraId="23E8EFA9" w14:textId="77777777" w:rsidR="000F2EEF" w:rsidRPr="002908F4" w:rsidRDefault="000F2EEF" w:rsidP="004F1367">
      <w:pPr>
        <w:rPr>
          <w:rFonts w:ascii="맑은 고딕" w:eastAsia="맑은 고딕" w:hAnsi="맑은 고딕"/>
        </w:rPr>
      </w:pPr>
    </w:p>
    <w:p w14:paraId="08BCA442" w14:textId="2C96935A" w:rsidR="0065160E" w:rsidRPr="00D72E1D" w:rsidRDefault="0065160E" w:rsidP="0065160E">
      <w:pPr>
        <w:pStyle w:val="a5"/>
        <w:numPr>
          <w:ilvl w:val="1"/>
          <w:numId w:val="21"/>
        </w:numPr>
        <w:ind w:leftChars="0" w:left="0" w:firstLine="0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 xml:space="preserve">대사 </w:t>
      </w:r>
      <w:r w:rsidR="006C5A5A">
        <w:rPr>
          <w:rFonts w:ascii="맑은 고딕" w:eastAsia="맑은 고딕" w:hAnsi="맑은 고딕" w:hint="eastAsia"/>
          <w:b/>
          <w:bCs/>
        </w:rPr>
        <w:t>특성 평가</w:t>
      </w:r>
    </w:p>
    <w:p w14:paraId="47F61DF7" w14:textId="6B060F4E" w:rsidR="0065160E" w:rsidRDefault="0016604F" w:rsidP="0065160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약물 대사는 주로 간에서 일어나며,</w:t>
      </w:r>
      <w:r w:rsidR="00856CE3">
        <w:rPr>
          <w:rFonts w:ascii="맑은 고딕" w:eastAsia="맑은 고딕" w:hAnsi="맑은 고딕"/>
        </w:rPr>
        <w:t xml:space="preserve"> </w:t>
      </w:r>
      <w:r w:rsidR="00856CE3">
        <w:rPr>
          <w:rFonts w:ascii="맑은 고딕" w:eastAsia="맑은 고딕" w:hAnsi="맑은 고딕" w:hint="eastAsia"/>
        </w:rPr>
        <w:t>다양한</w:t>
      </w:r>
      <w:r>
        <w:rPr>
          <w:rFonts w:ascii="맑은 고딕" w:eastAsia="맑은 고딕" w:hAnsi="맑은 고딕"/>
        </w:rPr>
        <w:t xml:space="preserve"> </w:t>
      </w:r>
      <w:r w:rsidRPr="0016604F">
        <w:rPr>
          <w:rFonts w:ascii="맑은 고딕" w:eastAsia="맑은 고딕" w:hAnsi="맑은 고딕"/>
          <w:i/>
          <w:iCs/>
        </w:rPr>
        <w:t>in vitro</w:t>
      </w:r>
      <w:r w:rsidR="00856CE3">
        <w:rPr>
          <w:rFonts w:ascii="맑은 고딕" w:eastAsia="맑은 고딕" w:hAnsi="맑은 고딕"/>
          <w:i/>
          <w:iCs/>
        </w:rPr>
        <w:t xml:space="preserve"> </w:t>
      </w:r>
      <w:r w:rsidR="00856CE3" w:rsidRPr="00856CE3">
        <w:rPr>
          <w:rFonts w:ascii="맑은 고딕" w:eastAsia="맑은 고딕" w:hAnsi="맑은 고딕" w:hint="eastAsia"/>
        </w:rPr>
        <w:t xml:space="preserve">실험을 </w:t>
      </w:r>
      <w:r>
        <w:rPr>
          <w:rFonts w:ascii="맑은 고딕" w:eastAsia="맑은 고딕" w:hAnsi="맑은 고딕" w:hint="eastAsia"/>
        </w:rPr>
        <w:t>통해 약물이 어떤 대사효소를 통해 얼마나 대사되는지 확인할 수 있다.</w:t>
      </w:r>
      <w:r>
        <w:rPr>
          <w:rFonts w:ascii="맑은 고딕" w:eastAsia="맑은 고딕" w:hAnsi="맑은 고딕"/>
        </w:rPr>
        <w:t xml:space="preserve"> </w:t>
      </w:r>
      <w:r w:rsidR="003D4790">
        <w:rPr>
          <w:rFonts w:ascii="맑은 고딕" w:eastAsia="맑은 고딕" w:hAnsi="맑은 고딕" w:hint="eastAsia"/>
        </w:rPr>
        <w:t xml:space="preserve">이 </w:t>
      </w:r>
      <w:r w:rsidR="00BA7789">
        <w:rPr>
          <w:rFonts w:ascii="맑은 고딕" w:eastAsia="맑은 고딕" w:hAnsi="맑은 고딕" w:hint="eastAsia"/>
        </w:rPr>
        <w:t>단원</w:t>
      </w:r>
      <w:r w:rsidR="003D4790">
        <w:rPr>
          <w:rFonts w:ascii="맑은 고딕" w:eastAsia="맑은 고딕" w:hAnsi="맑은 고딕" w:hint="eastAsia"/>
        </w:rPr>
        <w:t xml:space="preserve">에서는 </w:t>
      </w:r>
      <w:r w:rsidR="003D4790" w:rsidRPr="003D4790">
        <w:rPr>
          <w:rFonts w:ascii="맑은 고딕" w:eastAsia="맑은 고딕" w:hAnsi="맑은 고딕"/>
          <w:i/>
          <w:iCs/>
        </w:rPr>
        <w:t>in vitro</w:t>
      </w:r>
      <w:r w:rsidR="003D4790" w:rsidRPr="001A3AC6">
        <w:rPr>
          <w:rFonts w:ascii="맑은 고딕" w:eastAsia="맑은 고딕" w:hAnsi="맑은 고딕"/>
        </w:rPr>
        <w:t xml:space="preserve"> </w:t>
      </w:r>
      <w:r w:rsidR="003D4790" w:rsidRPr="001A3AC6">
        <w:rPr>
          <w:rFonts w:ascii="맑은 고딕" w:eastAsia="맑은 고딕" w:hAnsi="맑은 고딕" w:hint="eastAsia"/>
        </w:rPr>
        <w:t>실험에 사용되는 다양한 시험계의 종류와 그 특성</w:t>
      </w:r>
      <w:r w:rsidR="003D4790">
        <w:rPr>
          <w:rFonts w:ascii="맑은 고딕" w:eastAsia="맑은 고딕" w:hAnsi="맑은 고딕" w:hint="eastAsia"/>
        </w:rPr>
        <w:t>,</w:t>
      </w:r>
      <w:r w:rsidR="003D4790">
        <w:rPr>
          <w:rFonts w:ascii="맑은 고딕" w:eastAsia="맑은 고딕" w:hAnsi="맑은 고딕"/>
        </w:rPr>
        <w:t xml:space="preserve"> </w:t>
      </w:r>
      <w:r w:rsidR="00BA7789">
        <w:rPr>
          <w:rFonts w:ascii="맑은 고딕" w:eastAsia="맑은 고딕" w:hAnsi="맑은 고딕" w:hint="eastAsia"/>
        </w:rPr>
        <w:t>대사 특성을 평가하는 시험법,</w:t>
      </w:r>
      <w:r w:rsidR="00BA7789">
        <w:rPr>
          <w:rFonts w:ascii="맑은 고딕" w:eastAsia="맑은 고딕" w:hAnsi="맑은 고딕"/>
        </w:rPr>
        <w:t xml:space="preserve"> </w:t>
      </w:r>
      <w:r w:rsidR="00BA7789">
        <w:rPr>
          <w:rFonts w:ascii="맑은 고딕" w:eastAsia="맑은 고딕" w:hAnsi="맑은 고딕" w:hint="eastAsia"/>
        </w:rPr>
        <w:t>시험에서 얻을 수 있는 파라미터와 각 파라미터가 의미하는 바</w:t>
      </w:r>
      <w:r w:rsidR="003D4790" w:rsidRPr="001A3AC6">
        <w:rPr>
          <w:rFonts w:ascii="맑은 고딕" w:eastAsia="맑은 고딕" w:hAnsi="맑은 고딕" w:hint="eastAsia"/>
        </w:rPr>
        <w:t xml:space="preserve">에 대하여 </w:t>
      </w:r>
      <w:r w:rsidR="00BA7789">
        <w:rPr>
          <w:rFonts w:ascii="맑은 고딕" w:eastAsia="맑은 고딕" w:hAnsi="맑은 고딕" w:hint="eastAsia"/>
        </w:rPr>
        <w:t xml:space="preserve">순차적으로 </w:t>
      </w:r>
      <w:r w:rsidR="003D4790" w:rsidRPr="001A3AC6">
        <w:rPr>
          <w:rFonts w:ascii="맑은 고딕" w:eastAsia="맑은 고딕" w:hAnsi="맑은 고딕" w:hint="eastAsia"/>
        </w:rPr>
        <w:t>알아보자</w:t>
      </w:r>
      <w:r w:rsidR="00BA7789">
        <w:rPr>
          <w:rFonts w:ascii="맑은 고딕" w:eastAsia="맑은 고딕" w:hAnsi="맑은 고딕" w:hint="eastAsia"/>
        </w:rPr>
        <w:t>.</w:t>
      </w:r>
    </w:p>
    <w:p w14:paraId="67B39B93" w14:textId="3D88401E" w:rsidR="001A3AC6" w:rsidRPr="00676CA9" w:rsidRDefault="001A3AC6" w:rsidP="001A3AC6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I</w:t>
      </w:r>
      <w:r>
        <w:rPr>
          <w:rFonts w:ascii="맑은 고딕" w:eastAsia="맑은 고딕" w:hAnsi="맑은 고딕" w:hint="eastAsia"/>
        </w:rPr>
        <w:t xml:space="preserve">n </w:t>
      </w:r>
      <w:r>
        <w:rPr>
          <w:rFonts w:ascii="맑은 고딕" w:eastAsia="맑은 고딕" w:hAnsi="맑은 고딕"/>
        </w:rPr>
        <w:t>vitro system</w:t>
      </w:r>
      <w:r w:rsidR="00676CA9">
        <w:rPr>
          <w:rFonts w:ascii="맑은 고딕" w:eastAsia="맑은 고딕" w:hAnsi="맑은 고딕"/>
        </w:rPr>
        <w:t>s</w:t>
      </w:r>
    </w:p>
    <w:p w14:paraId="44D9D5D8" w14:textId="7182D414" w:rsidR="002840B9" w:rsidRDefault="00676CA9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약물의 대사를 확인하는 시험계는 </w:t>
      </w:r>
      <w:proofErr w:type="spellStart"/>
      <w:r w:rsidR="004F7E93">
        <w:rPr>
          <w:rFonts w:ascii="맑은 고딕" w:eastAsia="맑은 고딕" w:hAnsi="맑은 고딕" w:hint="eastAsia"/>
        </w:rPr>
        <w:t>세포</w:t>
      </w:r>
      <w:r w:rsidR="006C2B36">
        <w:rPr>
          <w:rFonts w:ascii="맑은 고딕" w:eastAsia="맑은 고딕" w:hAnsi="맑은 고딕" w:hint="eastAsia"/>
        </w:rPr>
        <w:t>계</w:t>
      </w:r>
      <w:proofErr w:type="spellEnd"/>
      <w:r w:rsidR="004F7E93">
        <w:rPr>
          <w:rFonts w:ascii="맑은 고딕" w:eastAsia="맑은 고딕" w:hAnsi="맑은 고딕" w:hint="eastAsia"/>
        </w:rPr>
        <w:t>(</w:t>
      </w:r>
      <w:r w:rsidR="00970038">
        <w:rPr>
          <w:rFonts w:ascii="맑은 고딕" w:eastAsia="맑은 고딕" w:hAnsi="맑은 고딕" w:hint="eastAsia"/>
        </w:rPr>
        <w:t>i</w:t>
      </w:r>
      <w:r w:rsidR="00970038">
        <w:rPr>
          <w:rFonts w:ascii="맑은 고딕" w:eastAsia="맑은 고딕" w:hAnsi="맑은 고딕"/>
        </w:rPr>
        <w:t>ntact cell system</w:t>
      </w:r>
      <w:r w:rsidR="004F7E93">
        <w:rPr>
          <w:rFonts w:ascii="맑은 고딕" w:eastAsia="맑은 고딕" w:hAnsi="맑은 고딕"/>
        </w:rPr>
        <w:t>)</w:t>
      </w:r>
      <w:r w:rsidR="00970038">
        <w:rPr>
          <w:rFonts w:ascii="맑은 고딕" w:eastAsia="맑은 고딕" w:hAnsi="맑은 고딕"/>
        </w:rPr>
        <w:t xml:space="preserve">, </w:t>
      </w:r>
      <w:proofErr w:type="spellStart"/>
      <w:r w:rsidR="001250EB">
        <w:rPr>
          <w:rFonts w:ascii="맑은 고딕" w:eastAsia="맑은 고딕" w:hAnsi="맑은 고딕" w:hint="eastAsia"/>
        </w:rPr>
        <w:t>준</w:t>
      </w:r>
      <w:r w:rsidR="004A284A">
        <w:rPr>
          <w:rFonts w:ascii="맑은 고딕" w:eastAsia="맑은 고딕" w:hAnsi="맑은 고딕" w:hint="eastAsia"/>
        </w:rPr>
        <w:t>세포분획</w:t>
      </w:r>
      <w:proofErr w:type="spellEnd"/>
      <w:r w:rsidR="001250EB">
        <w:rPr>
          <w:rFonts w:ascii="맑은 고딕" w:eastAsia="맑은 고딕" w:hAnsi="맑은 고딕"/>
        </w:rPr>
        <w:t>(su</w:t>
      </w:r>
      <w:r w:rsidR="00970038">
        <w:rPr>
          <w:rFonts w:ascii="맑은 고딕" w:eastAsia="맑은 고딕" w:hAnsi="맑은 고딕"/>
        </w:rPr>
        <w:t>bcellular fractions</w:t>
      </w:r>
      <w:r w:rsidR="001250EB">
        <w:rPr>
          <w:rFonts w:ascii="맑은 고딕" w:eastAsia="맑은 고딕" w:hAnsi="맑은 고딕"/>
        </w:rPr>
        <w:t>)</w:t>
      </w:r>
      <w:r w:rsidR="00970038">
        <w:rPr>
          <w:rFonts w:ascii="맑은 고딕" w:eastAsia="맑은 고딕" w:hAnsi="맑은 고딕"/>
        </w:rPr>
        <w:t xml:space="preserve">, </w:t>
      </w:r>
      <w:r w:rsidR="0069568A">
        <w:rPr>
          <w:rFonts w:ascii="맑은 고딕" w:eastAsia="맑은 고딕" w:hAnsi="맑은 고딕" w:hint="eastAsia"/>
        </w:rPr>
        <w:t>재조합 효소(</w:t>
      </w:r>
      <w:r w:rsidR="00970038">
        <w:rPr>
          <w:rFonts w:ascii="맑은 고딕" w:eastAsia="맑은 고딕" w:hAnsi="맑은 고딕"/>
        </w:rPr>
        <w:t>recombinant enzyme</w:t>
      </w:r>
      <w:r w:rsidR="0069568A">
        <w:rPr>
          <w:rFonts w:ascii="맑은 고딕" w:eastAsia="맑은 고딕" w:hAnsi="맑은 고딕"/>
        </w:rPr>
        <w:t>)</w:t>
      </w:r>
      <w:r w:rsidR="001F27BF">
        <w:rPr>
          <w:rFonts w:ascii="맑은 고딕" w:eastAsia="맑은 고딕" w:hAnsi="맑은 고딕"/>
        </w:rPr>
        <w:t xml:space="preserve"> </w:t>
      </w:r>
      <w:r w:rsidR="001F27BF">
        <w:rPr>
          <w:rFonts w:ascii="맑은 고딕" w:eastAsia="맑은 고딕" w:hAnsi="맑은 고딕" w:hint="eastAsia"/>
        </w:rPr>
        <w:t>등</w:t>
      </w:r>
      <w:r w:rsidR="00970038">
        <w:rPr>
          <w:rFonts w:ascii="맑은 고딕" w:eastAsia="맑은 고딕" w:hAnsi="맑은 고딕" w:hint="eastAsia"/>
        </w:rPr>
        <w:t>으로 나눌 수 있다.</w:t>
      </w:r>
      <w:r w:rsidR="0069568A">
        <w:rPr>
          <w:rFonts w:ascii="맑은 고딕" w:eastAsia="맑은 고딕" w:hAnsi="맑은 고딕"/>
        </w:rPr>
        <w:t xml:space="preserve"> </w:t>
      </w:r>
    </w:p>
    <w:p w14:paraId="49C4C62A" w14:textId="1295275A" w:rsidR="00B43341" w:rsidRPr="00B43341" w:rsidRDefault="00B43341" w:rsidP="00B43341">
      <w:pPr>
        <w:pStyle w:val="a5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Intact cell systems</w:t>
      </w:r>
    </w:p>
    <w:p w14:paraId="45179C81" w14:textId="4C39263C" w:rsidR="009D36EE" w:rsidRDefault="005866C2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대사를 확인하는 </w:t>
      </w:r>
      <w:r w:rsidR="00955533">
        <w:rPr>
          <w:rFonts w:ascii="맑은 고딕" w:eastAsia="맑은 고딕" w:hAnsi="맑은 고딕" w:hint="eastAsia"/>
        </w:rPr>
        <w:t>세포계</w:t>
      </w:r>
      <w:del w:id="22" w:author="Bae Soo Hyeon" w:date="2022-08-18T11:03:00Z">
        <w:r w:rsidR="00955533" w:rsidDel="008B7128">
          <w:rPr>
            <w:rFonts w:ascii="맑은 고딕" w:eastAsia="맑은 고딕" w:hAnsi="맑은 고딕"/>
          </w:rPr>
          <w:delText>(intact cell system)</w:delText>
        </w:r>
        <w:r w:rsidR="00955533" w:rsidDel="008B7128">
          <w:rPr>
            <w:rFonts w:ascii="맑은 고딕" w:eastAsia="맑은 고딕" w:hAnsi="맑은 고딕" w:hint="eastAsia"/>
          </w:rPr>
          <w:delText>은</w:delText>
        </w:r>
      </w:del>
      <w:ins w:id="23" w:author="Bae Soo Hyeon" w:date="2022-08-18T11:03:00Z">
        <w:r w:rsidR="008B7128">
          <w:rPr>
            <w:rFonts w:ascii="맑은 고딕" w:eastAsia="맑은 고딕" w:hAnsi="맑은 고딕" w:hint="eastAsia"/>
          </w:rPr>
          <w:t>는</w:t>
        </w:r>
      </w:ins>
      <w:r w:rsidR="0095553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주로 </w:t>
      </w:r>
      <w:r w:rsidR="00955533">
        <w:rPr>
          <w:rFonts w:ascii="맑은 고딕" w:eastAsia="맑은 고딕" w:hAnsi="맑은 고딕" w:hint="eastAsia"/>
        </w:rPr>
        <w:t>간세포</w:t>
      </w:r>
      <w:r w:rsidR="00BB0283">
        <w:rPr>
          <w:rFonts w:ascii="맑은 고딕" w:eastAsia="맑은 고딕" w:hAnsi="맑은 고딕" w:hint="eastAsia"/>
        </w:rPr>
        <w:t>(</w:t>
      </w:r>
      <w:ins w:id="24" w:author="Bae Soo Hyeon" w:date="2022-08-18T11:05:00Z">
        <w:r w:rsidR="001E59B5">
          <w:rPr>
            <w:rFonts w:ascii="맑은 고딕" w:eastAsia="맑은 고딕" w:hAnsi="맑은 고딕"/>
          </w:rPr>
          <w:t>(</w:t>
        </w:r>
        <w:r w:rsidR="001E59B5">
          <w:rPr>
            <w:rFonts w:ascii="맑은 고딕" w:eastAsia="맑은 고딕" w:hAnsi="맑은 고딕" w:hint="eastAsia"/>
          </w:rPr>
          <w:t>c</w:t>
        </w:r>
        <w:r w:rsidR="001E59B5">
          <w:rPr>
            <w:rFonts w:ascii="맑은 고딕" w:eastAsia="맑은 고딕" w:hAnsi="맑은 고딕"/>
          </w:rPr>
          <w:t xml:space="preserve">ryopreserved) </w:t>
        </w:r>
      </w:ins>
      <w:r w:rsidR="00BB0283">
        <w:rPr>
          <w:rFonts w:ascii="맑은 고딕" w:eastAsia="맑은 고딕" w:hAnsi="맑은 고딕"/>
        </w:rPr>
        <w:t>primary hepatocytes)</w:t>
      </w:r>
      <w:r w:rsidR="00BB0283">
        <w:rPr>
          <w:rFonts w:ascii="맑은 고딕" w:eastAsia="맑은 고딕" w:hAnsi="맑은 고딕" w:hint="eastAsia"/>
        </w:rPr>
        <w:t>를 일컫는다.</w:t>
      </w:r>
      <w:r w:rsidR="00BB0283">
        <w:rPr>
          <w:rFonts w:ascii="맑은 고딕" w:eastAsia="맑은 고딕" w:hAnsi="맑은 고딕"/>
        </w:rPr>
        <w:t xml:space="preserve"> </w:t>
      </w:r>
      <w:r w:rsidR="00B66936">
        <w:rPr>
          <w:rFonts w:ascii="맑은 고딕" w:eastAsia="맑은 고딕" w:hAnsi="맑은 고딕" w:hint="eastAsia"/>
        </w:rPr>
        <w:t xml:space="preserve">간세포 자체는 </w:t>
      </w:r>
      <w:proofErr w:type="spellStart"/>
      <w:r w:rsidR="00B66936">
        <w:rPr>
          <w:rFonts w:ascii="맑은 고딕" w:eastAsia="맑은 고딕" w:hAnsi="맑은 고딕" w:hint="eastAsia"/>
        </w:rPr>
        <w:t>계대</w:t>
      </w:r>
      <w:proofErr w:type="spellEnd"/>
      <w:ins w:id="25" w:author="Bae Soo Hyeon" w:date="2022-08-18T11:03:00Z">
        <w:r w:rsidR="008B7128">
          <w:rPr>
            <w:rFonts w:ascii="맑은 고딕" w:eastAsia="맑은 고딕" w:hAnsi="맑은 고딕" w:hint="eastAsia"/>
          </w:rPr>
          <w:t xml:space="preserve"> </w:t>
        </w:r>
      </w:ins>
      <w:r w:rsidR="00B66936">
        <w:rPr>
          <w:rFonts w:ascii="맑은 고딕" w:eastAsia="맑은 고딕" w:hAnsi="맑은 고딕" w:hint="eastAsia"/>
        </w:rPr>
        <w:t xml:space="preserve">배양이 불가능하여 </w:t>
      </w:r>
      <w:r w:rsidR="009D36EE">
        <w:rPr>
          <w:rFonts w:ascii="맑은 고딕" w:eastAsia="맑은 고딕" w:hAnsi="맑은 고딕" w:hint="eastAsia"/>
        </w:rPr>
        <w:t xml:space="preserve">시험 </w:t>
      </w:r>
      <w:r w:rsidR="00B66936">
        <w:rPr>
          <w:rFonts w:ascii="맑은 고딕" w:eastAsia="맑은 고딕" w:hAnsi="맑은 고딕" w:hint="eastAsia"/>
        </w:rPr>
        <w:t>비용이 비싸며,</w:t>
      </w:r>
      <w:r w:rsidR="00B66936">
        <w:rPr>
          <w:rFonts w:ascii="맑은 고딕" w:eastAsia="맑은 고딕" w:hAnsi="맑은 고딕"/>
        </w:rPr>
        <w:t xml:space="preserve"> </w:t>
      </w:r>
      <w:r w:rsidR="000F4857">
        <w:rPr>
          <w:rFonts w:ascii="맑은 고딕" w:eastAsia="맑은 고딕" w:hAnsi="맑은 고딕" w:hint="eastAsia"/>
        </w:rPr>
        <w:t>사람마다 발현되어 있는 대사효소 및 수송체의 양(</w:t>
      </w:r>
      <w:r w:rsidR="000F4857">
        <w:rPr>
          <w:rFonts w:ascii="맑은 고딕" w:eastAsia="맑은 고딕" w:hAnsi="맑은 고딕"/>
        </w:rPr>
        <w:t>abundance)</w:t>
      </w:r>
      <w:r w:rsidR="000F4857">
        <w:rPr>
          <w:rFonts w:ascii="맑은 고딕" w:eastAsia="맑은 고딕" w:hAnsi="맑은 고딕" w:hint="eastAsia"/>
        </w:rPr>
        <w:t>이나 활성(</w:t>
      </w:r>
      <w:r w:rsidR="000F4857">
        <w:rPr>
          <w:rFonts w:ascii="맑은 고딕" w:eastAsia="맑은 고딕" w:hAnsi="맑은 고딕"/>
        </w:rPr>
        <w:t>activity)</w:t>
      </w:r>
      <w:r w:rsidR="006F2F92">
        <w:rPr>
          <w:rFonts w:ascii="맑은 고딕" w:eastAsia="맑은 고딕" w:hAnsi="맑은 고딕" w:hint="eastAsia"/>
        </w:rPr>
        <w:t>이</w:t>
      </w:r>
      <w:r w:rsidR="000F4857">
        <w:rPr>
          <w:rFonts w:ascii="맑은 고딕" w:eastAsia="맑은 고딕" w:hAnsi="맑은 고딕" w:hint="eastAsia"/>
        </w:rPr>
        <w:t xml:space="preserve"> 상이하기 때문에,</w:t>
      </w:r>
      <w:r w:rsidR="000F4857">
        <w:rPr>
          <w:rFonts w:ascii="맑은 고딕" w:eastAsia="맑은 고딕" w:hAnsi="맑은 고딕"/>
        </w:rPr>
        <w:t xml:space="preserve"> </w:t>
      </w:r>
      <w:r w:rsidR="000F4857">
        <w:rPr>
          <w:rFonts w:ascii="맑은 고딕" w:eastAsia="맑은 고딕" w:hAnsi="맑은 고딕" w:hint="eastAsia"/>
        </w:rPr>
        <w:t xml:space="preserve">지속적으로 동일한 </w:t>
      </w:r>
      <w:ins w:id="26" w:author="Bae Soo Hyeon" w:date="2022-08-18T11:04:00Z">
        <w:r w:rsidR="00950948">
          <w:rPr>
            <w:rFonts w:ascii="맑은 고딕" w:eastAsia="맑은 고딕" w:hAnsi="맑은 고딕" w:hint="eastAsia"/>
          </w:rPr>
          <w:t>공여자(</w:t>
        </w:r>
      </w:ins>
      <w:r w:rsidR="00E52AD2">
        <w:rPr>
          <w:rFonts w:ascii="맑은 고딕" w:eastAsia="맑은 고딕" w:hAnsi="맑은 고딕" w:hint="eastAsia"/>
        </w:rPr>
        <w:t>d</w:t>
      </w:r>
      <w:r w:rsidR="00E52AD2">
        <w:rPr>
          <w:rFonts w:ascii="맑은 고딕" w:eastAsia="맑은 고딕" w:hAnsi="맑은 고딕"/>
        </w:rPr>
        <w:t>onor</w:t>
      </w:r>
      <w:ins w:id="27" w:author="Bae Soo Hyeon" w:date="2022-08-18T11:04:00Z">
        <w:r w:rsidR="00950948">
          <w:rPr>
            <w:rFonts w:ascii="맑은 고딕" w:eastAsia="맑은 고딕" w:hAnsi="맑은 고딕"/>
          </w:rPr>
          <w:t>)</w:t>
        </w:r>
      </w:ins>
      <w:r w:rsidR="00E52AD2">
        <w:rPr>
          <w:rFonts w:ascii="맑은 고딕" w:eastAsia="맑은 고딕" w:hAnsi="맑은 고딕" w:hint="eastAsia"/>
        </w:rPr>
        <w:t>의 간세포를 안정적으로 얻을 수 없는 제한점이 있다.</w:t>
      </w:r>
      <w:r w:rsidR="00E52AD2">
        <w:rPr>
          <w:rFonts w:ascii="맑은 고딕" w:eastAsia="맑은 고딕" w:hAnsi="맑은 고딕"/>
        </w:rPr>
        <w:t xml:space="preserve"> </w:t>
      </w:r>
      <w:r w:rsidR="00E52AD2">
        <w:rPr>
          <w:rFonts w:ascii="맑은 고딕" w:eastAsia="맑은 고딕" w:hAnsi="맑은 고딕" w:hint="eastAsia"/>
        </w:rPr>
        <w:t xml:space="preserve">이러한 이유로 </w:t>
      </w:r>
      <w:r w:rsidR="008575A4">
        <w:rPr>
          <w:rFonts w:ascii="맑은 고딕" w:eastAsia="맑은 고딕" w:hAnsi="맑은 고딕" w:hint="eastAsia"/>
        </w:rPr>
        <w:t>간세포 외의 다양한</w:t>
      </w:r>
      <w:ins w:id="28" w:author="Bae Soo Hyeon" w:date="2022-08-18T11:04:00Z">
        <w:r w:rsidR="00360718">
          <w:rPr>
            <w:rFonts w:ascii="맑은 고딕" w:eastAsia="맑은 고딕" w:hAnsi="맑은 고딕" w:hint="eastAsia"/>
          </w:rPr>
          <w:t xml:space="preserve"> 세포주를 활용하는</w:t>
        </w:r>
      </w:ins>
      <w:r w:rsidR="008575A4">
        <w:rPr>
          <w:rFonts w:ascii="맑은 고딕" w:eastAsia="맑은 고딕" w:hAnsi="맑은 고딕" w:hint="eastAsia"/>
        </w:rPr>
        <w:t xml:space="preserve"> 대체 실험법</w:t>
      </w:r>
      <w:del w:id="29" w:author="Bae Soo Hyeon" w:date="2022-08-18T11:05:00Z">
        <w:r w:rsidR="008575A4" w:rsidDel="001E59B5">
          <w:rPr>
            <w:rFonts w:ascii="맑은 고딕" w:eastAsia="맑은 고딕" w:hAnsi="맑은 고딕" w:hint="eastAsia"/>
          </w:rPr>
          <w:delText>을</w:delText>
        </w:r>
      </w:del>
      <w:ins w:id="30" w:author="Bae Soo Hyeon" w:date="2022-08-18T11:05:00Z">
        <w:r w:rsidR="001E59B5">
          <w:rPr>
            <w:rFonts w:ascii="맑은 고딕" w:eastAsia="맑은 고딕" w:hAnsi="맑은 고딕" w:hint="eastAsia"/>
          </w:rPr>
          <w:t>이</w:t>
        </w:r>
      </w:ins>
      <w:r w:rsidR="008575A4">
        <w:rPr>
          <w:rFonts w:ascii="맑은 고딕" w:eastAsia="맑은 고딕" w:hAnsi="맑은 고딕" w:hint="eastAsia"/>
        </w:rPr>
        <w:t xml:space="preserve"> 제안</w:t>
      </w:r>
      <w:ins w:id="31" w:author="Bae Soo Hyeon" w:date="2022-08-18T11:05:00Z">
        <w:r w:rsidR="001E59B5">
          <w:rPr>
            <w:rFonts w:ascii="맑은 고딕" w:eastAsia="맑은 고딕" w:hAnsi="맑은 고딕" w:hint="eastAsia"/>
          </w:rPr>
          <w:t>되고</w:t>
        </w:r>
      </w:ins>
      <w:del w:id="32" w:author="Bae Soo Hyeon" w:date="2022-08-18T11:05:00Z">
        <w:r w:rsidR="008575A4" w:rsidDel="001E59B5">
          <w:rPr>
            <w:rFonts w:ascii="맑은 고딕" w:eastAsia="맑은 고딕" w:hAnsi="맑은 고딕" w:hint="eastAsia"/>
          </w:rPr>
          <w:delText>하고</w:delText>
        </w:r>
      </w:del>
      <w:r w:rsidR="008575A4">
        <w:rPr>
          <w:rFonts w:ascii="맑은 고딕" w:eastAsia="맑은 고딕" w:hAnsi="맑은 고딕" w:hint="eastAsia"/>
        </w:rPr>
        <w:t xml:space="preserve"> 있으며,</w:t>
      </w:r>
      <w:r w:rsidR="008575A4">
        <w:rPr>
          <w:rFonts w:ascii="맑은 고딕" w:eastAsia="맑은 고딕" w:hAnsi="맑은 고딕"/>
        </w:rPr>
        <w:t xml:space="preserve"> </w:t>
      </w:r>
      <w:r w:rsidR="00C50D91">
        <w:rPr>
          <w:rFonts w:ascii="맑은 고딕" w:eastAsia="맑은 고딕" w:hAnsi="맑은 고딕" w:hint="eastAsia"/>
        </w:rPr>
        <w:t>효능</w:t>
      </w:r>
      <w:r w:rsidR="00DE0166">
        <w:rPr>
          <w:rFonts w:ascii="맑은 고딕" w:eastAsia="맑은 고딕" w:hAnsi="맑은 고딕"/>
        </w:rPr>
        <w:t xml:space="preserve"> </w:t>
      </w:r>
      <w:r w:rsidR="00DE0166">
        <w:rPr>
          <w:rFonts w:ascii="맑은 고딕" w:eastAsia="맑은 고딕" w:hAnsi="맑은 고딕" w:hint="eastAsia"/>
        </w:rPr>
        <w:t>평가</w:t>
      </w:r>
      <w:r w:rsidR="005C4CE3">
        <w:rPr>
          <w:rFonts w:ascii="맑은 고딕" w:eastAsia="맑은 고딕" w:hAnsi="맑은 고딕"/>
        </w:rPr>
        <w:t xml:space="preserve"> </w:t>
      </w:r>
      <w:r w:rsidR="005C4CE3">
        <w:rPr>
          <w:rFonts w:ascii="맑은 고딕" w:eastAsia="맑은 고딕" w:hAnsi="맑은 고딕" w:hint="eastAsia"/>
        </w:rPr>
        <w:t>및</w:t>
      </w:r>
      <w:r w:rsidR="00DE0166">
        <w:rPr>
          <w:rFonts w:ascii="맑은 고딕" w:eastAsia="맑은 고딕" w:hAnsi="맑은 고딕"/>
        </w:rPr>
        <w:t xml:space="preserve"> </w:t>
      </w:r>
      <w:r w:rsidR="00DE0166">
        <w:rPr>
          <w:rFonts w:ascii="맑은 고딕" w:eastAsia="맑은 고딕" w:hAnsi="맑은 고딕" w:hint="eastAsia"/>
        </w:rPr>
        <w:t>독성 평가에</w:t>
      </w:r>
      <w:ins w:id="33" w:author="Bae Soo Hyeon" w:date="2022-08-18T11:05:00Z">
        <w:r w:rsidR="001E59B5">
          <w:rPr>
            <w:rFonts w:ascii="맑은 고딕" w:eastAsia="맑은 고딕" w:hAnsi="맑은 고딕" w:hint="eastAsia"/>
          </w:rPr>
          <w:t>는</w:t>
        </w:r>
      </w:ins>
      <w:r w:rsidR="005C4CE3">
        <w:rPr>
          <w:rFonts w:ascii="맑은 고딕" w:eastAsia="맑은 고딕" w:hAnsi="맑은 고딕" w:hint="eastAsia"/>
        </w:rPr>
        <w:t xml:space="preserve"> </w:t>
      </w:r>
      <w:r w:rsidR="004F142B">
        <w:rPr>
          <w:rFonts w:ascii="맑은 고딕" w:eastAsia="맑은 고딕" w:hAnsi="맑은 고딕" w:hint="eastAsia"/>
        </w:rPr>
        <w:t xml:space="preserve">사람 간암 세포주인 </w:t>
      </w:r>
      <w:r w:rsidR="004F142B">
        <w:rPr>
          <w:rFonts w:ascii="맑은 고딕" w:eastAsia="맑은 고딕" w:hAnsi="맑은 고딕"/>
        </w:rPr>
        <w:t xml:space="preserve">HepG2, </w:t>
      </w:r>
      <w:proofErr w:type="spellStart"/>
      <w:r w:rsidR="004F142B">
        <w:rPr>
          <w:rFonts w:ascii="맑은 고딕" w:eastAsia="맑은 고딕" w:hAnsi="맑은 고딕"/>
        </w:rPr>
        <w:t>HepaRG</w:t>
      </w:r>
      <w:proofErr w:type="spellEnd"/>
      <w:r w:rsidR="004F142B">
        <w:rPr>
          <w:rFonts w:ascii="맑은 고딕" w:eastAsia="맑은 고딕" w:hAnsi="맑은 고딕"/>
        </w:rPr>
        <w:t xml:space="preserve"> </w:t>
      </w:r>
      <w:r w:rsidR="004F142B">
        <w:rPr>
          <w:rFonts w:ascii="맑은 고딕" w:eastAsia="맑은 고딕" w:hAnsi="맑은 고딕" w:hint="eastAsia"/>
        </w:rPr>
        <w:t xml:space="preserve">등을 사용하기도 </w:t>
      </w:r>
      <w:r w:rsidR="001A0F33">
        <w:rPr>
          <w:rFonts w:ascii="맑은 고딕" w:eastAsia="맑은 고딕" w:hAnsi="맑은 고딕" w:hint="eastAsia"/>
        </w:rPr>
        <w:t>한다.</w:t>
      </w:r>
      <w:r w:rsidR="001A0F33">
        <w:rPr>
          <w:rFonts w:ascii="맑은 고딕" w:eastAsia="맑은 고딕" w:hAnsi="맑은 고딕"/>
        </w:rPr>
        <w:t xml:space="preserve"> </w:t>
      </w:r>
      <w:r w:rsidR="004F142B">
        <w:rPr>
          <w:rFonts w:ascii="맑은 고딕" w:eastAsia="맑은 고딕" w:hAnsi="맑은 고딕" w:hint="eastAsia"/>
        </w:rPr>
        <w:t>하지만</w:t>
      </w:r>
      <w:r w:rsidR="0007246C">
        <w:rPr>
          <w:rFonts w:ascii="맑은 고딕" w:eastAsia="맑은 고딕" w:hAnsi="맑은 고딕" w:hint="eastAsia"/>
        </w:rPr>
        <w:t>,</w:t>
      </w:r>
      <w:r w:rsidR="0007246C">
        <w:rPr>
          <w:rFonts w:ascii="맑은 고딕" w:eastAsia="맑은 고딕" w:hAnsi="맑은 고딕"/>
        </w:rPr>
        <w:t xml:space="preserve"> </w:t>
      </w:r>
      <w:r w:rsidR="004F142B">
        <w:rPr>
          <w:rFonts w:ascii="맑은 고딕" w:eastAsia="맑은 고딕" w:hAnsi="맑은 고딕" w:hint="eastAsia"/>
        </w:rPr>
        <w:t xml:space="preserve">대사 </w:t>
      </w:r>
      <w:r w:rsidR="00B6348E">
        <w:rPr>
          <w:rFonts w:ascii="맑은 고딕" w:eastAsia="맑은 고딕" w:hAnsi="맑은 고딕" w:hint="eastAsia"/>
        </w:rPr>
        <w:t>특성</w:t>
      </w:r>
      <w:r w:rsidR="0007246C">
        <w:rPr>
          <w:rFonts w:ascii="맑은 고딕" w:eastAsia="맑은 고딕" w:hAnsi="맑은 고딕" w:hint="eastAsia"/>
        </w:rPr>
        <w:t xml:space="preserve">을 평가하는 시험의 경우에는 </w:t>
      </w:r>
      <w:r w:rsidR="004F142B">
        <w:rPr>
          <w:rFonts w:ascii="맑은 고딕" w:eastAsia="맑은 고딕" w:hAnsi="맑은 고딕" w:hint="eastAsia"/>
        </w:rPr>
        <w:t xml:space="preserve">대사효소 </w:t>
      </w:r>
      <w:r w:rsidR="00B6348E">
        <w:rPr>
          <w:rFonts w:ascii="맑은 고딕" w:eastAsia="맑은 고딕" w:hAnsi="맑은 고딕" w:hint="eastAsia"/>
        </w:rPr>
        <w:t xml:space="preserve">및 </w:t>
      </w:r>
      <w:proofErr w:type="spellStart"/>
      <w:r w:rsidR="00B6348E">
        <w:rPr>
          <w:rFonts w:ascii="맑은 고딕" w:eastAsia="맑은 고딕" w:hAnsi="맑은 고딕" w:hint="eastAsia"/>
        </w:rPr>
        <w:t>수송체</w:t>
      </w:r>
      <w:proofErr w:type="spellEnd"/>
      <w:r w:rsidR="00B6348E">
        <w:rPr>
          <w:rFonts w:ascii="맑은 고딕" w:eastAsia="맑은 고딕" w:hAnsi="맑은 고딕" w:hint="eastAsia"/>
        </w:rPr>
        <w:t xml:space="preserve"> </w:t>
      </w:r>
      <w:r w:rsidR="004F142B">
        <w:rPr>
          <w:rFonts w:ascii="맑은 고딕" w:eastAsia="맑은 고딕" w:hAnsi="맑은 고딕" w:hint="eastAsia"/>
        </w:rPr>
        <w:t>발현 정도가 간암 세포주와</w:t>
      </w:r>
      <w:r w:rsidR="00B6348E">
        <w:rPr>
          <w:rFonts w:ascii="맑은 고딕" w:eastAsia="맑은 고딕" w:hAnsi="맑은 고딕" w:hint="eastAsia"/>
        </w:rPr>
        <w:t xml:space="preserve"> 간세포와 다르기 때문에,</w:t>
      </w:r>
      <w:r w:rsidR="00C50D91">
        <w:rPr>
          <w:rFonts w:ascii="맑은 고딕" w:eastAsia="맑은 고딕" w:hAnsi="맑은 고딕" w:hint="eastAsia"/>
        </w:rPr>
        <w:t xml:space="preserve"> </w:t>
      </w:r>
      <w:r w:rsidR="00220A14">
        <w:rPr>
          <w:rFonts w:ascii="맑은 고딕" w:eastAsia="맑은 고딕" w:hAnsi="맑은 고딕" w:hint="eastAsia"/>
        </w:rPr>
        <w:t>대사 특성 평가에 사용되</w:t>
      </w:r>
      <w:r w:rsidR="0092133A">
        <w:rPr>
          <w:rFonts w:ascii="맑은 고딕" w:eastAsia="맑은 고딕" w:hAnsi="맑은 고딕" w:hint="eastAsia"/>
        </w:rPr>
        <w:t>기에는 현재까지 적절하지 않다.</w:t>
      </w:r>
      <w:r w:rsidR="0092133A">
        <w:rPr>
          <w:rFonts w:ascii="맑은 고딕" w:eastAsia="맑은 고딕" w:hAnsi="맑은 고딕"/>
        </w:rPr>
        <w:t xml:space="preserve"> </w:t>
      </w:r>
      <w:del w:id="34" w:author="Bae Soo Hyeon" w:date="2022-08-18T11:05:00Z">
        <w:r w:rsidR="0092133A" w:rsidDel="001E59B5">
          <w:rPr>
            <w:rFonts w:ascii="맑은 고딕" w:eastAsia="맑은 고딕" w:hAnsi="맑은 고딕" w:hint="eastAsia"/>
          </w:rPr>
          <w:delText>그러므로 대사 특성 평가에서의</w:delText>
        </w:r>
        <w:r w:rsidR="00220A14" w:rsidDel="001E59B5">
          <w:rPr>
            <w:rFonts w:ascii="맑은 고딕" w:eastAsia="맑은 고딕" w:hAnsi="맑은 고딕" w:hint="eastAsia"/>
          </w:rPr>
          <w:delText xml:space="preserve"> 세포계는 </w:delText>
        </w:r>
        <w:r w:rsidR="00220A14" w:rsidDel="001E59B5">
          <w:rPr>
            <w:rFonts w:ascii="맑은 고딕" w:eastAsia="맑은 고딕" w:hAnsi="맑은 고딕"/>
          </w:rPr>
          <w:delText>(</w:delText>
        </w:r>
        <w:r w:rsidR="00220A14" w:rsidDel="001E59B5">
          <w:rPr>
            <w:rFonts w:ascii="맑은 고딕" w:eastAsia="맑은 고딕" w:hAnsi="맑은 고딕" w:hint="eastAsia"/>
          </w:rPr>
          <w:delText>c</w:delText>
        </w:r>
        <w:r w:rsidR="00220A14" w:rsidDel="001E59B5">
          <w:rPr>
            <w:rFonts w:ascii="맑은 고딕" w:eastAsia="맑은 고딕" w:hAnsi="맑은 고딕"/>
          </w:rPr>
          <w:delText>ryopreserved) primary hepatocytes</w:delText>
        </w:r>
        <w:r w:rsidR="00220A14" w:rsidDel="001E59B5">
          <w:rPr>
            <w:rFonts w:ascii="맑은 고딕" w:eastAsia="맑은 고딕" w:hAnsi="맑은 고딕" w:hint="eastAsia"/>
          </w:rPr>
          <w:delText xml:space="preserve">를 </w:delText>
        </w:r>
        <w:r w:rsidR="00BB0283" w:rsidDel="001E59B5">
          <w:rPr>
            <w:rFonts w:ascii="맑은 고딕" w:eastAsia="맑은 고딕" w:hAnsi="맑은 고딕" w:hint="eastAsia"/>
          </w:rPr>
          <w:delText>의미한다.</w:delText>
        </w:r>
        <w:r w:rsidR="00BB0283" w:rsidDel="001E59B5">
          <w:rPr>
            <w:rFonts w:ascii="맑은 고딕" w:eastAsia="맑은 고딕" w:hAnsi="맑은 고딕"/>
          </w:rPr>
          <w:delText xml:space="preserve"> </w:delText>
        </w:r>
      </w:del>
    </w:p>
    <w:p w14:paraId="67AED3F3" w14:textId="07F70757" w:rsidR="00BB2B9C" w:rsidRDefault="001D3046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간세포에는 </w:t>
      </w:r>
      <w:r>
        <w:rPr>
          <w:rFonts w:ascii="맑은 고딕" w:eastAsia="맑은 고딕" w:hAnsi="맑은 고딕"/>
        </w:rPr>
        <w:t xml:space="preserve">phase I </w:t>
      </w:r>
      <w:r>
        <w:rPr>
          <w:rFonts w:ascii="맑은 고딕" w:eastAsia="맑은 고딕" w:hAnsi="맑은 고딕" w:hint="eastAsia"/>
        </w:rPr>
        <w:t>대사효소 뿐만 아니라,</w:t>
      </w:r>
      <w:r>
        <w:rPr>
          <w:rFonts w:ascii="맑은 고딕" w:eastAsia="맑은 고딕" w:hAnsi="맑은 고딕"/>
        </w:rPr>
        <w:t xml:space="preserve"> phase 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I </w:t>
      </w:r>
      <w:r>
        <w:rPr>
          <w:rFonts w:ascii="맑은 고딕" w:eastAsia="맑은 고딕" w:hAnsi="맑은 고딕" w:hint="eastAsia"/>
        </w:rPr>
        <w:t>대사효소</w:t>
      </w:r>
      <w:r w:rsidR="00BA2AC6">
        <w:rPr>
          <w:rFonts w:ascii="맑은 고딕" w:eastAsia="맑은 고딕" w:hAnsi="맑은 고딕" w:hint="eastAsia"/>
        </w:rPr>
        <w:t>가 전부 존재하기 때문에</w:t>
      </w:r>
      <w:r w:rsidR="00BA2AC6">
        <w:rPr>
          <w:rFonts w:ascii="맑은 고딕" w:eastAsia="맑은 고딕" w:hAnsi="맑은 고딕"/>
        </w:rPr>
        <w:t xml:space="preserve">, </w:t>
      </w:r>
      <w:r w:rsidR="00A50EBA">
        <w:rPr>
          <w:rFonts w:ascii="맑은 고딕" w:eastAsia="맑은 고딕" w:hAnsi="맑은 고딕" w:hint="eastAsia"/>
        </w:rPr>
        <w:t xml:space="preserve">종합적인 </w:t>
      </w:r>
      <w:proofErr w:type="spellStart"/>
      <w:r w:rsidR="00BA2AC6">
        <w:rPr>
          <w:rFonts w:ascii="맑은 고딕" w:eastAsia="맑은 고딕" w:hAnsi="맑은 고딕" w:hint="eastAsia"/>
        </w:rPr>
        <w:t>대사능</w:t>
      </w:r>
      <w:proofErr w:type="spellEnd"/>
      <w:r w:rsidR="00BA2AC6">
        <w:rPr>
          <w:rFonts w:ascii="맑은 고딕" w:eastAsia="맑은 고딕" w:hAnsi="맑은 고딕"/>
        </w:rPr>
        <w:t xml:space="preserve">(intrinsic clearance, </w:t>
      </w:r>
      <w:commentRangeStart w:id="35"/>
      <w:proofErr w:type="spellStart"/>
      <w:r w:rsidR="00BA2AC6">
        <w:rPr>
          <w:rFonts w:ascii="맑은 고딕" w:eastAsia="맑은 고딕" w:hAnsi="맑은 고딕"/>
        </w:rPr>
        <w:t>CL</w:t>
      </w:r>
      <w:r w:rsidR="00BA2AC6" w:rsidRPr="00BA2AC6">
        <w:rPr>
          <w:rFonts w:ascii="맑은 고딕" w:eastAsia="맑은 고딕" w:hAnsi="맑은 고딕"/>
          <w:vertAlign w:val="subscript"/>
        </w:rPr>
        <w:t>int</w:t>
      </w:r>
      <w:commentRangeEnd w:id="35"/>
      <w:proofErr w:type="spellEnd"/>
      <w:r w:rsidR="006E0F7E">
        <w:rPr>
          <w:rStyle w:val="ac"/>
        </w:rPr>
        <w:commentReference w:id="35"/>
      </w:r>
      <w:r w:rsidR="00BA2AC6">
        <w:rPr>
          <w:rFonts w:ascii="맑은 고딕" w:eastAsia="맑은 고딕" w:hAnsi="맑은 고딕"/>
        </w:rPr>
        <w:t>)</w:t>
      </w:r>
      <w:r w:rsidR="006E0F7E" w:rsidRPr="006E0F7E">
        <w:rPr>
          <w:rFonts w:ascii="맑은 고딕" w:eastAsia="맑은 고딕" w:hAnsi="맑은 고딕"/>
          <w:vertAlign w:val="superscript"/>
        </w:rPr>
        <w:t>*</w:t>
      </w:r>
      <w:r w:rsidR="00D632A3">
        <w:rPr>
          <w:rFonts w:ascii="맑은 고딕" w:eastAsia="맑은 고딕" w:hAnsi="맑은 고딕" w:hint="eastAsia"/>
        </w:rPr>
        <w:t>을</w:t>
      </w:r>
      <w:r w:rsidR="00BA2AC6">
        <w:rPr>
          <w:rFonts w:ascii="맑은 고딕" w:eastAsia="맑은 고딕" w:hAnsi="맑은 고딕" w:hint="eastAsia"/>
        </w:rPr>
        <w:t xml:space="preserve"> 관찰할 수 있다.</w:t>
      </w:r>
      <w:r w:rsidR="00BA2AC6">
        <w:rPr>
          <w:rFonts w:ascii="맑은 고딕" w:eastAsia="맑은 고딕" w:hAnsi="맑은 고딕"/>
        </w:rPr>
        <w:t xml:space="preserve"> </w:t>
      </w:r>
      <w:r w:rsidR="00BA2AC6">
        <w:rPr>
          <w:rFonts w:ascii="맑은 고딕" w:eastAsia="맑은 고딕" w:hAnsi="맑은 고딕" w:hint="eastAsia"/>
        </w:rPr>
        <w:t>또한,</w:t>
      </w:r>
      <w:r w:rsidR="001B13E9">
        <w:rPr>
          <w:rFonts w:ascii="맑은 고딕" w:eastAsia="맑은 고딕" w:hAnsi="맑은 고딕"/>
        </w:rPr>
        <w:t xml:space="preserve"> </w:t>
      </w:r>
      <w:r w:rsidR="000A680D">
        <w:rPr>
          <w:rFonts w:ascii="맑은 고딕" w:eastAsia="맑은 고딕" w:hAnsi="맑은 고딕" w:hint="eastAsia"/>
        </w:rPr>
        <w:t>간세포 내로 약물이</w:t>
      </w:r>
      <w:r w:rsidR="000E4242">
        <w:rPr>
          <w:rFonts w:ascii="맑은 고딕" w:eastAsia="맑은 고딕" w:hAnsi="맑은 고딕" w:hint="eastAsia"/>
        </w:rPr>
        <w:t xml:space="preserve"> 수동</w:t>
      </w:r>
      <w:r w:rsidR="001E732D">
        <w:rPr>
          <w:rFonts w:ascii="맑은 고딕" w:eastAsia="맑은 고딕" w:hAnsi="맑은 고딕" w:hint="eastAsia"/>
        </w:rPr>
        <w:t xml:space="preserve">확산 또는 </w:t>
      </w:r>
      <w:proofErr w:type="spellStart"/>
      <w:r w:rsidR="001E732D">
        <w:rPr>
          <w:rFonts w:ascii="맑은 고딕" w:eastAsia="맑은 고딕" w:hAnsi="맑은 고딕" w:hint="eastAsia"/>
        </w:rPr>
        <w:t>수송</w:t>
      </w:r>
      <w:r w:rsidR="001E732D">
        <w:rPr>
          <w:rFonts w:ascii="맑은 고딕" w:eastAsia="맑은 고딕" w:hAnsi="맑은 고딕" w:hint="eastAsia"/>
        </w:rPr>
        <w:lastRenderedPageBreak/>
        <w:t>체</w:t>
      </w:r>
      <w:proofErr w:type="spellEnd"/>
      <w:r w:rsidR="001B13E9">
        <w:rPr>
          <w:rFonts w:ascii="맑은 고딕" w:eastAsia="맑은 고딕" w:hAnsi="맑은 고딕" w:hint="eastAsia"/>
        </w:rPr>
        <w:t>(</w:t>
      </w:r>
      <w:r w:rsidR="001B13E9">
        <w:rPr>
          <w:rFonts w:ascii="맑은 고딕" w:eastAsia="맑은 고딕" w:hAnsi="맑은 고딕"/>
        </w:rPr>
        <w:t>transporter)</w:t>
      </w:r>
      <w:r w:rsidR="001E732D">
        <w:rPr>
          <w:rFonts w:ascii="맑은 고딕" w:eastAsia="맑은 고딕" w:hAnsi="맑은 고딕" w:hint="eastAsia"/>
        </w:rPr>
        <w:t>를 통해 간으로 능동수송</w:t>
      </w:r>
      <w:r w:rsidR="001B13E9">
        <w:rPr>
          <w:rFonts w:ascii="맑은 고딕" w:eastAsia="맑은 고딕" w:hAnsi="맑은 고딕" w:hint="eastAsia"/>
        </w:rPr>
        <w:t>(</w:t>
      </w:r>
      <w:r w:rsidR="001B13E9">
        <w:rPr>
          <w:rFonts w:ascii="맑은 고딕" w:eastAsia="맑은 고딕" w:hAnsi="맑은 고딕"/>
        </w:rPr>
        <w:t>active transport)</w:t>
      </w:r>
      <w:r w:rsidR="001E732D">
        <w:rPr>
          <w:rFonts w:ascii="맑은 고딕" w:eastAsia="맑은 고딕" w:hAnsi="맑은 고딕" w:hint="eastAsia"/>
        </w:rPr>
        <w:t xml:space="preserve">되어 </w:t>
      </w:r>
      <w:r w:rsidR="000A680D">
        <w:rPr>
          <w:rFonts w:ascii="맑은 고딕" w:eastAsia="맑은 고딕" w:hAnsi="맑은 고딕" w:hint="eastAsia"/>
        </w:rPr>
        <w:t xml:space="preserve">들어가는 </w:t>
      </w:r>
      <w:r w:rsidR="000A680D" w:rsidRPr="00153782">
        <w:rPr>
          <w:rFonts w:ascii="맑은 고딕" w:eastAsia="맑은 고딕" w:hAnsi="맑은 고딕" w:hint="eastAsia"/>
        </w:rPr>
        <w:t>속도</w:t>
      </w:r>
      <w:commentRangeStart w:id="36"/>
      <w:r w:rsidR="000E4242" w:rsidRPr="00153782">
        <w:rPr>
          <w:rFonts w:ascii="맑은 고딕" w:eastAsia="맑은 고딕" w:hAnsi="맑은 고딕"/>
          <w:rPrChange w:id="37" w:author="Bae Soo Hyeon" w:date="2022-08-18T11:11:00Z">
            <w:rPr>
              <w:rFonts w:ascii="맑은 고딕" w:eastAsia="맑은 고딕" w:hAnsi="맑은 고딕"/>
              <w:highlight w:val="yellow"/>
            </w:rPr>
          </w:rPrChange>
        </w:rPr>
        <w:t>(</w:t>
      </w:r>
      <w:proofErr w:type="spellStart"/>
      <w:r w:rsidR="000E4242" w:rsidRPr="00153782">
        <w:rPr>
          <w:rFonts w:ascii="맑은 고딕" w:eastAsia="맑은 고딕" w:hAnsi="맑은 고딕"/>
          <w:rPrChange w:id="38" w:author="Bae Soo Hyeon" w:date="2022-08-18T11:11:00Z">
            <w:rPr>
              <w:rFonts w:ascii="맑은 고딕" w:eastAsia="맑은 고딕" w:hAnsi="맑은 고딕"/>
              <w:highlight w:val="yellow"/>
            </w:rPr>
          </w:rPrChange>
        </w:rPr>
        <w:t>CL</w:t>
      </w:r>
      <w:r w:rsidR="000E4242" w:rsidRPr="00153782">
        <w:rPr>
          <w:rFonts w:ascii="맑은 고딕" w:eastAsia="맑은 고딕" w:hAnsi="맑은 고딕"/>
          <w:vertAlign w:val="subscript"/>
          <w:rPrChange w:id="39" w:author="Bae Soo Hyeon" w:date="2022-08-18T11:11:00Z">
            <w:rPr>
              <w:rFonts w:ascii="맑은 고딕" w:eastAsia="맑은 고딕" w:hAnsi="맑은 고딕"/>
              <w:highlight w:val="yellow"/>
              <w:vertAlign w:val="subscript"/>
            </w:rPr>
          </w:rPrChange>
        </w:rPr>
        <w:t>int,</w:t>
      </w:r>
      <w:del w:id="40" w:author="Bae Soo Hyeon" w:date="2022-08-18T11:11:00Z">
        <w:r w:rsidR="000E4242" w:rsidRPr="00153782" w:rsidDel="00153782">
          <w:rPr>
            <w:rFonts w:ascii="맑은 고딕" w:eastAsia="맑은 고딕" w:hAnsi="맑은 고딕"/>
            <w:vertAlign w:val="subscript"/>
            <w:rPrChange w:id="41" w:author="Bae Soo Hyeon" w:date="2022-08-18T11:11:00Z">
              <w:rPr>
                <w:rFonts w:ascii="맑은 고딕" w:eastAsia="맑은 고딕" w:hAnsi="맑은 고딕"/>
                <w:highlight w:val="yellow"/>
                <w:vertAlign w:val="subscript"/>
              </w:rPr>
            </w:rPrChange>
          </w:rPr>
          <w:delText>dif</w:delText>
        </w:r>
      </w:del>
      <w:ins w:id="42" w:author="Bae Soo Hyeon" w:date="2022-08-18T11:11:00Z">
        <w:r w:rsidR="00153782" w:rsidRPr="00153782">
          <w:rPr>
            <w:rFonts w:ascii="맑은 고딕" w:eastAsia="맑은 고딕" w:hAnsi="맑은 고딕"/>
            <w:vertAlign w:val="subscript"/>
            <w:rPrChange w:id="43" w:author="Bae Soo Hyeon" w:date="2022-08-18T11:11:00Z">
              <w:rPr>
                <w:rFonts w:ascii="맑은 고딕" w:eastAsia="맑은 고딕" w:hAnsi="맑은 고딕"/>
                <w:highlight w:val="yellow"/>
                <w:vertAlign w:val="subscript"/>
              </w:rPr>
            </w:rPrChange>
          </w:rPr>
          <w:t>pd</w:t>
        </w:r>
      </w:ins>
      <w:proofErr w:type="spellEnd"/>
      <w:r w:rsidR="000E4242" w:rsidRPr="00153782">
        <w:rPr>
          <w:rFonts w:ascii="맑은 고딕" w:eastAsia="맑은 고딕" w:hAnsi="맑은 고딕"/>
          <w:rPrChange w:id="44" w:author="Bae Soo Hyeon" w:date="2022-08-18T11:11:00Z">
            <w:rPr>
              <w:rFonts w:ascii="맑은 고딕" w:eastAsia="맑은 고딕" w:hAnsi="맑은 고딕"/>
              <w:highlight w:val="yellow"/>
            </w:rPr>
          </w:rPrChange>
        </w:rPr>
        <w:t xml:space="preserve">, </w:t>
      </w:r>
      <w:proofErr w:type="spellStart"/>
      <w:proofErr w:type="gramStart"/>
      <w:r w:rsidR="000E4242" w:rsidRPr="00153782">
        <w:rPr>
          <w:rFonts w:ascii="맑은 고딕" w:eastAsia="맑은 고딕" w:hAnsi="맑은 고딕"/>
          <w:rPrChange w:id="45" w:author="Bae Soo Hyeon" w:date="2022-08-18T11:11:00Z">
            <w:rPr>
              <w:rFonts w:ascii="맑은 고딕" w:eastAsia="맑은 고딕" w:hAnsi="맑은 고딕"/>
              <w:highlight w:val="yellow"/>
            </w:rPr>
          </w:rPrChange>
        </w:rPr>
        <w:t>CL</w:t>
      </w:r>
      <w:r w:rsidR="000E4242" w:rsidRPr="00153782">
        <w:rPr>
          <w:rFonts w:ascii="맑은 고딕" w:eastAsia="맑은 고딕" w:hAnsi="맑은 고딕"/>
          <w:vertAlign w:val="subscript"/>
          <w:rPrChange w:id="46" w:author="Bae Soo Hyeon" w:date="2022-08-18T11:11:00Z">
            <w:rPr>
              <w:rFonts w:ascii="맑은 고딕" w:eastAsia="맑은 고딕" w:hAnsi="맑은 고딕"/>
              <w:highlight w:val="yellow"/>
              <w:vertAlign w:val="subscript"/>
            </w:rPr>
          </w:rPrChange>
        </w:rPr>
        <w:t>int,uptake</w:t>
      </w:r>
      <w:commentRangeEnd w:id="36"/>
      <w:proofErr w:type="spellEnd"/>
      <w:proofErr w:type="gramEnd"/>
      <w:r w:rsidR="00191A70" w:rsidRPr="00153782">
        <w:rPr>
          <w:rStyle w:val="ac"/>
          <w:rPrChange w:id="47" w:author="Bae Soo Hyeon" w:date="2022-08-18T11:11:00Z">
            <w:rPr>
              <w:rStyle w:val="ac"/>
              <w:highlight w:val="yellow"/>
            </w:rPr>
          </w:rPrChange>
        </w:rPr>
        <w:commentReference w:id="36"/>
      </w:r>
      <w:r w:rsidR="000E4242" w:rsidRPr="00153782">
        <w:rPr>
          <w:rFonts w:ascii="맑은 고딕" w:eastAsia="맑은 고딕" w:hAnsi="맑은 고딕"/>
          <w:rPrChange w:id="48" w:author="Bae Soo Hyeon" w:date="2022-08-18T11:11:00Z">
            <w:rPr>
              <w:rFonts w:ascii="맑은 고딕" w:eastAsia="맑은 고딕" w:hAnsi="맑은 고딕"/>
              <w:highlight w:val="yellow"/>
            </w:rPr>
          </w:rPrChange>
        </w:rPr>
        <w:t>)</w:t>
      </w:r>
      <w:proofErr w:type="spellStart"/>
      <w:r w:rsidR="000A680D" w:rsidRPr="00153782">
        <w:rPr>
          <w:rFonts w:ascii="맑은 고딕" w:eastAsia="맑은 고딕" w:hAnsi="맑은 고딕" w:hint="eastAsia"/>
        </w:rPr>
        <w:t>를</w:t>
      </w:r>
      <w:proofErr w:type="spellEnd"/>
      <w:del w:id="49" w:author="Bae Soo Hyeon" w:date="2022-08-18T11:11:00Z">
        <w:r w:rsidR="000E4242" w:rsidDel="00153782">
          <w:rPr>
            <w:rFonts w:ascii="맑은 고딕" w:eastAsia="맑은 고딕" w:hAnsi="맑은 고딕" w:hint="eastAsia"/>
          </w:rPr>
          <w:delText xml:space="preserve"> </w:delText>
        </w:r>
      </w:del>
      <w:ins w:id="50" w:author="Bae Soo Hyeon" w:date="2022-08-18T11:11:00Z">
        <w:r w:rsidR="00153782">
          <w:rPr>
            <w:rFonts w:ascii="맑은 고딕" w:eastAsia="맑은 고딕" w:hAnsi="맑은 고딕"/>
          </w:rPr>
          <w:t xml:space="preserve"> </w:t>
        </w:r>
      </w:ins>
      <w:r w:rsidR="000E4242">
        <w:rPr>
          <w:rFonts w:ascii="맑은 고딕" w:eastAsia="맑은 고딕" w:hAnsi="맑은 고딕" w:hint="eastAsia"/>
        </w:rPr>
        <w:t>측정</w:t>
      </w:r>
      <w:r w:rsidR="001B13E9">
        <w:rPr>
          <w:rFonts w:ascii="맑은 고딕" w:eastAsia="맑은 고딕" w:hAnsi="맑은 고딕" w:hint="eastAsia"/>
        </w:rPr>
        <w:t>할 수 있다.</w:t>
      </w:r>
      <w:r w:rsidR="009D36EE">
        <w:rPr>
          <w:rFonts w:ascii="맑은 고딕" w:eastAsia="맑은 고딕" w:hAnsi="맑은 고딕"/>
        </w:rPr>
        <w:t xml:space="preserve"> </w:t>
      </w:r>
      <w:r w:rsidR="00FB55A5">
        <w:rPr>
          <w:rFonts w:ascii="맑은 고딕" w:eastAsia="맑은 고딕" w:hAnsi="맑은 고딕" w:hint="eastAsia"/>
        </w:rPr>
        <w:t>세포 투과성(per</w:t>
      </w:r>
      <w:r w:rsidR="00FB55A5">
        <w:rPr>
          <w:rFonts w:ascii="맑은 고딕" w:eastAsia="맑은 고딕" w:hAnsi="맑은 고딕"/>
        </w:rPr>
        <w:t>meability)</w:t>
      </w:r>
      <w:r w:rsidR="003F6451">
        <w:rPr>
          <w:rFonts w:ascii="맑은 고딕" w:eastAsia="맑은 고딕" w:hAnsi="맑은 고딕" w:hint="eastAsia"/>
        </w:rPr>
        <w:t>이</w:t>
      </w:r>
      <w:r w:rsidR="00FB55A5">
        <w:rPr>
          <w:rFonts w:ascii="맑은 고딕" w:eastAsia="맑은 고딕" w:hAnsi="맑은 고딕" w:hint="eastAsia"/>
        </w:rPr>
        <w:t xml:space="preserve"> 낮은 약물의 경우,</w:t>
      </w:r>
      <w:r w:rsidR="00B907EE">
        <w:rPr>
          <w:rFonts w:ascii="맑은 고딕" w:eastAsia="맑은 고딕" w:hAnsi="맑은 고딕"/>
        </w:rPr>
        <w:t xml:space="preserve"> </w:t>
      </w:r>
      <w:r w:rsidR="003F6451">
        <w:rPr>
          <w:rFonts w:ascii="맑은 고딕" w:eastAsia="맑은 고딕" w:hAnsi="맑은 고딕" w:hint="eastAsia"/>
        </w:rPr>
        <w:t>u</w:t>
      </w:r>
      <w:r w:rsidR="003F6451">
        <w:rPr>
          <w:rFonts w:ascii="맑은 고딕" w:eastAsia="맑은 고딕" w:hAnsi="맑은 고딕"/>
        </w:rPr>
        <w:t>ptake</w:t>
      </w:r>
      <w:r w:rsidR="003F6451">
        <w:rPr>
          <w:rFonts w:ascii="맑은 고딕" w:eastAsia="맑은 고딕" w:hAnsi="맑은 고딕" w:hint="eastAsia"/>
        </w:rPr>
        <w:t xml:space="preserve"> t</w:t>
      </w:r>
      <w:r w:rsidR="003F6451">
        <w:rPr>
          <w:rFonts w:ascii="맑은 고딕" w:eastAsia="맑은 고딕" w:hAnsi="맑은 고딕"/>
        </w:rPr>
        <w:t>ransporter</w:t>
      </w:r>
      <w:r w:rsidR="003F6451">
        <w:rPr>
          <w:rFonts w:ascii="맑은 고딕" w:eastAsia="맑은 고딕" w:hAnsi="맑은 고딕" w:hint="eastAsia"/>
        </w:rPr>
        <w:t>에 의해 간세포 내로 능동수</w:t>
      </w:r>
      <w:r w:rsidR="00B907EE">
        <w:rPr>
          <w:rFonts w:ascii="맑은 고딕" w:eastAsia="맑은 고딕" w:hAnsi="맑은 고딕" w:hint="eastAsia"/>
        </w:rPr>
        <w:t>송</w:t>
      </w:r>
      <w:del w:id="51" w:author="Bae Soo Hyeon" w:date="2022-08-18T11:11:00Z">
        <w:r w:rsidR="00B907EE" w:rsidDel="00961C27">
          <w:rPr>
            <w:rFonts w:ascii="맑은 고딕" w:eastAsia="맑은 고딕" w:hAnsi="맑은 고딕" w:hint="eastAsia"/>
          </w:rPr>
          <w:delText>(a</w:delText>
        </w:r>
        <w:r w:rsidR="00B907EE" w:rsidDel="00961C27">
          <w:rPr>
            <w:rFonts w:ascii="맑은 고딕" w:eastAsia="맑은 고딕" w:hAnsi="맑은 고딕"/>
          </w:rPr>
          <w:delText>ctive transport)</w:delText>
        </w:r>
      </w:del>
      <w:ins w:id="52" w:author="Bae Soo Hyeon" w:date="2022-08-18T11:11:00Z">
        <w:r w:rsidR="00961C27">
          <w:rPr>
            <w:rFonts w:ascii="맑은 고딕" w:eastAsia="맑은 고딕" w:hAnsi="맑은 고딕"/>
          </w:rPr>
          <w:t xml:space="preserve"> </w:t>
        </w:r>
      </w:ins>
      <w:r w:rsidR="003F6451">
        <w:rPr>
          <w:rFonts w:ascii="맑은 고딕" w:eastAsia="맑은 고딕" w:hAnsi="맑은 고딕" w:hint="eastAsia"/>
        </w:rPr>
        <w:t>된 후</w:t>
      </w:r>
      <w:r w:rsidR="006F28B8">
        <w:rPr>
          <w:rFonts w:ascii="맑은 고딕" w:eastAsia="맑은 고딕" w:hAnsi="맑은 고딕" w:hint="eastAsia"/>
        </w:rPr>
        <w:t xml:space="preserve"> 대사</w:t>
      </w:r>
      <w:r w:rsidR="003F6451">
        <w:rPr>
          <w:rFonts w:ascii="맑은 고딕" w:eastAsia="맑은 고딕" w:hAnsi="맑은 고딕" w:hint="eastAsia"/>
        </w:rPr>
        <w:t>되므로,</w:t>
      </w:r>
      <w:r w:rsidR="00A50EBA">
        <w:rPr>
          <w:rFonts w:ascii="맑은 고딕" w:eastAsia="맑은 고딕" w:hAnsi="맑은 고딕"/>
        </w:rPr>
        <w:t xml:space="preserve"> </w:t>
      </w:r>
      <w:r w:rsidR="00A50EBA">
        <w:rPr>
          <w:rFonts w:ascii="맑은 고딕" w:eastAsia="맑은 고딕" w:hAnsi="맑은 고딕" w:hint="eastAsia"/>
        </w:rPr>
        <w:t xml:space="preserve">이러한 수송체의 </w:t>
      </w:r>
      <w:proofErr w:type="spellStart"/>
      <w:r w:rsidR="00A50EBA">
        <w:rPr>
          <w:rFonts w:ascii="맑은 고딕" w:eastAsia="맑은 고딕" w:hAnsi="맑은 고딕" w:hint="eastAsia"/>
        </w:rPr>
        <w:t>기질성</w:t>
      </w:r>
      <w:proofErr w:type="spellEnd"/>
      <w:r w:rsidR="00A50EBA">
        <w:rPr>
          <w:rFonts w:ascii="맑은 고딕" w:eastAsia="맑은 고딕" w:hAnsi="맑은 고딕" w:hint="eastAsia"/>
        </w:rPr>
        <w:t xml:space="preserve"> 여부가 </w:t>
      </w:r>
      <w:r w:rsidR="006F28B8">
        <w:rPr>
          <w:rFonts w:ascii="맑은 고딕" w:eastAsia="맑은 고딕" w:hAnsi="맑은 고딕" w:hint="eastAsia"/>
        </w:rPr>
        <w:t xml:space="preserve">약물의 </w:t>
      </w:r>
      <w:r w:rsidR="00A50EBA">
        <w:rPr>
          <w:rFonts w:ascii="맑은 고딕" w:eastAsia="맑은 고딕" w:hAnsi="맑은 고딕" w:hint="eastAsia"/>
        </w:rPr>
        <w:t>간대사에 영향을 미칠 수 있다.</w:t>
      </w:r>
      <w:r w:rsidR="00A50EBA">
        <w:rPr>
          <w:rFonts w:ascii="맑은 고딕" w:eastAsia="맑은 고딕" w:hAnsi="맑은 고딕"/>
        </w:rPr>
        <w:t xml:space="preserve"> </w:t>
      </w:r>
      <w:r w:rsidR="00812AC6">
        <w:rPr>
          <w:rFonts w:ascii="맑은 고딕" w:eastAsia="맑은 고딕" w:hAnsi="맑은 고딕" w:hint="eastAsia"/>
        </w:rPr>
        <w:t>간세포 배양방법</w:t>
      </w:r>
      <w:r w:rsidR="001C0BFF">
        <w:rPr>
          <w:rFonts w:ascii="맑은 고딕" w:eastAsia="맑은 고딕" w:hAnsi="맑은 고딕" w:hint="eastAsia"/>
        </w:rPr>
        <w:t xml:space="preserve"> </w:t>
      </w:r>
      <w:r w:rsidR="00812AC6">
        <w:rPr>
          <w:rFonts w:ascii="맑은 고딕" w:eastAsia="맑은 고딕" w:hAnsi="맑은 고딕"/>
        </w:rPr>
        <w:t>(</w:t>
      </w:r>
      <w:r w:rsidR="00812AC6">
        <w:rPr>
          <w:rFonts w:ascii="맑은 고딕" w:eastAsia="맑은 고딕" w:hAnsi="맑은 고딕" w:hint="eastAsia"/>
        </w:rPr>
        <w:t>예.</w:t>
      </w:r>
      <w:r w:rsidR="00812AC6">
        <w:rPr>
          <w:rFonts w:ascii="맑은 고딕" w:eastAsia="맑은 고딕" w:hAnsi="맑은 고딕"/>
        </w:rPr>
        <w:t xml:space="preserve"> Sandwich-cultured hepatocytes)에 </w:t>
      </w:r>
      <w:r w:rsidR="00812AC6">
        <w:rPr>
          <w:rFonts w:ascii="맑은 고딕" w:eastAsia="맑은 고딕" w:hAnsi="맑은 고딕" w:hint="eastAsia"/>
        </w:rPr>
        <w:t>따라 약물의 담즙</w:t>
      </w:r>
      <w:r w:rsidR="00AE2B13">
        <w:rPr>
          <w:rFonts w:ascii="맑은 고딕" w:eastAsia="맑은 고딕" w:hAnsi="맑은 고딕" w:hint="eastAsia"/>
        </w:rPr>
        <w:t xml:space="preserve"> </w:t>
      </w:r>
      <w:r w:rsidR="00812AC6">
        <w:rPr>
          <w:rFonts w:ascii="맑은 고딕" w:eastAsia="맑은 고딕" w:hAnsi="맑은 고딕" w:hint="eastAsia"/>
        </w:rPr>
        <w:t>배설도</w:t>
      </w:r>
      <w:r w:rsidR="00320722">
        <w:rPr>
          <w:rFonts w:ascii="맑은 고딕" w:eastAsia="맑은 고딕" w:hAnsi="맑은 고딕" w:hint="eastAsia"/>
        </w:rPr>
        <w:t xml:space="preserve"> 확인</w:t>
      </w:r>
      <w:r w:rsidR="005B63ED">
        <w:rPr>
          <w:rFonts w:ascii="맑은 고딕" w:eastAsia="맑은 고딕" w:hAnsi="맑은 고딕" w:hint="eastAsia"/>
        </w:rPr>
        <w:t>(</w:t>
      </w:r>
      <w:proofErr w:type="spellStart"/>
      <w:proofErr w:type="gramStart"/>
      <w:r w:rsidR="005B63ED">
        <w:rPr>
          <w:rFonts w:ascii="맑은 고딕" w:eastAsia="맑은 고딕" w:hAnsi="맑은 고딕"/>
        </w:rPr>
        <w:t>CL</w:t>
      </w:r>
      <w:r w:rsidR="005B63ED" w:rsidRPr="00320722">
        <w:rPr>
          <w:rFonts w:ascii="맑은 고딕" w:eastAsia="맑은 고딕" w:hAnsi="맑은 고딕"/>
          <w:vertAlign w:val="subscript"/>
        </w:rPr>
        <w:t>int</w:t>
      </w:r>
      <w:r w:rsidR="00320722" w:rsidRPr="00320722">
        <w:rPr>
          <w:rFonts w:ascii="맑은 고딕" w:eastAsia="맑은 고딕" w:hAnsi="맑은 고딕"/>
          <w:vertAlign w:val="subscript"/>
        </w:rPr>
        <w:t>,</w:t>
      </w:r>
      <w:r w:rsidR="00320722" w:rsidRPr="00320722">
        <w:rPr>
          <w:rFonts w:ascii="맑은 고딕" w:eastAsia="맑은 고딕" w:hAnsi="맑은 고딕" w:hint="eastAsia"/>
          <w:vertAlign w:val="subscript"/>
        </w:rPr>
        <w:t>b</w:t>
      </w:r>
      <w:r w:rsidR="00320722" w:rsidRPr="00320722">
        <w:rPr>
          <w:rFonts w:ascii="맑은 고딕" w:eastAsia="맑은 고딕" w:hAnsi="맑은 고딕"/>
          <w:vertAlign w:val="subscript"/>
        </w:rPr>
        <w:t>ile</w:t>
      </w:r>
      <w:proofErr w:type="spellEnd"/>
      <w:proofErr w:type="gramEnd"/>
      <w:r w:rsidR="005B63ED">
        <w:rPr>
          <w:rFonts w:ascii="맑은 고딕" w:eastAsia="맑은 고딕" w:hAnsi="맑은 고딕"/>
        </w:rPr>
        <w:t>)</w:t>
      </w:r>
      <w:r w:rsidR="00320722">
        <w:rPr>
          <w:rFonts w:ascii="맑은 고딕" w:eastAsia="맑은 고딕" w:hAnsi="맑은 고딕"/>
        </w:rPr>
        <w:t xml:space="preserve"> </w:t>
      </w:r>
      <w:r w:rsidR="00320722">
        <w:rPr>
          <w:rFonts w:ascii="맑은 고딕" w:eastAsia="맑은 고딕" w:hAnsi="맑은 고딕" w:hint="eastAsia"/>
        </w:rPr>
        <w:t>할 수 있다.</w:t>
      </w:r>
      <w:r w:rsidR="00320722">
        <w:rPr>
          <w:rFonts w:ascii="맑은 고딕" w:eastAsia="맑은 고딕" w:hAnsi="맑은 고딕"/>
        </w:rPr>
        <w:t xml:space="preserve"> </w:t>
      </w:r>
    </w:p>
    <w:p w14:paraId="59A6F649" w14:textId="7C0C30FE" w:rsidR="000E01D5" w:rsidRPr="00B43341" w:rsidRDefault="000E01D5" w:rsidP="000E01D5">
      <w:pPr>
        <w:pStyle w:val="a5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ubcellular fraction</w:t>
      </w:r>
    </w:p>
    <w:p w14:paraId="7D538789" w14:textId="438A9AFF" w:rsidR="00412D87" w:rsidRDefault="00220D50" w:rsidP="000E01D5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준세포분획</w:t>
      </w:r>
      <w:proofErr w:type="spellEnd"/>
      <w:r>
        <w:rPr>
          <w:rFonts w:ascii="맑은 고딕" w:eastAsia="맑은 고딕" w:hAnsi="맑은 고딕"/>
        </w:rPr>
        <w:t>(subcellular fractions)</w:t>
      </w:r>
      <w:r>
        <w:rPr>
          <w:rFonts w:ascii="맑은 고딕" w:eastAsia="맑은 고딕" w:hAnsi="맑은 고딕" w:hint="eastAsia"/>
        </w:rPr>
        <w:t>은 세포를 h</w:t>
      </w:r>
      <w:r>
        <w:rPr>
          <w:rFonts w:ascii="맑은 고딕" w:eastAsia="맑은 고딕" w:hAnsi="맑은 고딕"/>
        </w:rPr>
        <w:t>omogenate</w:t>
      </w:r>
      <w:r>
        <w:rPr>
          <w:rFonts w:ascii="맑은 고딕" w:eastAsia="맑은 고딕" w:hAnsi="맑은 고딕" w:hint="eastAsia"/>
        </w:rPr>
        <w:t>하여</w:t>
      </w:r>
      <w:r w:rsidR="00412D87">
        <w:rPr>
          <w:rFonts w:ascii="맑은 고딕" w:eastAsia="맑은 고딕" w:hAnsi="맑은 고딕" w:hint="eastAsia"/>
        </w:rPr>
        <w:t xml:space="preserve"> 원심</w:t>
      </w:r>
      <w:r w:rsidR="00703BF6">
        <w:rPr>
          <w:rFonts w:ascii="맑은 고딕" w:eastAsia="맑은 고딕" w:hAnsi="맑은 고딕" w:hint="eastAsia"/>
        </w:rPr>
        <w:t>분</w:t>
      </w:r>
      <w:r w:rsidR="00412D87">
        <w:rPr>
          <w:rFonts w:ascii="맑은 고딕" w:eastAsia="맑은 고딕" w:hAnsi="맑은 고딕" w:hint="eastAsia"/>
        </w:rPr>
        <w:t>리 후,</w:t>
      </w:r>
      <w:r>
        <w:rPr>
          <w:rFonts w:ascii="맑은 고딕" w:eastAsia="맑은 고딕" w:hAnsi="맑은 고딕" w:hint="eastAsia"/>
        </w:rPr>
        <w:t xml:space="preserve"> 얻은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분획을 말한다</w:t>
      </w:r>
      <w:r w:rsidR="00412D87">
        <w:rPr>
          <w:rFonts w:ascii="맑은 고딕" w:eastAsia="맑은 고딕" w:hAnsi="맑은 고딕" w:hint="eastAsia"/>
        </w:rPr>
        <w:t>(그림 5</w:t>
      </w:r>
      <w:r w:rsidR="00412D87">
        <w:rPr>
          <w:rFonts w:ascii="맑은 고딕" w:eastAsia="맑은 고딕" w:hAnsi="맑은 고딕"/>
        </w:rPr>
        <w:t>.3</w:t>
      </w:r>
      <w:r w:rsidR="00412D87">
        <w:rPr>
          <w:rFonts w:ascii="맑은 고딕" w:eastAsia="맑은 고딕" w:hAnsi="맑은 고딕" w:hint="eastAsia"/>
        </w:rPr>
        <w:t>)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간 대사에 주로 사용되는 분획은 </w:t>
      </w:r>
      <w:r>
        <w:rPr>
          <w:rFonts w:ascii="맑은 고딕" w:eastAsia="맑은 고딕" w:hAnsi="맑은 고딕"/>
        </w:rPr>
        <w:t xml:space="preserve">microsome, cytosol, S9 </w:t>
      </w:r>
      <w:r>
        <w:rPr>
          <w:rFonts w:ascii="맑은 고딕" w:eastAsia="맑은 고딕" w:hAnsi="맑은 고딕" w:hint="eastAsia"/>
        </w:rPr>
        <w:t>등이며,</w:t>
      </w:r>
      <w:r>
        <w:rPr>
          <w:rFonts w:ascii="맑은 고딕" w:eastAsia="맑은 고딕" w:hAnsi="맑은 고딕"/>
        </w:rPr>
        <w:t xml:space="preserve"> </w:t>
      </w:r>
      <w:r w:rsidR="00412D87">
        <w:rPr>
          <w:rFonts w:ascii="맑은 고딕" w:eastAsia="맑은 고딕" w:hAnsi="맑은 고딕" w:hint="eastAsia"/>
        </w:rPr>
        <w:t>각각의 분획에는 들어있는 대사효소</w:t>
      </w:r>
      <w:r w:rsidR="009E3FA3">
        <w:rPr>
          <w:rFonts w:ascii="맑은 고딕" w:eastAsia="맑은 고딕" w:hAnsi="맑은 고딕"/>
        </w:rPr>
        <w:t xml:space="preserve">의 </w:t>
      </w:r>
      <w:r w:rsidR="009E3FA3">
        <w:rPr>
          <w:rFonts w:ascii="맑은 고딕" w:eastAsia="맑은 고딕" w:hAnsi="맑은 고딕" w:hint="eastAsia"/>
        </w:rPr>
        <w:t xml:space="preserve">종류가 </w:t>
      </w:r>
      <w:r w:rsidR="00412D87">
        <w:rPr>
          <w:rFonts w:ascii="맑은 고딕" w:eastAsia="맑은 고딕" w:hAnsi="맑은 고딕" w:hint="eastAsia"/>
        </w:rPr>
        <w:t>달라,</w:t>
      </w:r>
      <w:r w:rsidR="00412D87">
        <w:rPr>
          <w:rFonts w:ascii="맑은 고딕" w:eastAsia="맑은 고딕" w:hAnsi="맑은 고딕"/>
        </w:rPr>
        <w:t xml:space="preserve"> </w:t>
      </w:r>
      <w:r w:rsidR="00412D87">
        <w:rPr>
          <w:rFonts w:ascii="맑은 고딕" w:eastAsia="맑은 고딕" w:hAnsi="맑은 고딕" w:hint="eastAsia"/>
        </w:rPr>
        <w:t>약물의 특성에 맞게 선택하여야 한다.</w:t>
      </w:r>
      <w:r w:rsidR="00DD2AC4">
        <w:rPr>
          <w:rFonts w:ascii="맑은 고딕" w:eastAsia="맑은 고딕" w:hAnsi="맑은 고딕"/>
        </w:rPr>
        <w:t xml:space="preserve"> </w:t>
      </w:r>
      <w:r w:rsidR="00DD2AC4">
        <w:rPr>
          <w:rFonts w:ascii="맑은 고딕" w:eastAsia="맑은 고딕" w:hAnsi="맑은 고딕" w:hint="eastAsia"/>
        </w:rPr>
        <w:t>M</w:t>
      </w:r>
      <w:r w:rsidR="00DD2AC4">
        <w:rPr>
          <w:rFonts w:ascii="맑은 고딕" w:eastAsia="맑은 고딕" w:hAnsi="맑은 고딕"/>
        </w:rPr>
        <w:t>icrosome</w:t>
      </w:r>
      <w:r w:rsidR="00DD2AC4">
        <w:rPr>
          <w:rFonts w:ascii="맑은 고딕" w:eastAsia="맑은 고딕" w:hAnsi="맑은 고딕" w:hint="eastAsia"/>
        </w:rPr>
        <w:t xml:space="preserve">에는 </w:t>
      </w:r>
      <w:r w:rsidR="00DD2AC4">
        <w:rPr>
          <w:rFonts w:ascii="맑은 고딕" w:eastAsia="맑은 고딕" w:hAnsi="맑은 고딕"/>
        </w:rPr>
        <w:t>CYP</w:t>
      </w:r>
      <w:r w:rsidR="00DD2AC4">
        <w:rPr>
          <w:rFonts w:ascii="맑은 고딕" w:eastAsia="맑은 고딕" w:hAnsi="맑은 고딕" w:hint="eastAsia"/>
        </w:rPr>
        <w:t xml:space="preserve"> 동효소와 </w:t>
      </w:r>
      <w:r w:rsidR="00DD2AC4">
        <w:rPr>
          <w:rFonts w:ascii="맑은 고딕" w:eastAsia="맑은 고딕" w:hAnsi="맑은 고딕"/>
        </w:rPr>
        <w:t xml:space="preserve">UGT </w:t>
      </w:r>
      <w:r w:rsidR="00DD2AC4">
        <w:rPr>
          <w:rFonts w:ascii="맑은 고딕" w:eastAsia="맑은 고딕" w:hAnsi="맑은 고딕" w:hint="eastAsia"/>
        </w:rPr>
        <w:t>동효소가 있어,</w:t>
      </w:r>
      <w:r w:rsidR="00DD2AC4">
        <w:rPr>
          <w:rFonts w:ascii="맑은 고딕" w:eastAsia="맑은 고딕" w:hAnsi="맑은 고딕"/>
        </w:rPr>
        <w:t xml:space="preserve"> </w:t>
      </w:r>
      <w:r w:rsidR="00DD2AC4">
        <w:rPr>
          <w:rFonts w:ascii="맑은 고딕" w:eastAsia="맑은 고딕" w:hAnsi="맑은 고딕" w:hint="eastAsia"/>
        </w:rPr>
        <w:t>각각의 대사효소에 의한 약물의 대사능을 평가하는데 가장 많이 사용된다.</w:t>
      </w:r>
      <w:r w:rsidR="00DD2AC4">
        <w:rPr>
          <w:rFonts w:ascii="맑은 고딕" w:eastAsia="맑은 고딕" w:hAnsi="맑은 고딕"/>
        </w:rPr>
        <w:t xml:space="preserve"> </w:t>
      </w:r>
      <w:r w:rsidR="00DD2AC4">
        <w:rPr>
          <w:rFonts w:ascii="맑은 고딕" w:eastAsia="맑은 고딕" w:hAnsi="맑은 고딕" w:hint="eastAsia"/>
        </w:rPr>
        <w:t>M</w:t>
      </w:r>
      <w:r w:rsidR="00DD2AC4">
        <w:rPr>
          <w:rFonts w:ascii="맑은 고딕" w:eastAsia="맑은 고딕" w:hAnsi="맑은 고딕"/>
        </w:rPr>
        <w:t>icrosome</w:t>
      </w:r>
      <w:r w:rsidR="00DD2AC4">
        <w:rPr>
          <w:rFonts w:ascii="맑은 고딕" w:eastAsia="맑은 고딕" w:hAnsi="맑은 고딕" w:hint="eastAsia"/>
        </w:rPr>
        <w:t xml:space="preserve">과 </w:t>
      </w:r>
      <w:r w:rsidR="00DD2AC4">
        <w:rPr>
          <w:rFonts w:ascii="맑은 고딕" w:eastAsia="맑은 고딕" w:hAnsi="맑은 고딕"/>
        </w:rPr>
        <w:t>cytosol</w:t>
      </w:r>
      <w:r w:rsidR="00DD2AC4">
        <w:rPr>
          <w:rFonts w:ascii="맑은 고딕" w:eastAsia="맑은 고딕" w:hAnsi="맑은 고딕" w:hint="eastAsia"/>
        </w:rPr>
        <w:t>의 경우,</w:t>
      </w:r>
      <w:r w:rsidR="00DD2AC4">
        <w:rPr>
          <w:rFonts w:ascii="맑은 고딕" w:eastAsia="맑은 고딕" w:hAnsi="맑은 고딕"/>
        </w:rPr>
        <w:t xml:space="preserve"> </w:t>
      </w:r>
      <w:r w:rsidR="00DD2AC4">
        <w:rPr>
          <w:rFonts w:ascii="맑은 고딕" w:eastAsia="맑은 고딕" w:hAnsi="맑은 고딕" w:hint="eastAsia"/>
        </w:rPr>
        <w:t>포함하고 있는 대사효소의 종류가 다르므로,</w:t>
      </w:r>
      <w:r w:rsidR="00DD2AC4">
        <w:rPr>
          <w:rFonts w:ascii="맑은 고딕" w:eastAsia="맑은 고딕" w:hAnsi="맑은 고딕"/>
        </w:rPr>
        <w:t xml:space="preserve"> </w:t>
      </w:r>
      <w:r w:rsidR="00DD2AC4">
        <w:rPr>
          <w:rFonts w:ascii="맑은 고딕" w:eastAsia="맑은 고딕" w:hAnsi="맑은 고딕" w:hint="eastAsia"/>
        </w:rPr>
        <w:t>약물의 구조</w:t>
      </w:r>
      <w:ins w:id="53" w:author="Bae Soo Hyeon" w:date="2022-08-18T11:13:00Z">
        <w:r w:rsidR="002C6BB8">
          <w:rPr>
            <w:rFonts w:ascii="맑은 고딕" w:eastAsia="맑은 고딕" w:hAnsi="맑은 고딕" w:hint="eastAsia"/>
          </w:rPr>
          <w:t xml:space="preserve"> 및 예상되는 대사경로</w:t>
        </w:r>
      </w:ins>
      <w:r w:rsidR="00DD2AC4">
        <w:rPr>
          <w:rFonts w:ascii="맑은 고딕" w:eastAsia="맑은 고딕" w:hAnsi="맑은 고딕" w:hint="eastAsia"/>
        </w:rPr>
        <w:t>에 따라 적절한 실험계를 사용하여야 한다.</w:t>
      </w:r>
      <w:r w:rsidR="00DD2AC4">
        <w:rPr>
          <w:rFonts w:ascii="맑은 고딕" w:eastAsia="맑은 고딕" w:hAnsi="맑은 고딕"/>
        </w:rPr>
        <w:t xml:space="preserve"> </w:t>
      </w:r>
      <w:r w:rsidR="00DD2AC4">
        <w:rPr>
          <w:rFonts w:ascii="맑은 고딕" w:eastAsia="맑은 고딕" w:hAnsi="맑은 고딕" w:hint="eastAsia"/>
        </w:rPr>
        <w:t xml:space="preserve">각 </w:t>
      </w:r>
      <w:proofErr w:type="spellStart"/>
      <w:r w:rsidR="00DD2AC4">
        <w:rPr>
          <w:rFonts w:ascii="맑은 고딕" w:eastAsia="맑은 고딕" w:hAnsi="맑은 고딕" w:hint="eastAsia"/>
        </w:rPr>
        <w:t>준세포분획에</w:t>
      </w:r>
      <w:proofErr w:type="spellEnd"/>
      <w:r w:rsidR="00DD2AC4">
        <w:rPr>
          <w:rFonts w:ascii="맑은 고딕" w:eastAsia="맑은 고딕" w:hAnsi="맑은 고딕" w:hint="eastAsia"/>
        </w:rPr>
        <w:t xml:space="preserve"> 포함되어 있는 대사효소는 그림 </w:t>
      </w:r>
      <w:r w:rsidR="00DD2AC4">
        <w:rPr>
          <w:rFonts w:ascii="맑은 고딕" w:eastAsia="맑은 고딕" w:hAnsi="맑은 고딕"/>
        </w:rPr>
        <w:t>5.4</w:t>
      </w:r>
      <w:r w:rsidR="00DD2AC4">
        <w:rPr>
          <w:rFonts w:ascii="맑은 고딕" w:eastAsia="맑은 고딕" w:hAnsi="맑은 고딕" w:hint="eastAsia"/>
        </w:rPr>
        <w:t>에 잘 정리되어 있다.</w:t>
      </w:r>
    </w:p>
    <w:p w14:paraId="634D1380" w14:textId="6432F015" w:rsidR="00BB2B9C" w:rsidRDefault="00412D87" w:rsidP="004F1367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1314F8A" wp14:editId="2185EC6B">
            <wp:extent cx="3467593" cy="3749040"/>
            <wp:effectExtent l="19050" t="19050" r="19050" b="22860"/>
            <wp:docPr id="2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95DB230-58D7-493E-AEE5-5D141C0B1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95DB230-58D7-493E-AEE5-5D141C0B1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0755" cy="3752459"/>
                    </a:xfrm>
                    <a:prstGeom prst="rect">
                      <a:avLst/>
                    </a:prstGeom>
                    <a:ln w="15875">
                      <a:solidFill>
                        <a:srgbClr val="EE7800"/>
                      </a:solidFill>
                    </a:ln>
                  </pic:spPr>
                </pic:pic>
              </a:graphicData>
            </a:graphic>
          </wp:inline>
        </w:drawing>
      </w:r>
    </w:p>
    <w:p w14:paraId="319D0F94" w14:textId="5C15D9D6" w:rsidR="00412D87" w:rsidRDefault="00412D87" w:rsidP="00412D8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5.3 </w:t>
      </w:r>
      <w:proofErr w:type="spellStart"/>
      <w:r>
        <w:rPr>
          <w:rFonts w:ascii="맑은 고딕" w:eastAsia="맑은 고딕" w:hAnsi="맑은 고딕" w:hint="eastAsia"/>
        </w:rPr>
        <w:t>준세포분획</w:t>
      </w:r>
      <w:proofErr w:type="spellEnd"/>
      <w:r>
        <w:rPr>
          <w:rFonts w:ascii="맑은 고딕" w:eastAsia="맑은 고딕" w:hAnsi="맑은 고딕" w:hint="eastAsia"/>
        </w:rPr>
        <w:t>(s</w:t>
      </w:r>
      <w:r>
        <w:rPr>
          <w:rFonts w:ascii="맑은 고딕" w:eastAsia="맑은 고딕" w:hAnsi="맑은 고딕"/>
        </w:rPr>
        <w:t>ubcellular fraction)</w:t>
      </w:r>
    </w:p>
    <w:p w14:paraId="42A2CC56" w14:textId="77777777" w:rsidR="00BB2B9C" w:rsidRPr="00412D87" w:rsidRDefault="00BB2B9C" w:rsidP="004F1367">
      <w:pPr>
        <w:rPr>
          <w:rFonts w:ascii="맑은 고딕" w:eastAsia="맑은 고딕" w:hAnsi="맑은 고딕"/>
        </w:rPr>
      </w:pPr>
    </w:p>
    <w:p w14:paraId="7E109356" w14:textId="73E62362" w:rsidR="00BB2B9C" w:rsidRDefault="00DD2AC4" w:rsidP="004F1367">
      <w:pPr>
        <w:rPr>
          <w:rFonts w:ascii="맑은 고딕" w:eastAsia="맑은 고딕" w:hAnsi="맑은 고딕"/>
        </w:rPr>
      </w:pPr>
      <w:r w:rsidRPr="00DD2AC4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5EE86D65" wp14:editId="74010298">
            <wp:extent cx="5731510" cy="3069590"/>
            <wp:effectExtent l="0" t="0" r="2540" b="0"/>
            <wp:docPr id="58" name="그림 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A220AE6-0DE8-41FD-B574-5F91771A22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1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A220AE6-0DE8-41FD-B574-5F91771A22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F973" w14:textId="5EB3D4B6" w:rsidR="00DD2AC4" w:rsidRDefault="00DD2AC4" w:rsidP="00DD2AC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5.4 </w:t>
      </w:r>
      <w:r>
        <w:rPr>
          <w:rFonts w:ascii="맑은 고딕" w:eastAsia="맑은 고딕" w:hAnsi="맑은 고딕" w:hint="eastAsia"/>
        </w:rPr>
        <w:t xml:space="preserve">각 </w:t>
      </w:r>
      <w:proofErr w:type="spellStart"/>
      <w:r>
        <w:rPr>
          <w:rFonts w:ascii="맑은 고딕" w:eastAsia="맑은 고딕" w:hAnsi="맑은 고딕" w:hint="eastAsia"/>
        </w:rPr>
        <w:t>준세포분획</w:t>
      </w:r>
      <w:proofErr w:type="spellEnd"/>
      <w:r>
        <w:rPr>
          <w:rFonts w:ascii="맑은 고딕" w:eastAsia="맑은 고딕" w:hAnsi="맑은 고딕" w:hint="eastAsia"/>
        </w:rPr>
        <w:t>(s</w:t>
      </w:r>
      <w:r>
        <w:rPr>
          <w:rFonts w:ascii="맑은 고딕" w:eastAsia="맑은 고딕" w:hAnsi="맑은 고딕"/>
        </w:rPr>
        <w:t>ubcellular fraction)</w:t>
      </w:r>
      <w:r>
        <w:rPr>
          <w:rFonts w:ascii="맑은 고딕" w:eastAsia="맑은 고딕" w:hAnsi="맑은 고딕" w:hint="eastAsia"/>
        </w:rPr>
        <w:t>에 발현되어 있는 대사효소</w:t>
      </w:r>
    </w:p>
    <w:p w14:paraId="313D3817" w14:textId="017AD18A" w:rsidR="00BB2B9C" w:rsidRDefault="00BB2B9C" w:rsidP="004F1367">
      <w:pPr>
        <w:rPr>
          <w:rFonts w:ascii="맑은 고딕" w:eastAsia="맑은 고딕" w:hAnsi="맑은 고딕"/>
        </w:rPr>
      </w:pPr>
    </w:p>
    <w:p w14:paraId="7E5B6846" w14:textId="1A49A7CC" w:rsidR="00DD2AC4" w:rsidRPr="00B43341" w:rsidRDefault="00DD2AC4" w:rsidP="00DD2AC4">
      <w:pPr>
        <w:pStyle w:val="a5"/>
        <w:numPr>
          <w:ilvl w:val="0"/>
          <w:numId w:val="2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ecombinant enzyme</w:t>
      </w:r>
    </w:p>
    <w:p w14:paraId="42CF317D" w14:textId="01EEC114" w:rsidR="00DD2AC4" w:rsidRDefault="00DD2AC4" w:rsidP="00FA6894">
      <w:pPr>
        <w:rPr>
          <w:rFonts w:ascii="맑은 고딕" w:eastAsia="맑은 고딕" w:hAnsi="맑은 고딕"/>
        </w:rPr>
      </w:pPr>
      <w:r w:rsidRPr="00836E29">
        <w:rPr>
          <w:rFonts w:ascii="맑은 고딕" w:eastAsia="맑은 고딕" w:hAnsi="맑은 고딕" w:hint="eastAsia"/>
        </w:rPr>
        <w:t>재조합효소(</w:t>
      </w:r>
      <w:r w:rsidRPr="00836E29">
        <w:rPr>
          <w:rFonts w:ascii="맑은 고딕" w:eastAsia="맑은 고딕" w:hAnsi="맑은 고딕"/>
        </w:rPr>
        <w:t>recombinant enzyme)</w:t>
      </w:r>
      <w:r w:rsidR="00836E29">
        <w:rPr>
          <w:rFonts w:ascii="맑은 고딕" w:eastAsia="맑은 고딕" w:hAnsi="맑은 고딕" w:hint="eastAsia"/>
        </w:rPr>
        <w:t>는</w:t>
      </w:r>
      <w:r w:rsidR="005866C2" w:rsidRPr="00836E29">
        <w:rPr>
          <w:rFonts w:ascii="맑은 고딕" w:eastAsia="맑은 고딕" w:hAnsi="맑은 고딕" w:hint="eastAsia"/>
        </w:rPr>
        <w:t xml:space="preserve"> 특정 대사효소를</w:t>
      </w:r>
      <w:r w:rsidR="005866C2">
        <w:rPr>
          <w:rFonts w:ascii="맑은 고딕" w:eastAsia="맑은 고딕" w:hAnsi="맑은 고딕" w:hint="eastAsia"/>
        </w:rPr>
        <w:t xml:space="preserve"> 인위적으로 </w:t>
      </w:r>
      <w:proofErr w:type="spellStart"/>
      <w:r w:rsidR="005866C2" w:rsidRPr="00554552">
        <w:rPr>
          <w:rFonts w:ascii="맑은 고딕" w:eastAsia="맑은 고딕" w:hAnsi="맑은 고딕" w:hint="eastAsia"/>
        </w:rPr>
        <w:t>과발현시켜</w:t>
      </w:r>
      <w:proofErr w:type="spellEnd"/>
      <w:r w:rsidR="005866C2" w:rsidRPr="00554552">
        <w:rPr>
          <w:rFonts w:ascii="맑은 고딕" w:eastAsia="맑은 고딕" w:hAnsi="맑은 고딕" w:hint="eastAsia"/>
        </w:rPr>
        <w:t xml:space="preserve"> 만든</w:t>
      </w:r>
      <w:r w:rsidR="005866C2" w:rsidRPr="00554552">
        <w:rPr>
          <w:rFonts w:ascii="맑은 고딕" w:eastAsia="맑은 고딕" w:hAnsi="맑은 고딕"/>
        </w:rPr>
        <w:t xml:space="preserve"> </w:t>
      </w:r>
      <w:proofErr w:type="spellStart"/>
      <w:r w:rsidR="00BE75A9" w:rsidRPr="00554552">
        <w:rPr>
          <w:rFonts w:ascii="맑은 고딕" w:eastAsia="맑은 고딕" w:hAnsi="맑은 고딕" w:hint="eastAsia"/>
        </w:rPr>
        <w:t>실험계</w:t>
      </w:r>
      <w:r w:rsidR="005866C2" w:rsidRPr="00554552">
        <w:rPr>
          <w:rFonts w:ascii="맑은 고딕" w:eastAsia="맑은 고딕" w:hAnsi="맑은 고딕" w:hint="eastAsia"/>
        </w:rPr>
        <w:t>이다</w:t>
      </w:r>
      <w:proofErr w:type="spellEnd"/>
      <w:r w:rsidR="005866C2" w:rsidRPr="00554552">
        <w:rPr>
          <w:rFonts w:ascii="맑은 고딕" w:eastAsia="맑은 고딕" w:hAnsi="맑은 고딕" w:hint="eastAsia"/>
        </w:rPr>
        <w:t>.</w:t>
      </w:r>
      <w:r w:rsidR="00C66B4F" w:rsidRPr="00554552">
        <w:rPr>
          <w:rFonts w:ascii="맑은 고딕" w:eastAsia="맑은 고딕" w:hAnsi="맑은 고딕"/>
        </w:rPr>
        <w:t xml:space="preserve"> </w:t>
      </w:r>
      <w:r w:rsidR="00C66B4F" w:rsidRPr="00554552">
        <w:rPr>
          <w:rFonts w:ascii="맑은 고딕" w:eastAsia="맑은 고딕" w:hAnsi="맑은 고딕" w:hint="eastAsia"/>
        </w:rPr>
        <w:t>약물이</w:t>
      </w:r>
      <w:r w:rsidR="00C66B4F">
        <w:rPr>
          <w:rFonts w:ascii="맑은 고딕" w:eastAsia="맑은 고딕" w:hAnsi="맑은 고딕" w:hint="eastAsia"/>
        </w:rPr>
        <w:t xml:space="preserve"> 특정 대사효소로 얼마나 대사되는가를 평가할 때</w:t>
      </w:r>
      <w:r w:rsidR="00C66B4F">
        <w:rPr>
          <w:rFonts w:ascii="맑은 고딕" w:eastAsia="맑은 고딕" w:hAnsi="맑은 고딕"/>
        </w:rPr>
        <w:t xml:space="preserve">(reaction phenotyping </w:t>
      </w:r>
      <w:r w:rsidR="00C66B4F">
        <w:rPr>
          <w:rFonts w:ascii="맑은 고딕" w:eastAsia="맑은 고딕" w:hAnsi="맑은 고딕" w:hint="eastAsia"/>
        </w:rPr>
        <w:t>s</w:t>
      </w:r>
      <w:r w:rsidR="00C66B4F">
        <w:rPr>
          <w:rFonts w:ascii="맑은 고딕" w:eastAsia="맑은 고딕" w:hAnsi="맑은 고딕"/>
        </w:rPr>
        <w:t xml:space="preserve">tudy) </w:t>
      </w:r>
      <w:r w:rsidR="00C66B4F">
        <w:rPr>
          <w:rFonts w:ascii="맑은 고딕" w:eastAsia="맑은 고딕" w:hAnsi="맑은 고딕" w:hint="eastAsia"/>
        </w:rPr>
        <w:t>주로 사용된다.</w:t>
      </w:r>
      <w:r w:rsidR="00DE73B2">
        <w:rPr>
          <w:rFonts w:ascii="맑은 고딕" w:eastAsia="맑은 고딕" w:hAnsi="맑은 고딕"/>
        </w:rPr>
        <w:t xml:space="preserve"> </w:t>
      </w:r>
      <w:r w:rsidR="006E0F7E">
        <w:rPr>
          <w:rFonts w:ascii="맑은 고딕" w:eastAsia="맑은 고딕" w:hAnsi="맑은 고딕"/>
        </w:rPr>
        <w:t xml:space="preserve">CYP </w:t>
      </w:r>
      <w:proofErr w:type="spellStart"/>
      <w:r w:rsidR="006E0F7E">
        <w:rPr>
          <w:rFonts w:ascii="맑은 고딕" w:eastAsia="맑은 고딕" w:hAnsi="맑은 고딕" w:hint="eastAsia"/>
        </w:rPr>
        <w:t>동효소</w:t>
      </w:r>
      <w:proofErr w:type="spellEnd"/>
      <w:r w:rsidR="006E0F7E">
        <w:rPr>
          <w:rFonts w:ascii="맑은 고딕" w:eastAsia="맑은 고딕" w:hAnsi="맑은 고딕" w:hint="eastAsia"/>
        </w:rPr>
        <w:t xml:space="preserve"> 뿐만 아니라,</w:t>
      </w:r>
      <w:r w:rsidR="006E0F7E">
        <w:rPr>
          <w:rFonts w:ascii="맑은 고딕" w:eastAsia="맑은 고딕" w:hAnsi="맑은 고딕"/>
        </w:rPr>
        <w:t xml:space="preserve"> UGT </w:t>
      </w:r>
      <w:proofErr w:type="spellStart"/>
      <w:r w:rsidR="006E0F7E">
        <w:rPr>
          <w:rFonts w:ascii="맑은 고딕" w:eastAsia="맑은 고딕" w:hAnsi="맑은 고딕" w:hint="eastAsia"/>
        </w:rPr>
        <w:t>동효소</w:t>
      </w:r>
      <w:proofErr w:type="spellEnd"/>
      <w:r w:rsidR="006E0F7E">
        <w:rPr>
          <w:rFonts w:ascii="맑은 고딕" w:eastAsia="맑은 고딕" w:hAnsi="맑은 고딕" w:hint="eastAsia"/>
        </w:rPr>
        <w:t>,</w:t>
      </w:r>
      <w:r w:rsidR="006E0F7E">
        <w:rPr>
          <w:rFonts w:ascii="맑은 고딕" w:eastAsia="맑은 고딕" w:hAnsi="맑은 고딕"/>
        </w:rPr>
        <w:t xml:space="preserve"> SULT, </w:t>
      </w:r>
      <w:r w:rsidR="006E0F7E">
        <w:rPr>
          <w:rFonts w:ascii="맑은 고딕" w:eastAsia="맑은 고딕" w:hAnsi="맑은 고딕" w:hint="eastAsia"/>
        </w:rPr>
        <w:t>CES 등 다양한 재조합효소를 판매하고 있으며</w:t>
      </w:r>
      <w:r w:rsidR="006E0F7E">
        <w:rPr>
          <w:rFonts w:ascii="맑은 고딕" w:eastAsia="맑은 고딕" w:hAnsi="맑은 고딕"/>
        </w:rPr>
        <w:t xml:space="preserve">, </w:t>
      </w:r>
      <w:r w:rsidR="006E0F7E">
        <w:rPr>
          <w:rFonts w:ascii="맑은 고딕" w:eastAsia="맑은 고딕" w:hAnsi="맑은 고딕" w:hint="eastAsia"/>
        </w:rPr>
        <w:t xml:space="preserve">필요에 따라 실험자가 직접 </w:t>
      </w:r>
      <w:proofErr w:type="spellStart"/>
      <w:r w:rsidR="006E0F7E">
        <w:rPr>
          <w:rFonts w:ascii="맑은 고딕" w:eastAsia="맑은 고딕" w:hAnsi="맑은 고딕" w:hint="eastAsia"/>
        </w:rPr>
        <w:t>과발현시킨</w:t>
      </w:r>
      <w:proofErr w:type="spellEnd"/>
      <w:r w:rsidR="006E0F7E">
        <w:rPr>
          <w:rFonts w:ascii="맑은 고딕" w:eastAsia="맑은 고딕" w:hAnsi="맑은 고딕" w:hint="eastAsia"/>
        </w:rPr>
        <w:t xml:space="preserve"> 재조합효소를 만들어 실험에 사용할 수도 있다.</w:t>
      </w:r>
      <w:r w:rsidR="006E0F7E">
        <w:rPr>
          <w:rFonts w:ascii="맑은 고딕" w:eastAsia="맑은 고딕" w:hAnsi="맑은 고딕"/>
        </w:rPr>
        <w:t xml:space="preserve"> </w:t>
      </w:r>
      <w:r w:rsidR="006E0F7E">
        <w:rPr>
          <w:rFonts w:ascii="맑은 고딕" w:eastAsia="맑은 고딕" w:hAnsi="맑은 고딕" w:hint="eastAsia"/>
        </w:rPr>
        <w:t>다만,</w:t>
      </w:r>
      <w:r w:rsidR="006E0F7E">
        <w:rPr>
          <w:rFonts w:ascii="맑은 고딕" w:eastAsia="맑은 고딕" w:hAnsi="맑은 고딕"/>
        </w:rPr>
        <w:t xml:space="preserve"> </w:t>
      </w:r>
      <w:r w:rsidR="006E0F7E">
        <w:rPr>
          <w:rFonts w:ascii="맑은 고딕" w:eastAsia="맑은 고딕" w:hAnsi="맑은 고딕" w:hint="eastAsia"/>
        </w:rPr>
        <w:t>동일한 재조합효소의 농도를 실험에 사용하였더라도,</w:t>
      </w:r>
      <w:r w:rsidR="00FA6894">
        <w:rPr>
          <w:rFonts w:ascii="맑은 고딕" w:eastAsia="맑은 고딕" w:hAnsi="맑은 고딕"/>
        </w:rPr>
        <w:t xml:space="preserve"> </w:t>
      </w:r>
      <w:r w:rsidR="00DE73B2">
        <w:rPr>
          <w:rFonts w:ascii="맑은 고딕" w:eastAsia="맑은 고딕" w:hAnsi="맑은 고딕" w:hint="eastAsia"/>
        </w:rPr>
        <w:t>효소의 양과 활성은</w:t>
      </w:r>
      <w:r w:rsidR="00DE73B2">
        <w:rPr>
          <w:rFonts w:ascii="맑은 고딕" w:eastAsia="맑은 고딕" w:hAnsi="맑은 고딕"/>
        </w:rPr>
        <w:t xml:space="preserve"> </w:t>
      </w:r>
      <w:r w:rsidR="000C19D7">
        <w:rPr>
          <w:rFonts w:ascii="맑은 고딕" w:eastAsia="맑은 고딕" w:hAnsi="맑은 고딕" w:hint="eastAsia"/>
        </w:rPr>
        <w:t xml:space="preserve">재조합효소를 만들어내는 </w:t>
      </w:r>
      <w:r w:rsidR="00DE73B2">
        <w:rPr>
          <w:rFonts w:ascii="맑은 고딕" w:eastAsia="맑은 고딕" w:hAnsi="맑은 고딕" w:hint="eastAsia"/>
        </w:rPr>
        <w:t xml:space="preserve">실험방법 및 </w:t>
      </w:r>
      <w:r w:rsidR="000C19D7">
        <w:rPr>
          <w:rFonts w:ascii="맑은 고딕" w:eastAsia="맑은 고딕" w:hAnsi="맑은 고딕" w:hint="eastAsia"/>
        </w:rPr>
        <w:t xml:space="preserve">상용화된 재조합효소를 </w:t>
      </w:r>
      <w:r w:rsidR="00DE73B2">
        <w:rPr>
          <w:rFonts w:ascii="맑은 고딕" w:eastAsia="맑은 고딕" w:hAnsi="맑은 고딕" w:hint="eastAsia"/>
        </w:rPr>
        <w:t>판매하는 제조사마다 다르</w:t>
      </w:r>
      <w:r w:rsidR="006E0F7E">
        <w:rPr>
          <w:rFonts w:ascii="맑은 고딕" w:eastAsia="맑은 고딕" w:hAnsi="맑은 고딕" w:hint="eastAsia"/>
        </w:rPr>
        <w:t>기 때문에</w:t>
      </w:r>
      <w:r w:rsidR="000C19D7">
        <w:rPr>
          <w:rFonts w:ascii="맑은 고딕" w:eastAsia="맑은 고딕" w:hAnsi="맑은 고딕" w:hint="eastAsia"/>
        </w:rPr>
        <w:t>,</w:t>
      </w:r>
      <w:r w:rsidR="00DE73B2">
        <w:rPr>
          <w:rFonts w:ascii="맑은 고딕" w:eastAsia="맑은 고딕" w:hAnsi="맑은 고딕"/>
        </w:rPr>
        <w:t xml:space="preserve"> </w:t>
      </w:r>
      <w:r w:rsidR="00FA6894">
        <w:rPr>
          <w:rFonts w:ascii="맑은 고딕" w:eastAsia="맑은 고딕" w:hAnsi="맑은 고딕" w:hint="eastAsia"/>
        </w:rPr>
        <w:t xml:space="preserve">필요에 따라 환산계수를 반영하여 </w:t>
      </w:r>
      <w:proofErr w:type="spellStart"/>
      <w:r w:rsidR="00FA6894">
        <w:rPr>
          <w:rFonts w:ascii="맑은 고딕" w:eastAsia="맑은 고딕" w:hAnsi="맑은 고딕"/>
        </w:rPr>
        <w:t>CL</w:t>
      </w:r>
      <w:r w:rsidR="00FA6894" w:rsidRPr="00FA6894">
        <w:rPr>
          <w:rFonts w:ascii="맑은 고딕" w:eastAsia="맑은 고딕" w:hAnsi="맑은 고딕"/>
          <w:vertAlign w:val="subscript"/>
        </w:rPr>
        <w:t>int</w:t>
      </w:r>
      <w:proofErr w:type="spellEnd"/>
      <w:r w:rsidR="00FA6894">
        <w:rPr>
          <w:rFonts w:ascii="맑은 고딕" w:eastAsia="맑은 고딕" w:hAnsi="맑은 고딕" w:hint="eastAsia"/>
        </w:rPr>
        <w:t>를 산출하여야 한다.</w:t>
      </w:r>
      <w:r w:rsidR="00FA6894">
        <w:rPr>
          <w:rFonts w:ascii="맑은 고딕" w:eastAsia="맑은 고딕" w:hAnsi="맑은 고딕"/>
        </w:rPr>
        <w:t xml:space="preserve"> </w:t>
      </w:r>
    </w:p>
    <w:p w14:paraId="757C76F6" w14:textId="77777777" w:rsidR="00F14788" w:rsidRDefault="00F14788" w:rsidP="00DD2AC4">
      <w:pPr>
        <w:rPr>
          <w:rFonts w:ascii="맑은 고딕" w:eastAsia="맑은 고딕" w:hAnsi="맑은 고딕"/>
        </w:rPr>
      </w:pPr>
    </w:p>
    <w:p w14:paraId="0E441A83" w14:textId="47F3BE22" w:rsidR="00F14788" w:rsidRPr="00D72E1D" w:rsidRDefault="00DD2AC4" w:rsidP="00F14788">
      <w:pPr>
        <w:pStyle w:val="a5"/>
        <w:numPr>
          <w:ilvl w:val="1"/>
          <w:numId w:val="21"/>
        </w:numPr>
        <w:ind w:leftChars="0" w:left="0" w:firstLine="0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</w:rPr>
        <w:t xml:space="preserve"> </w:t>
      </w:r>
      <w:r w:rsidR="00F14788">
        <w:rPr>
          <w:rFonts w:ascii="맑은 고딕" w:eastAsia="맑은 고딕" w:hAnsi="맑은 고딕" w:hint="eastAsia"/>
          <w:b/>
          <w:bCs/>
        </w:rPr>
        <w:t xml:space="preserve">대사평가 실험을 통해 얻을 수 있는 </w:t>
      </w:r>
      <w:r w:rsidR="00F14788">
        <w:rPr>
          <w:rFonts w:ascii="맑은 고딕" w:eastAsia="맑은 고딕" w:hAnsi="맑은 고딕"/>
          <w:b/>
          <w:bCs/>
        </w:rPr>
        <w:t xml:space="preserve">in vitro </w:t>
      </w:r>
      <w:r w:rsidR="00F14788">
        <w:rPr>
          <w:rFonts w:ascii="맑은 고딕" w:eastAsia="맑은 고딕" w:hAnsi="맑은 고딕" w:hint="eastAsia"/>
          <w:b/>
          <w:bCs/>
        </w:rPr>
        <w:t>대사 파라미터</w:t>
      </w:r>
    </w:p>
    <w:p w14:paraId="65B9DE4B" w14:textId="46EB0EE3" w:rsidR="00F14788" w:rsidRDefault="00F14788" w:rsidP="00F1478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대사평가 실험을 통해 얻을 수 있는</w:t>
      </w:r>
      <w:r>
        <w:rPr>
          <w:rFonts w:ascii="맑은 고딕" w:eastAsia="맑은 고딕" w:hAnsi="맑은 고딕"/>
        </w:rPr>
        <w:t xml:space="preserve"> in vitro </w:t>
      </w:r>
      <w:r>
        <w:rPr>
          <w:rFonts w:ascii="맑은 고딕" w:eastAsia="맑은 고딕" w:hAnsi="맑은 고딕" w:hint="eastAsia"/>
        </w:rPr>
        <w:t xml:space="preserve">파라미터는 </w:t>
      </w:r>
      <w:proofErr w:type="spellStart"/>
      <w:r w:rsidR="00FD77E0">
        <w:rPr>
          <w:rFonts w:ascii="맑은 고딕" w:eastAsia="맑은 고딕" w:hAnsi="맑은 고딕"/>
        </w:rPr>
        <w:t>CL</w:t>
      </w:r>
      <w:r w:rsidR="00FD77E0" w:rsidRPr="00FD77E0">
        <w:rPr>
          <w:rFonts w:ascii="맑은 고딕" w:eastAsia="맑은 고딕" w:hAnsi="맑은 고딕"/>
          <w:vertAlign w:val="subscript"/>
        </w:rPr>
        <w:t>int</w:t>
      </w:r>
      <w:proofErr w:type="spellEnd"/>
      <w:r w:rsidR="00FD77E0">
        <w:rPr>
          <w:rFonts w:ascii="맑은 고딕" w:eastAsia="맑은 고딕" w:hAnsi="맑은 고딕"/>
        </w:rPr>
        <w:t xml:space="preserve"> </w:t>
      </w:r>
      <w:r w:rsidR="00FD77E0">
        <w:rPr>
          <w:rFonts w:ascii="맑은 고딕" w:eastAsia="맑은 고딕" w:hAnsi="맑은 고딕" w:hint="eastAsia"/>
        </w:rPr>
        <w:t>또는 K</w:t>
      </w:r>
      <w:r w:rsidR="00FD77E0" w:rsidRPr="00FD77E0">
        <w:rPr>
          <w:rFonts w:ascii="맑은 고딕" w:eastAsia="맑은 고딕" w:hAnsi="맑은 고딕"/>
          <w:vertAlign w:val="subscript"/>
        </w:rPr>
        <w:t>m</w:t>
      </w:r>
      <w:r w:rsidR="00FD77E0">
        <w:rPr>
          <w:rFonts w:ascii="맑은 고딕" w:eastAsia="맑은 고딕" w:hAnsi="맑은 고딕"/>
        </w:rPr>
        <w:t xml:space="preserve"> </w:t>
      </w:r>
      <w:r w:rsidR="00FD77E0">
        <w:rPr>
          <w:rFonts w:ascii="맑은 고딕" w:eastAsia="맑은 고딕" w:hAnsi="맑은 고딕" w:hint="eastAsia"/>
        </w:rPr>
        <w:t xml:space="preserve">및 </w:t>
      </w:r>
      <w:r w:rsidR="00FD77E0">
        <w:rPr>
          <w:rFonts w:ascii="맑은 고딕" w:eastAsia="맑은 고딕" w:hAnsi="맑은 고딕"/>
        </w:rPr>
        <w:t>V</w:t>
      </w:r>
      <w:r w:rsidR="00FD77E0" w:rsidRPr="00FD77E0">
        <w:rPr>
          <w:rFonts w:ascii="맑은 고딕" w:eastAsia="맑은 고딕" w:hAnsi="맑은 고딕" w:hint="eastAsia"/>
          <w:vertAlign w:val="subscript"/>
        </w:rPr>
        <w:t>m</w:t>
      </w:r>
      <w:r w:rsidR="00FD77E0" w:rsidRPr="00FD77E0">
        <w:rPr>
          <w:rFonts w:ascii="맑은 고딕" w:eastAsia="맑은 고딕" w:hAnsi="맑은 고딕"/>
          <w:vertAlign w:val="subscript"/>
        </w:rPr>
        <w:t>ax</w:t>
      </w:r>
      <w:r w:rsidR="00FD77E0">
        <w:rPr>
          <w:rFonts w:ascii="맑은 고딕" w:eastAsia="맑은 고딕" w:hAnsi="맑은 고딕" w:hint="eastAsia"/>
        </w:rPr>
        <w:t>이다. 각 파라미터들은 다음과 같은 방법으로 얻을 수 있다.</w:t>
      </w:r>
      <w:r w:rsidR="00FD77E0">
        <w:rPr>
          <w:rFonts w:ascii="맑은 고딕" w:eastAsia="맑은 고딕" w:hAnsi="맑은 고딕"/>
        </w:rPr>
        <w:t xml:space="preserve"> </w:t>
      </w:r>
    </w:p>
    <w:p w14:paraId="2691C0C2" w14:textId="5994E3E1" w:rsidR="00F14788" w:rsidRPr="00676CA9" w:rsidRDefault="00FD77E0" w:rsidP="00F14788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ubstrate-depletion</w:t>
      </w:r>
      <w:r>
        <w:rPr>
          <w:rFonts w:ascii="맑은 고딕" w:eastAsia="맑은 고딕" w:hAnsi="맑은 고딕" w:hint="eastAsia"/>
        </w:rPr>
        <w:t xml:space="preserve"> 법</w:t>
      </w:r>
    </w:p>
    <w:p w14:paraId="6442589E" w14:textId="19B54795" w:rsidR="00FD77E0" w:rsidRDefault="00FD77E0" w:rsidP="00FD77E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>n vi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ro </w:t>
      </w:r>
      <w:r>
        <w:rPr>
          <w:rFonts w:ascii="맑은 고딕" w:eastAsia="맑은 고딕" w:hAnsi="맑은 고딕" w:hint="eastAsia"/>
        </w:rPr>
        <w:t xml:space="preserve">대사평가 실험에서 시간에 따른 기질약물의 </w:t>
      </w:r>
      <w:proofErr w:type="spellStart"/>
      <w:r>
        <w:rPr>
          <w:rFonts w:ascii="맑은 고딕" w:eastAsia="맑은 고딕" w:hAnsi="맑은 고딕" w:hint="eastAsia"/>
        </w:rPr>
        <w:t>소실량을</w:t>
      </w:r>
      <w:proofErr w:type="spellEnd"/>
      <w:r>
        <w:rPr>
          <w:rFonts w:ascii="맑은 고딕" w:eastAsia="맑은 고딕" w:hAnsi="맑은 고딕" w:hint="eastAsia"/>
        </w:rPr>
        <w:t xml:space="preserve"> 측정하</w:t>
      </w:r>
      <w:r w:rsidR="00B41549"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 w:hint="eastAsia"/>
        </w:rPr>
        <w:t xml:space="preserve"> 방법이다.</w:t>
      </w:r>
      <w:r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 xml:space="preserve">그림 </w:t>
      </w:r>
      <w:r w:rsidR="00DC5C50">
        <w:rPr>
          <w:rFonts w:ascii="맑은 고딕" w:eastAsia="맑은 고딕" w:hAnsi="맑은 고딕"/>
        </w:rPr>
        <w:t>5.5</w:t>
      </w:r>
      <w:r w:rsidR="00DC5C50">
        <w:rPr>
          <w:rFonts w:ascii="맑은 고딕" w:eastAsia="맑은 고딕" w:hAnsi="맑은 고딕" w:hint="eastAsia"/>
        </w:rPr>
        <w:t>에서와 같이</w:t>
      </w:r>
      <w:r w:rsidR="000342C2">
        <w:rPr>
          <w:rFonts w:ascii="맑은 고딕" w:eastAsia="맑은 고딕" w:hAnsi="맑은 고딕" w:hint="eastAsia"/>
        </w:rPr>
        <w:t>,</w:t>
      </w:r>
      <w:r w:rsidR="00DC5C50">
        <w:rPr>
          <w:rFonts w:ascii="맑은 고딕" w:eastAsia="맑은 고딕" w:hAnsi="맑은 고딕" w:hint="eastAsia"/>
        </w:rPr>
        <w:t xml:space="preserve"> 시간에 따라 기질 약물의 농도가 감소</w:t>
      </w:r>
      <w:r w:rsidR="000342C2">
        <w:rPr>
          <w:rFonts w:ascii="맑은 고딕" w:eastAsia="맑은 고딕" w:hAnsi="맑은 고딕" w:hint="eastAsia"/>
        </w:rPr>
        <w:t>한다면</w:t>
      </w:r>
      <w:r w:rsidR="00DC5C50">
        <w:rPr>
          <w:rFonts w:ascii="맑은 고딕" w:eastAsia="맑은 고딕" w:hAnsi="맑은 고딕" w:hint="eastAsia"/>
        </w:rPr>
        <w:t>,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실험계에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사용된 대사 효소의 기질임을 알 수 있다.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예를 들어,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m</w:t>
      </w:r>
      <w:r w:rsidR="00DC5C50">
        <w:rPr>
          <w:rFonts w:ascii="맑은 고딕" w:eastAsia="맑은 고딕" w:hAnsi="맑은 고딕"/>
        </w:rPr>
        <w:t>icrosome</w:t>
      </w:r>
      <w:r w:rsidR="00DC5C50">
        <w:rPr>
          <w:rFonts w:ascii="맑은 고딕" w:eastAsia="맑은 고딕" w:hAnsi="맑은 고딕" w:hint="eastAsia"/>
        </w:rPr>
        <w:t xml:space="preserve">에 </w:t>
      </w:r>
      <w:r w:rsidR="00DC5C50">
        <w:rPr>
          <w:rFonts w:ascii="맑은 고딕" w:eastAsia="맑은 고딕" w:hAnsi="맑은 고딕"/>
        </w:rPr>
        <w:t>NADPH</w:t>
      </w:r>
      <w:r w:rsidR="00DC5C50">
        <w:rPr>
          <w:rFonts w:ascii="맑은 고딕" w:eastAsia="맑은 고딕" w:hAnsi="맑은 고딕" w:hint="eastAsia"/>
        </w:rPr>
        <w:t>를 첨가하여 실험을 진행하였다면,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 xml:space="preserve">시험약물은 </w:t>
      </w:r>
      <w:r w:rsidR="00DC5C50">
        <w:rPr>
          <w:rFonts w:ascii="맑은 고딕" w:eastAsia="맑은 고딕" w:hAnsi="맑은 고딕"/>
        </w:rPr>
        <w:t xml:space="preserve">ES, </w:t>
      </w:r>
      <w:ins w:id="54" w:author="Bae Soo Hyeon" w:date="2022-08-18T11:33:00Z">
        <w:r w:rsidR="0069147A">
          <w:rPr>
            <w:rFonts w:ascii="맑은 고딕" w:eastAsia="맑은 고딕" w:hAnsi="맑은 고딕"/>
          </w:rPr>
          <w:lastRenderedPageBreak/>
          <w:t>carboxylesterase (</w:t>
        </w:r>
      </w:ins>
      <w:r w:rsidR="00DC5C50">
        <w:rPr>
          <w:rFonts w:ascii="맑은 고딕" w:eastAsia="맑은 고딕" w:hAnsi="맑은 고딕"/>
        </w:rPr>
        <w:t>CES</w:t>
      </w:r>
      <w:ins w:id="55" w:author="Bae Soo Hyeon" w:date="2022-08-18T11:33:00Z">
        <w:r w:rsidR="0069147A">
          <w:rPr>
            <w:rFonts w:ascii="맑은 고딕" w:eastAsia="맑은 고딕" w:hAnsi="맑은 고딕"/>
          </w:rPr>
          <w:t>)</w:t>
        </w:r>
      </w:ins>
      <w:r w:rsidR="00DC5C50">
        <w:rPr>
          <w:rFonts w:ascii="맑은 고딕" w:eastAsia="맑은 고딕" w:hAnsi="맑은 고딕"/>
        </w:rPr>
        <w:t>, CYP, FMO</w:t>
      </w:r>
      <w:r w:rsidR="00DC5C50">
        <w:rPr>
          <w:rFonts w:ascii="맑은 고딕" w:eastAsia="맑은 고딕" w:hAnsi="맑은 고딕" w:hint="eastAsia"/>
        </w:rPr>
        <w:t xml:space="preserve"> 등의 기질일 가능성이 높으며,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재조합</w:t>
      </w:r>
      <w:r w:rsidR="00DC5C50">
        <w:rPr>
          <w:rFonts w:ascii="맑은 고딕" w:eastAsia="맑은 고딕" w:hAnsi="맑은 고딕"/>
        </w:rPr>
        <w:t xml:space="preserve"> CYP3A4</w:t>
      </w:r>
      <w:r w:rsidR="00DC5C50">
        <w:rPr>
          <w:rFonts w:ascii="맑은 고딕" w:eastAsia="맑은 고딕" w:hAnsi="맑은 고딕" w:hint="eastAsia"/>
        </w:rPr>
        <w:t>에서 아래의 결과를 얻었다면,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 xml:space="preserve">시험약물은 </w:t>
      </w:r>
      <w:r w:rsidR="00DC5C50">
        <w:rPr>
          <w:rFonts w:ascii="맑은 고딕" w:eastAsia="맑은 고딕" w:hAnsi="맑은 고딕"/>
        </w:rPr>
        <w:t>CYP3A4</w:t>
      </w:r>
      <w:r w:rsidR="00DC5C50">
        <w:rPr>
          <w:rFonts w:ascii="맑은 고딕" w:eastAsia="맑은 고딕" w:hAnsi="맑은 고딕" w:hint="eastAsia"/>
        </w:rPr>
        <w:t>의 기질이다.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또한,</w:t>
      </w:r>
      <w:r w:rsidR="00DC5C50">
        <w:rPr>
          <w:rFonts w:ascii="맑은 고딕" w:eastAsia="맑은 고딕" w:hAnsi="맑은 고딕"/>
        </w:rPr>
        <w:t xml:space="preserve"> hepatocyte</w:t>
      </w:r>
      <w:r w:rsidR="00DC5C50">
        <w:rPr>
          <w:rFonts w:ascii="맑은 고딕" w:eastAsia="맑은 고딕" w:hAnsi="맑은 고딕" w:hint="eastAsia"/>
        </w:rPr>
        <w:t>에서 실험 후,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아래의 결과를 얻었다면,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시험약물은 간에서 대사되는 약물이다.</w:t>
      </w:r>
      <w:r w:rsidR="00DC5C50">
        <w:rPr>
          <w:rFonts w:ascii="맑은 고딕" w:eastAsia="맑은 고딕" w:hAnsi="맑은 고딕"/>
        </w:rPr>
        <w:t xml:space="preserve"> </w:t>
      </w:r>
      <w:r w:rsidR="00DC5C50">
        <w:rPr>
          <w:rFonts w:ascii="맑은 고딕" w:eastAsia="맑은 고딕" w:hAnsi="맑은 고딕" w:hint="eastAsia"/>
        </w:rPr>
        <w:t>이</w:t>
      </w:r>
      <w:r w:rsidR="000342C2">
        <w:rPr>
          <w:rFonts w:ascii="맑은 고딕" w:eastAsia="맑은 고딕" w:hAnsi="맑은 고딕" w:hint="eastAsia"/>
        </w:rPr>
        <w:t>런 식으로,</w:t>
      </w:r>
      <w:r w:rsidR="000342C2">
        <w:rPr>
          <w:rFonts w:ascii="맑은 고딕" w:eastAsia="맑은 고딕" w:hAnsi="맑은 고딕"/>
        </w:rPr>
        <w:t xml:space="preserve"> </w:t>
      </w:r>
      <w:r w:rsidR="000342C2">
        <w:rPr>
          <w:rFonts w:ascii="맑은 고딕" w:eastAsia="맑은 고딕" w:hAnsi="맑은 고딕" w:hint="eastAsia"/>
        </w:rPr>
        <w:t>실험 목적에 맞게 in</w:t>
      </w:r>
      <w:r w:rsidR="000342C2">
        <w:rPr>
          <w:rFonts w:ascii="맑은 고딕" w:eastAsia="맑은 고딕" w:hAnsi="맑은 고딕"/>
        </w:rPr>
        <w:t xml:space="preserve"> vitro system</w:t>
      </w:r>
      <w:r w:rsidR="000342C2">
        <w:rPr>
          <w:rFonts w:ascii="맑은 고딕" w:eastAsia="맑은 고딕" w:hAnsi="맑은 고딕" w:hint="eastAsia"/>
        </w:rPr>
        <w:t>을 선택하여 실험 후,</w:t>
      </w:r>
      <w:r w:rsidR="00DC5C50">
        <w:rPr>
          <w:rFonts w:ascii="맑은 고딕" w:eastAsia="맑은 고딕" w:hAnsi="맑은 고딕" w:hint="eastAsia"/>
        </w:rPr>
        <w:t xml:space="preserve"> 시험물질의 대사를 확인할 수 있다.</w:t>
      </w:r>
      <w:r w:rsidR="00DC5C50">
        <w:rPr>
          <w:rFonts w:ascii="맑은 고딕" w:eastAsia="맑은 고딕" w:hAnsi="맑은 고딕"/>
        </w:rPr>
        <w:t xml:space="preserve"> </w:t>
      </w:r>
    </w:p>
    <w:p w14:paraId="39852DF4" w14:textId="6E034C1B" w:rsidR="00C115F0" w:rsidRDefault="00C115F0" w:rsidP="00FD77E0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F8B9ECC" wp14:editId="08EFAB2B">
            <wp:extent cx="5731510" cy="1820008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427"/>
                    <a:stretch/>
                  </pic:blipFill>
                  <pic:spPr bwMode="auto">
                    <a:xfrm>
                      <a:off x="0" y="0"/>
                      <a:ext cx="5731510" cy="182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887A6" w14:textId="3046A24E" w:rsidR="00C115F0" w:rsidRDefault="00C115F0" w:rsidP="00C115F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5.5 </w:t>
      </w: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 xml:space="preserve">ubstrate-depletion </w:t>
      </w:r>
      <w:r>
        <w:rPr>
          <w:rFonts w:ascii="맑은 고딕" w:eastAsia="맑은 고딕" w:hAnsi="맑은 고딕" w:hint="eastAsia"/>
        </w:rPr>
        <w:t xml:space="preserve">법을 이용하여 얻을 수 있는 </w:t>
      </w:r>
      <w:r>
        <w:rPr>
          <w:rFonts w:ascii="맑은 고딕" w:eastAsia="맑은 고딕" w:hAnsi="맑은 고딕"/>
        </w:rPr>
        <w:t xml:space="preserve">data </w:t>
      </w:r>
      <w:r>
        <w:rPr>
          <w:rFonts w:ascii="맑은 고딕" w:eastAsia="맑은 고딕" w:hAnsi="맑은 고딕" w:hint="eastAsia"/>
        </w:rPr>
        <w:t>(예)</w:t>
      </w:r>
    </w:p>
    <w:p w14:paraId="7E18E84A" w14:textId="77777777" w:rsidR="000342C2" w:rsidRDefault="000342C2" w:rsidP="00FD77E0">
      <w:pPr>
        <w:rPr>
          <w:rFonts w:ascii="맑은 고딕" w:eastAsia="맑은 고딕" w:hAnsi="맑은 고딕"/>
        </w:rPr>
      </w:pPr>
    </w:p>
    <w:p w14:paraId="13FA6ACF" w14:textId="38B7FF50" w:rsidR="00EB7A59" w:rsidRDefault="000342C2" w:rsidP="00FD77E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 xml:space="preserve">ubstrate-depletion </w:t>
      </w:r>
      <w:r>
        <w:rPr>
          <w:rFonts w:ascii="맑은 고딕" w:eastAsia="맑은 고딕" w:hAnsi="맑은 고딕" w:hint="eastAsia"/>
        </w:rPr>
        <w:t>법을 통해서,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어떤 대사효소로 대사되는지 확인할 수 있을 뿐만 아니라,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얼마나 대사되는지도 확인할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시간에 따른 기질약물의 소실속도가 일차반응속도를 따른다면,</w:t>
      </w:r>
      <w:r>
        <w:rPr>
          <w:rFonts w:ascii="맑은 고딕" w:eastAsia="맑은 고딕" w:hAnsi="맑은 고딕"/>
        </w:rPr>
        <w:t xml:space="preserve"> y</w:t>
      </w:r>
      <w:r>
        <w:rPr>
          <w:rFonts w:ascii="맑은 고딕" w:eastAsia="맑은 고딕" w:hAnsi="맑은 고딕" w:hint="eastAsia"/>
        </w:rPr>
        <w:t xml:space="preserve">축을 </w:t>
      </w:r>
      <w:r>
        <w:rPr>
          <w:rFonts w:ascii="맑은 고딕" w:eastAsia="맑은 고딕" w:hAnsi="맑은 고딕"/>
        </w:rPr>
        <w:t>log</w:t>
      </w:r>
      <w:r>
        <w:rPr>
          <w:rFonts w:ascii="맑은 고딕" w:eastAsia="맑은 고딕" w:hAnsi="맑은 고딕" w:hint="eastAsia"/>
        </w:rPr>
        <w:t xml:space="preserve">로 변환하면 그림 </w:t>
      </w:r>
      <w:r>
        <w:rPr>
          <w:rFonts w:ascii="맑은 고딕" w:eastAsia="맑은 고딕" w:hAnsi="맑은 고딕"/>
        </w:rPr>
        <w:t xml:space="preserve">5.5의 </w:t>
      </w:r>
      <w:r>
        <w:rPr>
          <w:rFonts w:ascii="맑은 고딕" w:eastAsia="맑은 고딕" w:hAnsi="맑은 고딕" w:hint="eastAsia"/>
        </w:rPr>
        <w:t>오른쪽과 같이,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그래프가 직선을 나타낸다.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이때의 기울기는 제거속도상수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k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이며,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여기에 실험에 사용된 </w:t>
      </w:r>
      <w:r>
        <w:rPr>
          <w:rFonts w:ascii="맑은 고딕" w:eastAsia="맑은 고딕" w:hAnsi="맑은 고딕"/>
        </w:rPr>
        <w:t>buffer</w:t>
      </w:r>
      <w:r>
        <w:rPr>
          <w:rFonts w:ascii="맑은 고딕" w:eastAsia="맑은 고딕" w:hAnsi="맑은 고딕" w:hint="eastAsia"/>
        </w:rPr>
        <w:t>의 양</w:t>
      </w:r>
      <w:r w:rsidR="00EB7A59">
        <w:rPr>
          <w:rFonts w:ascii="맑은 고딕" w:eastAsia="맑은 고딕" w:hAnsi="맑은 고딕"/>
        </w:rPr>
        <w:t>(mL)</w:t>
      </w:r>
      <w:r>
        <w:rPr>
          <w:rFonts w:ascii="맑은 고딕" w:eastAsia="맑은 고딕" w:hAnsi="맑은 고딕" w:hint="eastAsia"/>
        </w:rPr>
        <w:t>과 실험에 사용된 단백질의 양</w:t>
      </w:r>
      <w:r w:rsidR="00EB7A59">
        <w:rPr>
          <w:rFonts w:ascii="맑은 고딕" w:eastAsia="맑은 고딕" w:hAnsi="맑은 고딕"/>
        </w:rPr>
        <w:t>(mg)</w:t>
      </w:r>
      <w:r w:rsidR="00EB7A59">
        <w:rPr>
          <w:rFonts w:ascii="맑은 고딕" w:eastAsia="맑은 고딕" w:hAnsi="맑은 고딕" w:hint="eastAsia"/>
        </w:rPr>
        <w:t>을 반영하면,</w:t>
      </w:r>
      <w:r w:rsidR="00EB7A59">
        <w:rPr>
          <w:rFonts w:ascii="맑은 고딕" w:eastAsia="맑은 고딕" w:hAnsi="맑은 고딕"/>
        </w:rPr>
        <w:t xml:space="preserve"> </w:t>
      </w:r>
      <w:proofErr w:type="spellStart"/>
      <w:r w:rsidR="00EB7A59">
        <w:rPr>
          <w:rFonts w:ascii="맑은 고딕" w:eastAsia="맑은 고딕" w:hAnsi="맑은 고딕"/>
        </w:rPr>
        <w:t>CL</w:t>
      </w:r>
      <w:r w:rsidR="00EB7A59" w:rsidRPr="00EB7A59">
        <w:rPr>
          <w:rFonts w:ascii="맑은 고딕" w:eastAsia="맑은 고딕" w:hAnsi="맑은 고딕"/>
          <w:vertAlign w:val="subscript"/>
        </w:rPr>
        <w:t>int</w:t>
      </w:r>
      <w:proofErr w:type="spellEnd"/>
      <w:r w:rsidR="00EB7A59">
        <w:rPr>
          <w:rFonts w:ascii="맑은 고딕" w:eastAsia="맑은 고딕" w:hAnsi="맑은 고딕" w:hint="eastAsia"/>
        </w:rPr>
        <w:t>를 구할 수 있다.</w:t>
      </w:r>
      <w:r w:rsidR="00EB7A59">
        <w:rPr>
          <w:rFonts w:ascii="맑은 고딕" w:eastAsia="맑은 고딕" w:hAnsi="맑은 고딕"/>
        </w:rPr>
        <w:t xml:space="preserve"> </w:t>
      </w:r>
      <w:r w:rsidR="0077302B">
        <w:rPr>
          <w:rFonts w:ascii="맑은 고딕" w:eastAsia="맑은 고딕" w:hAnsi="맑은 고딕"/>
        </w:rPr>
        <w:t xml:space="preserve">                                 </w:t>
      </w:r>
    </w:p>
    <w:p w14:paraId="1E03E757" w14:textId="3943423B" w:rsidR="00EB7A59" w:rsidRDefault="00EB7A59" w:rsidP="00EB7A59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450A2E1" wp14:editId="70415CDF">
            <wp:extent cx="3459192" cy="927856"/>
            <wp:effectExtent l="0" t="0" r="8255" b="5715"/>
            <wp:docPr id="32" name="그림 32" descr="텍스트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안테나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704" cy="93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6A7" w14:textId="6C53BB71" w:rsidR="00FD77E0" w:rsidRDefault="000342C2" w:rsidP="006B198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 때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기질은 K</w:t>
      </w:r>
      <w:r w:rsidRPr="00C115F0">
        <w:rPr>
          <w:rFonts w:ascii="맑은 고딕" w:eastAsia="맑은 고딕" w:hAnsi="맑은 고딕"/>
          <w:vertAlign w:val="subscript"/>
        </w:rPr>
        <w:t>m</w:t>
      </w:r>
      <w:r>
        <w:rPr>
          <w:rFonts w:ascii="맑은 고딕" w:eastAsia="맑은 고딕" w:hAnsi="맑은 고딕" w:hint="eastAsia"/>
        </w:rPr>
        <w:t xml:space="preserve"> 이하의 농도를 선택하는 것이 중요하다</w:t>
      </w:r>
      <w:r w:rsidRPr="006B1980">
        <w:rPr>
          <w:rFonts w:ascii="맑은 고딕" w:eastAsia="맑은 고딕" w:hAnsi="맑은 고딕" w:hint="eastAsia"/>
        </w:rPr>
        <w:t>.</w:t>
      </w:r>
      <w:r w:rsidR="00EB7A59" w:rsidRPr="006B1980">
        <w:rPr>
          <w:rFonts w:ascii="맑은 고딕" w:eastAsia="맑은 고딕" w:hAnsi="맑은 고딕"/>
        </w:rPr>
        <w:t xml:space="preserve"> </w:t>
      </w:r>
      <w:r w:rsidR="00EB7A59" w:rsidRPr="006B1980">
        <w:rPr>
          <w:rFonts w:ascii="맑은 고딕" w:eastAsia="맑은 고딕" w:hAnsi="맑은 고딕" w:hint="eastAsia"/>
        </w:rPr>
        <w:t xml:space="preserve">대부분의 기질-효소 반응은 </w:t>
      </w:r>
      <w:r w:rsidR="00F67BDB" w:rsidRPr="006B1980">
        <w:rPr>
          <w:rFonts w:ascii="맑은 고딕" w:eastAsia="맑은 고딕" w:hAnsi="맑은 고딕"/>
        </w:rPr>
        <w:t>Michaelis -Menten</w:t>
      </w:r>
      <w:r w:rsidR="006B1980">
        <w:rPr>
          <w:rFonts w:ascii="맑은 고딕" w:eastAsia="맑은 고딕" w:hAnsi="맑은 고딕"/>
        </w:rPr>
        <w:t xml:space="preserve"> (</w:t>
      </w:r>
      <w:r w:rsidR="006B1980">
        <w:rPr>
          <w:rFonts w:ascii="맑은 고딕" w:eastAsia="맑은 고딕" w:hAnsi="맑은 고딕" w:hint="eastAsia"/>
        </w:rPr>
        <w:t>M</w:t>
      </w:r>
      <w:r w:rsidR="006B1980">
        <w:rPr>
          <w:rFonts w:ascii="맑은 고딕" w:eastAsia="맑은 고딕" w:hAnsi="맑은 고딕"/>
        </w:rPr>
        <w:t>-M)</w:t>
      </w:r>
      <w:r w:rsidR="00F67BDB" w:rsidRPr="006B1980">
        <w:rPr>
          <w:rFonts w:ascii="맑은 고딕" w:eastAsia="맑은 고딕" w:hAnsi="맑은 고딕"/>
        </w:rPr>
        <w:t xml:space="preserve"> </w:t>
      </w:r>
      <w:r w:rsidR="006B1980">
        <w:rPr>
          <w:rFonts w:ascii="맑은 고딕" w:eastAsia="맑은 고딕" w:hAnsi="맑은 고딕"/>
        </w:rPr>
        <w:t>kinetic</w:t>
      </w:r>
      <w:r w:rsidR="006B1980">
        <w:rPr>
          <w:rFonts w:ascii="맑은 고딕" w:eastAsia="맑은 고딕" w:hAnsi="맑은 고딕" w:hint="eastAsia"/>
        </w:rPr>
        <w:t xml:space="preserve">을 </w:t>
      </w:r>
      <w:r w:rsidR="00EB7A59" w:rsidRPr="006B1980">
        <w:rPr>
          <w:rFonts w:ascii="맑은 고딕" w:eastAsia="맑은 고딕" w:hAnsi="맑은 고딕" w:hint="eastAsia"/>
        </w:rPr>
        <w:t>따르며,</w:t>
      </w:r>
      <w:r w:rsidR="00EB7A59" w:rsidRPr="006B1980">
        <w:rPr>
          <w:rFonts w:ascii="맑은 고딕" w:eastAsia="맑은 고딕" w:hAnsi="맑은 고딕"/>
        </w:rPr>
        <w:t xml:space="preserve"> K</w:t>
      </w:r>
      <w:r w:rsidR="00EB7A59" w:rsidRPr="006B1980">
        <w:rPr>
          <w:rFonts w:ascii="맑은 고딕" w:eastAsia="맑은 고딕" w:hAnsi="맑은 고딕"/>
          <w:vertAlign w:val="subscript"/>
        </w:rPr>
        <w:t>m</w:t>
      </w:r>
      <w:r w:rsidR="00EB7A59" w:rsidRPr="006B1980">
        <w:rPr>
          <w:rFonts w:ascii="맑은 고딕" w:eastAsia="맑은 고딕" w:hAnsi="맑은 고딕"/>
        </w:rPr>
        <w:t xml:space="preserve"> </w:t>
      </w:r>
      <w:r w:rsidR="00EB7A59" w:rsidRPr="006B1980">
        <w:rPr>
          <w:rFonts w:ascii="맑은 고딕" w:eastAsia="맑은 고딕" w:hAnsi="맑은 고딕" w:hint="eastAsia"/>
        </w:rPr>
        <w:t xml:space="preserve">이하의 </w:t>
      </w:r>
      <w:proofErr w:type="spellStart"/>
      <w:r w:rsidR="00EB7A59" w:rsidRPr="006B1980">
        <w:rPr>
          <w:rFonts w:ascii="맑은 고딕" w:eastAsia="맑은 고딕" w:hAnsi="맑은 고딕" w:hint="eastAsia"/>
        </w:rPr>
        <w:t>저농도에서는</w:t>
      </w:r>
      <w:proofErr w:type="spellEnd"/>
      <w:r w:rsidR="00EB7A59" w:rsidRPr="006B1980">
        <w:rPr>
          <w:rFonts w:ascii="맑은 고딕" w:eastAsia="맑은 고딕" w:hAnsi="맑은 고딕" w:hint="eastAsia"/>
        </w:rPr>
        <w:t xml:space="preserve"> </w:t>
      </w:r>
      <w:r w:rsidR="00EB7A59" w:rsidRPr="006B1980">
        <w:rPr>
          <w:rFonts w:ascii="맑은 고딕" w:eastAsia="맑은 고딕" w:hAnsi="맑은 고딕"/>
        </w:rPr>
        <w:t>1</w:t>
      </w:r>
      <w:r w:rsidR="00EB7A59" w:rsidRPr="006B1980">
        <w:rPr>
          <w:rFonts w:ascii="맑은 고딕" w:eastAsia="맑은 고딕" w:hAnsi="맑은 고딕" w:hint="eastAsia"/>
        </w:rPr>
        <w:t>차반응,</w:t>
      </w:r>
      <w:r w:rsidR="00EB7A59" w:rsidRPr="006B1980">
        <w:rPr>
          <w:rFonts w:ascii="맑은 고딕" w:eastAsia="맑은 고딕" w:hAnsi="맑은 고딕"/>
        </w:rPr>
        <w:t xml:space="preserve"> K</w:t>
      </w:r>
      <w:r w:rsidR="002D3500" w:rsidRPr="006B1980">
        <w:rPr>
          <w:rFonts w:ascii="맑은 고딕" w:eastAsia="맑은 고딕" w:hAnsi="맑은 고딕"/>
          <w:vertAlign w:val="subscript"/>
        </w:rPr>
        <w:t>m</w:t>
      </w:r>
      <w:r w:rsidR="00EB7A59" w:rsidRPr="006B1980">
        <w:rPr>
          <w:rFonts w:ascii="맑은 고딕" w:eastAsia="맑은 고딕" w:hAnsi="맑은 고딕"/>
        </w:rPr>
        <w:t xml:space="preserve"> </w:t>
      </w:r>
      <w:r w:rsidR="00EB7A59" w:rsidRPr="006B1980">
        <w:rPr>
          <w:rFonts w:ascii="맑은 고딕" w:eastAsia="맑은 고딕" w:hAnsi="맑은 고딕" w:hint="eastAsia"/>
        </w:rPr>
        <w:t xml:space="preserve">이상의 고농도에서는 </w:t>
      </w:r>
      <w:r w:rsidR="00EB7A59" w:rsidRPr="006B1980">
        <w:rPr>
          <w:rFonts w:ascii="맑은 고딕" w:eastAsia="맑은 고딕" w:hAnsi="맑은 고딕"/>
        </w:rPr>
        <w:t>0</w:t>
      </w:r>
      <w:r w:rsidR="00EB7A59" w:rsidRPr="006B1980">
        <w:rPr>
          <w:rFonts w:ascii="맑은 고딕" w:eastAsia="맑은 고딕" w:hAnsi="맑은 고딕" w:hint="eastAsia"/>
        </w:rPr>
        <w:t xml:space="preserve">차 반응을 </w:t>
      </w:r>
      <w:r w:rsidR="006B1980" w:rsidRPr="006B1980">
        <w:rPr>
          <w:rFonts w:ascii="맑은 고딕" w:eastAsia="맑은 고딕" w:hAnsi="맑은 고딕" w:hint="eastAsia"/>
        </w:rPr>
        <w:t>보인다.</w:t>
      </w:r>
      <w:r w:rsidRPr="006B1980">
        <w:rPr>
          <w:rFonts w:ascii="맑은 고딕" w:eastAsia="맑은 고딕" w:hAnsi="맑은 고딕"/>
        </w:rPr>
        <w:t xml:space="preserve"> </w:t>
      </w:r>
      <w:r w:rsidR="00F67BDB" w:rsidRPr="006B1980">
        <w:rPr>
          <w:rFonts w:ascii="맑은 고딕" w:eastAsia="맑은 고딕" w:hAnsi="맑은 고딕"/>
        </w:rPr>
        <w:t xml:space="preserve">Substrate-depletion </w:t>
      </w:r>
      <w:r w:rsidR="00F67BDB" w:rsidRPr="006B1980">
        <w:rPr>
          <w:rFonts w:ascii="맑은 고딕" w:eastAsia="맑은 고딕" w:hAnsi="맑은 고딕" w:hint="eastAsia"/>
        </w:rPr>
        <w:t>법은 약물의 대사속도를 일차반응속도로</w:t>
      </w:r>
      <w:r w:rsidR="00F67BDB">
        <w:rPr>
          <w:rFonts w:ascii="맑은 고딕" w:eastAsia="맑은 고딕" w:hAnsi="맑은 고딕" w:hint="eastAsia"/>
        </w:rPr>
        <w:t xml:space="preserve"> 가정하고 있기 때문에,</w:t>
      </w:r>
      <w:r w:rsidR="00F67BDB">
        <w:rPr>
          <w:rFonts w:ascii="맑은 고딕" w:eastAsia="맑은 고딕" w:hAnsi="맑은 고딕"/>
        </w:rPr>
        <w:t xml:space="preserve"> </w:t>
      </w:r>
      <w:r w:rsidR="00EB7A59">
        <w:rPr>
          <w:rFonts w:ascii="맑은 고딕" w:eastAsia="맑은 고딕" w:hAnsi="맑은 고딕" w:hint="eastAsia"/>
        </w:rPr>
        <w:t xml:space="preserve">정확한 </w:t>
      </w:r>
      <w:proofErr w:type="spellStart"/>
      <w:r w:rsidR="00EB7A59">
        <w:rPr>
          <w:rFonts w:ascii="맑은 고딕" w:eastAsia="맑은 고딕" w:hAnsi="맑은 고딕"/>
        </w:rPr>
        <w:t>CL</w:t>
      </w:r>
      <w:r w:rsidR="00EB7A59" w:rsidRPr="00F67BDB">
        <w:rPr>
          <w:rFonts w:ascii="맑은 고딕" w:eastAsia="맑은 고딕" w:hAnsi="맑은 고딕"/>
          <w:vertAlign w:val="subscript"/>
        </w:rPr>
        <w:t>int</w:t>
      </w:r>
      <w:proofErr w:type="spellEnd"/>
      <w:r w:rsidR="00EB7A59">
        <w:rPr>
          <w:rFonts w:ascii="맑은 고딕" w:eastAsia="맑은 고딕" w:hAnsi="맑은 고딕" w:hint="eastAsia"/>
        </w:rPr>
        <w:t xml:space="preserve">를 구하기 위해서는 </w:t>
      </w:r>
      <w:proofErr w:type="spellStart"/>
      <w:r w:rsidR="00EB7A59">
        <w:rPr>
          <w:rFonts w:ascii="맑은 고딕" w:eastAsia="맑은 고딕" w:hAnsi="맑은 고딕" w:hint="eastAsia"/>
        </w:rPr>
        <w:t>저농도를</w:t>
      </w:r>
      <w:proofErr w:type="spellEnd"/>
      <w:r w:rsidR="00EB7A59">
        <w:rPr>
          <w:rFonts w:ascii="맑은 고딕" w:eastAsia="맑은 고딕" w:hAnsi="맑은 고딕" w:hint="eastAsia"/>
        </w:rPr>
        <w:t xml:space="preserve"> 기질의 농도로 선택하여</w:t>
      </w:r>
      <w:ins w:id="56" w:author="Bae Soo Hyeon" w:date="2022-08-18T11:34:00Z">
        <w:r w:rsidR="00DD2A70">
          <w:rPr>
            <w:rFonts w:ascii="맑은 고딕" w:eastAsia="맑은 고딕" w:hAnsi="맑은 고딕" w:hint="eastAsia"/>
          </w:rPr>
          <w:t xml:space="preserve"> 실험하여</w:t>
        </w:r>
      </w:ins>
      <w:r w:rsidR="00EB7A59">
        <w:rPr>
          <w:rFonts w:ascii="맑은 고딕" w:eastAsia="맑은 고딕" w:hAnsi="맑은 고딕" w:hint="eastAsia"/>
        </w:rPr>
        <w:t>야 한다.</w:t>
      </w:r>
      <w:r w:rsidR="00EB7A59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하지만,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신약개발 초기단계의 경우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어떤 대사효소에 의해 얼만큼 대사되는지에 대한 정보가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없어 기질의 특정효소에 대한 </w:t>
      </w:r>
      <w:r>
        <w:rPr>
          <w:rFonts w:ascii="맑은 고딕" w:eastAsia="맑은 고딕" w:hAnsi="맑은 고딕"/>
        </w:rPr>
        <w:t>K</w:t>
      </w:r>
      <w:r w:rsidRPr="00C115F0">
        <w:rPr>
          <w:rFonts w:ascii="맑은 고딕" w:eastAsia="맑은 고딕" w:hAnsi="맑은 고딕"/>
          <w:vertAlign w:val="subscript"/>
        </w:rPr>
        <w:t>m</w:t>
      </w:r>
      <w:r>
        <w:rPr>
          <w:rFonts w:ascii="맑은 고딕" w:eastAsia="맑은 고딕" w:hAnsi="맑은 고딕" w:hint="eastAsia"/>
        </w:rPr>
        <w:t>값을 알 수 없으므로,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기질 농도는 정량가능한 범위에서 최대한 낮은 농도를 </w:t>
      </w:r>
      <w:r w:rsidR="00EB7A59">
        <w:rPr>
          <w:rFonts w:ascii="맑은 고딕" w:eastAsia="맑은 고딕" w:hAnsi="맑은 고딕" w:hint="eastAsia"/>
        </w:rPr>
        <w:t>선택하는 것이 좋다.</w:t>
      </w:r>
      <w:r w:rsidR="00EB7A59">
        <w:rPr>
          <w:rFonts w:ascii="맑은 고딕" w:eastAsia="맑은 고딕" w:hAnsi="맑은 고딕"/>
        </w:rPr>
        <w:t xml:space="preserve"> </w:t>
      </w:r>
      <w:r w:rsidR="00EB7A59">
        <w:rPr>
          <w:rFonts w:ascii="맑은 고딕" w:eastAsia="맑은 고딕" w:hAnsi="맑은 고딕" w:hint="eastAsia"/>
        </w:rPr>
        <w:t>높은 농도에서</w:t>
      </w:r>
      <w:r w:rsidR="00EB7A59">
        <w:rPr>
          <w:rFonts w:ascii="맑은 고딕" w:eastAsia="맑은 고딕" w:hAnsi="맑은 고딕"/>
        </w:rPr>
        <w:t xml:space="preserve"> substrate-depletion</w:t>
      </w:r>
      <w:r w:rsidR="00EB7A59">
        <w:rPr>
          <w:rFonts w:ascii="맑은 고딕" w:eastAsia="맑은 고딕" w:hAnsi="맑은 고딕" w:hint="eastAsia"/>
        </w:rPr>
        <w:t xml:space="preserve">법을 통해 </w:t>
      </w:r>
      <w:proofErr w:type="spellStart"/>
      <w:r w:rsidR="00EB7A59">
        <w:rPr>
          <w:rFonts w:ascii="맑은 고딕" w:eastAsia="맑은 고딕" w:hAnsi="맑은 고딕"/>
        </w:rPr>
        <w:t>CL</w:t>
      </w:r>
      <w:r w:rsidR="00EB7A59" w:rsidRPr="00EB7A59">
        <w:rPr>
          <w:rFonts w:ascii="맑은 고딕" w:eastAsia="맑은 고딕" w:hAnsi="맑은 고딕"/>
          <w:vertAlign w:val="subscript"/>
        </w:rPr>
        <w:t>int</w:t>
      </w:r>
      <w:proofErr w:type="spellEnd"/>
      <w:r w:rsidR="00EB7A59">
        <w:rPr>
          <w:rFonts w:ascii="맑은 고딕" w:eastAsia="맑은 고딕" w:hAnsi="맑은 고딕" w:hint="eastAsia"/>
        </w:rPr>
        <w:t>를 산출하였다면,</w:t>
      </w:r>
      <w:r w:rsidR="00EB7A59">
        <w:rPr>
          <w:rFonts w:ascii="맑은 고딕" w:eastAsia="맑은 고딕" w:hAnsi="맑은 고딕"/>
        </w:rPr>
        <w:t xml:space="preserve"> </w:t>
      </w:r>
      <w:r w:rsidR="00EB7A59">
        <w:rPr>
          <w:rFonts w:ascii="맑은 고딕" w:eastAsia="맑은 고딕" w:hAnsi="맑은 고딕" w:hint="eastAsia"/>
        </w:rPr>
        <w:t xml:space="preserve">그 약물의 대사능이 </w:t>
      </w:r>
      <w:r w:rsidR="00EB7A59">
        <w:rPr>
          <w:rFonts w:ascii="맑은 고딕" w:eastAsia="맑은 고딕" w:hAnsi="맑은 고딕"/>
        </w:rPr>
        <w:t xml:space="preserve">underprediction </w:t>
      </w:r>
      <w:r w:rsidR="00EB7A59">
        <w:rPr>
          <w:rFonts w:ascii="맑은 고딕" w:eastAsia="맑은 고딕" w:hAnsi="맑은 고딕" w:hint="eastAsia"/>
        </w:rPr>
        <w:t>될 수 있다.</w:t>
      </w:r>
      <w:r w:rsidR="00EB7A59">
        <w:rPr>
          <w:rFonts w:ascii="맑은 고딕" w:eastAsia="맑은 고딕" w:hAnsi="맑은 고딕"/>
        </w:rPr>
        <w:t xml:space="preserve"> </w:t>
      </w:r>
    </w:p>
    <w:p w14:paraId="4016A771" w14:textId="77777777" w:rsidR="006B1980" w:rsidRDefault="006B1980" w:rsidP="006B1980">
      <w:pPr>
        <w:rPr>
          <w:rFonts w:ascii="맑은 고딕" w:eastAsia="맑은 고딕" w:hAnsi="맑은 고딕"/>
        </w:rPr>
      </w:pPr>
    </w:p>
    <w:p w14:paraId="6C26B438" w14:textId="496F39C7" w:rsidR="00F67BDB" w:rsidRPr="00676CA9" w:rsidRDefault="00F67BDB" w:rsidP="00F67BDB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Metabolite-formation</w:t>
      </w:r>
      <w:r>
        <w:rPr>
          <w:rFonts w:ascii="맑은 고딕" w:eastAsia="맑은 고딕" w:hAnsi="맑은 고딕" w:hint="eastAsia"/>
        </w:rPr>
        <w:t xml:space="preserve"> 법</w:t>
      </w:r>
    </w:p>
    <w:p w14:paraId="7064D72E" w14:textId="417CFB43" w:rsidR="001711DD" w:rsidRDefault="00E3546A" w:rsidP="001711D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대사체를 정량분석기기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L</w:t>
      </w:r>
      <w:r>
        <w:rPr>
          <w:rFonts w:ascii="맑은 고딕" w:eastAsia="맑은 고딕" w:hAnsi="맑은 고딕"/>
        </w:rPr>
        <w:t xml:space="preserve">C-MS/MS </w:t>
      </w:r>
      <w:r>
        <w:rPr>
          <w:rFonts w:ascii="맑은 고딕" w:eastAsia="맑은 고딕" w:hAnsi="맑은 고딕" w:hint="eastAsia"/>
        </w:rPr>
        <w:t xml:space="preserve">등)를 통해 </w:t>
      </w:r>
      <w:ins w:id="57" w:author="Bae Soo Hyeon" w:date="2022-08-18T11:34:00Z">
        <w:r w:rsidR="00883D4D">
          <w:rPr>
            <w:rFonts w:ascii="맑은 고딕" w:eastAsia="맑은 고딕" w:hAnsi="맑은 고딕" w:hint="eastAsia"/>
          </w:rPr>
          <w:t xml:space="preserve">정량적으로 </w:t>
        </w:r>
      </w:ins>
      <w:r>
        <w:rPr>
          <w:rFonts w:ascii="맑은 고딕" w:eastAsia="맑은 고딕" w:hAnsi="맑은 고딕" w:hint="eastAsia"/>
        </w:rPr>
        <w:t>농도 분석할 수 있다면,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기질 약물농도에 따른 </w:t>
      </w:r>
      <w:proofErr w:type="spellStart"/>
      <w:r>
        <w:rPr>
          <w:rFonts w:ascii="맑은 고딕" w:eastAsia="맑은 고딕" w:hAnsi="맑은 고딕" w:hint="eastAsia"/>
        </w:rPr>
        <w:t>대사체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생성량을</w:t>
      </w:r>
      <w:proofErr w:type="spellEnd"/>
      <w:r>
        <w:rPr>
          <w:rFonts w:ascii="맑은 고딕" w:eastAsia="맑은 고딕" w:hAnsi="맑은 고딕" w:hint="eastAsia"/>
        </w:rPr>
        <w:t xml:space="preserve"> 측정할 수 있다.</w:t>
      </w:r>
      <w:r>
        <w:rPr>
          <w:rFonts w:ascii="맑은 고딕" w:eastAsia="맑은 고딕" w:hAnsi="맑은 고딕"/>
        </w:rPr>
        <w:t xml:space="preserve"> </w:t>
      </w:r>
      <w:r w:rsidR="006E77B7">
        <w:rPr>
          <w:rFonts w:ascii="맑은 고딕" w:eastAsia="맑은 고딕" w:hAnsi="맑은 고딕" w:hint="eastAsia"/>
        </w:rPr>
        <w:t xml:space="preserve">그림 </w:t>
      </w:r>
      <w:r w:rsidR="006E77B7">
        <w:rPr>
          <w:rFonts w:ascii="맑은 고딕" w:eastAsia="맑은 고딕" w:hAnsi="맑은 고딕"/>
        </w:rPr>
        <w:t>5.6</w:t>
      </w:r>
      <w:r w:rsidR="006E77B7">
        <w:rPr>
          <w:rFonts w:ascii="맑은 고딕" w:eastAsia="맑은 고딕" w:hAnsi="맑은 고딕" w:hint="eastAsia"/>
        </w:rPr>
        <w:t>처럼,</w:t>
      </w:r>
      <w:r w:rsidR="006E77B7">
        <w:rPr>
          <w:rFonts w:ascii="맑은 고딕" w:eastAsia="맑은 고딕" w:hAnsi="맑은 고딕"/>
        </w:rPr>
        <w:t xml:space="preserve"> </w:t>
      </w:r>
      <w:r w:rsidR="006B1980">
        <w:rPr>
          <w:rFonts w:ascii="맑은 고딕" w:eastAsia="맑은 고딕" w:hAnsi="맑은 고딕" w:hint="eastAsia"/>
        </w:rPr>
        <w:t xml:space="preserve">기질-효소 반응은 </w:t>
      </w:r>
      <w:r w:rsidR="006B1980">
        <w:rPr>
          <w:rFonts w:ascii="맑은 고딕" w:eastAsia="맑은 고딕" w:hAnsi="맑은 고딕"/>
        </w:rPr>
        <w:t>M-M kinetic</w:t>
      </w:r>
      <w:r w:rsidR="006B1980">
        <w:rPr>
          <w:rFonts w:ascii="맑은 고딕" w:eastAsia="맑은 고딕" w:hAnsi="맑은 고딕" w:hint="eastAsia"/>
        </w:rPr>
        <w:t xml:space="preserve">을 통해 </w:t>
      </w:r>
      <w:r>
        <w:rPr>
          <w:rFonts w:ascii="맑은 고딕" w:eastAsia="맑은 고딕" w:hAnsi="맑은 고딕" w:hint="eastAsia"/>
        </w:rPr>
        <w:t>대사체</w:t>
      </w:r>
      <w:r w:rsidR="006B1980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생성</w:t>
      </w:r>
      <w:r w:rsidR="006B1980">
        <w:rPr>
          <w:rFonts w:ascii="맑은 고딕" w:eastAsia="맑은 고딕" w:hAnsi="맑은 고딕" w:hint="eastAsia"/>
        </w:rPr>
        <w:t>하며,</w:t>
      </w:r>
      <w:r w:rsidR="006B1980">
        <w:rPr>
          <w:rFonts w:ascii="맑은 고딕" w:eastAsia="맑은 고딕" w:hAnsi="맑은 고딕"/>
        </w:rPr>
        <w:t xml:space="preserve"> </w:t>
      </w:r>
      <w:r w:rsidR="006B1980">
        <w:rPr>
          <w:rFonts w:ascii="맑은 고딕" w:eastAsia="맑은 고딕" w:hAnsi="맑은 고딕" w:hint="eastAsia"/>
        </w:rPr>
        <w:t xml:space="preserve">기질농도에 따라 대사효소의 포화 등으로 인해 </w:t>
      </w:r>
      <w:proofErr w:type="spellStart"/>
      <w:r w:rsidR="006B1980">
        <w:rPr>
          <w:rFonts w:ascii="맑은 고딕" w:eastAsia="맑은 고딕" w:hAnsi="맑은 고딕" w:hint="eastAsia"/>
        </w:rPr>
        <w:t>대사체</w:t>
      </w:r>
      <w:proofErr w:type="spellEnd"/>
      <w:r w:rsidR="006B1980">
        <w:rPr>
          <w:rFonts w:ascii="맑은 고딕" w:eastAsia="맑은 고딕" w:hAnsi="맑은 고딕" w:hint="eastAsia"/>
        </w:rPr>
        <w:t xml:space="preserve"> 생성 속도가 달라질 수 있다.</w:t>
      </w:r>
      <w:r w:rsidR="006B1980">
        <w:rPr>
          <w:rFonts w:ascii="맑은 고딕" w:eastAsia="맑은 고딕" w:hAnsi="맑은 고딕"/>
        </w:rPr>
        <w:t xml:space="preserve"> </w:t>
      </w:r>
      <w:r w:rsidR="00551436">
        <w:rPr>
          <w:rFonts w:ascii="맑은 고딕" w:eastAsia="맑은 고딕" w:hAnsi="맑은 고딕"/>
        </w:rPr>
        <w:t xml:space="preserve">Metabolite-formation </w:t>
      </w:r>
      <w:r w:rsidR="00551436">
        <w:rPr>
          <w:rFonts w:ascii="맑은 고딕" w:eastAsia="맑은 고딕" w:hAnsi="맑은 고딕" w:hint="eastAsia"/>
        </w:rPr>
        <w:t xml:space="preserve">법을 통해 </w:t>
      </w:r>
      <w:r w:rsidR="006E77B7">
        <w:rPr>
          <w:rFonts w:ascii="맑은 고딕" w:eastAsia="맑은 고딕" w:hAnsi="맑은 고딕" w:hint="eastAsia"/>
        </w:rPr>
        <w:t>시험물질을 대사시키는 대사효소를 특정할 수 있으며,</w:t>
      </w:r>
      <w:r w:rsidR="00551436">
        <w:rPr>
          <w:rFonts w:ascii="맑은 고딕" w:eastAsia="맑은 고딕" w:hAnsi="맑은 고딕"/>
        </w:rPr>
        <w:t xml:space="preserve"> substrate-depletion </w:t>
      </w:r>
      <w:r w:rsidR="00551436">
        <w:rPr>
          <w:rFonts w:ascii="맑은 고딕" w:eastAsia="맑은 고딕" w:hAnsi="맑은 고딕" w:hint="eastAsia"/>
        </w:rPr>
        <w:t>법과 달리</w:t>
      </w:r>
      <w:r w:rsidR="00551436">
        <w:rPr>
          <w:rFonts w:ascii="맑은 고딕" w:eastAsia="맑은 고딕" w:hAnsi="맑은 고딕"/>
        </w:rPr>
        <w:t xml:space="preserve"> </w:t>
      </w:r>
      <w:r w:rsidR="00551436">
        <w:rPr>
          <w:rFonts w:ascii="맑은 고딕" w:eastAsia="맑은 고딕" w:hAnsi="맑은 고딕" w:hint="eastAsia"/>
        </w:rPr>
        <w:t xml:space="preserve">기질 농도에 따른 </w:t>
      </w:r>
      <w:proofErr w:type="spellStart"/>
      <w:r w:rsidR="00551436">
        <w:rPr>
          <w:rFonts w:ascii="맑은 고딕" w:eastAsia="맑은 고딕" w:hAnsi="맑은 고딕" w:hint="eastAsia"/>
        </w:rPr>
        <w:t>대사체</w:t>
      </w:r>
      <w:proofErr w:type="spellEnd"/>
      <w:r w:rsidR="00551436">
        <w:rPr>
          <w:rFonts w:ascii="맑은 고딕" w:eastAsia="맑은 고딕" w:hAnsi="맑은 고딕" w:hint="eastAsia"/>
        </w:rPr>
        <w:t xml:space="preserve"> 생성속도를 확인하기 때문에,</w:t>
      </w:r>
      <w:r w:rsidR="00551436">
        <w:rPr>
          <w:rFonts w:ascii="맑은 고딕" w:eastAsia="맑은 고딕" w:hAnsi="맑은 고딕"/>
        </w:rPr>
        <w:t xml:space="preserve"> </w:t>
      </w:r>
      <w:r w:rsidR="00551436">
        <w:rPr>
          <w:rFonts w:ascii="맑은 고딕" w:eastAsia="맑은 고딕" w:hAnsi="맑은 고딕" w:hint="eastAsia"/>
        </w:rPr>
        <w:t>대사효소에 대한</w:t>
      </w:r>
      <w:r w:rsidR="00551436">
        <w:rPr>
          <w:rFonts w:ascii="맑은 고딕" w:eastAsia="맑은 고딕" w:hAnsi="맑은 고딕"/>
        </w:rPr>
        <w:t xml:space="preserve"> </w:t>
      </w:r>
      <w:r w:rsidR="00551436">
        <w:rPr>
          <w:rFonts w:ascii="맑은 고딕" w:eastAsia="맑은 고딕" w:hAnsi="맑은 고딕" w:hint="eastAsia"/>
        </w:rPr>
        <w:t>시험물질의</w:t>
      </w:r>
      <w:r w:rsidR="006E77B7">
        <w:rPr>
          <w:rFonts w:ascii="맑은 고딕" w:eastAsia="맑은 고딕" w:hAnsi="맑은 고딕" w:hint="eastAsia"/>
        </w:rPr>
        <w:t xml:space="preserve"> </w:t>
      </w:r>
      <w:r w:rsidR="006E77B7">
        <w:rPr>
          <w:rFonts w:ascii="맑은 고딕" w:eastAsia="맑은 고딕" w:hAnsi="맑은 고딕"/>
        </w:rPr>
        <w:t>V</w:t>
      </w:r>
      <w:r w:rsidR="006E77B7" w:rsidRPr="006E77B7">
        <w:rPr>
          <w:rFonts w:ascii="맑은 고딕" w:eastAsia="맑은 고딕" w:hAnsi="맑은 고딕"/>
          <w:vertAlign w:val="subscript"/>
        </w:rPr>
        <w:t>max</w:t>
      </w:r>
      <w:r w:rsidR="006E77B7">
        <w:rPr>
          <w:rFonts w:ascii="맑은 고딕" w:eastAsia="맑은 고딕" w:hAnsi="맑은 고딕" w:hint="eastAsia"/>
        </w:rPr>
        <w:t>와 K</w:t>
      </w:r>
      <w:r w:rsidR="006E77B7" w:rsidRPr="006E77B7">
        <w:rPr>
          <w:rFonts w:ascii="맑은 고딕" w:eastAsia="맑은 고딕" w:hAnsi="맑은 고딕" w:hint="eastAsia"/>
          <w:vertAlign w:val="subscript"/>
        </w:rPr>
        <w:t>m</w:t>
      </w:r>
      <w:r w:rsidR="006E77B7">
        <w:rPr>
          <w:rFonts w:ascii="맑은 고딕" w:eastAsia="맑은 고딕" w:hAnsi="맑은 고딕" w:hint="eastAsia"/>
        </w:rPr>
        <w:t>을 산출할 수 있다.</w:t>
      </w:r>
      <w:r w:rsidR="006E77B7">
        <w:rPr>
          <w:rFonts w:ascii="맑은 고딕" w:eastAsia="맑은 고딕" w:hAnsi="맑은 고딕"/>
        </w:rPr>
        <w:t xml:space="preserve"> </w:t>
      </w:r>
      <w:r w:rsidR="00551436">
        <w:rPr>
          <w:rFonts w:ascii="맑은 고딕" w:eastAsia="맑은 고딕" w:hAnsi="맑은 고딕" w:hint="eastAsia"/>
        </w:rPr>
        <w:t>실험계는 간세포,</w:t>
      </w:r>
      <w:r w:rsidR="00551436">
        <w:rPr>
          <w:rFonts w:ascii="맑은 고딕" w:eastAsia="맑은 고딕" w:hAnsi="맑은 고딕"/>
        </w:rPr>
        <w:t xml:space="preserve"> </w:t>
      </w:r>
      <w:proofErr w:type="spellStart"/>
      <w:r w:rsidR="00551436">
        <w:rPr>
          <w:rFonts w:ascii="맑은 고딕" w:eastAsia="맑은 고딕" w:hAnsi="맑은 고딕" w:hint="eastAsia"/>
        </w:rPr>
        <w:t>준세포분획</w:t>
      </w:r>
      <w:proofErr w:type="spellEnd"/>
      <w:r w:rsidR="00551436">
        <w:rPr>
          <w:rFonts w:ascii="맑은 고딕" w:eastAsia="맑은 고딕" w:hAnsi="맑은 고딕" w:hint="eastAsia"/>
        </w:rPr>
        <w:t>,</w:t>
      </w:r>
      <w:r w:rsidR="00551436">
        <w:rPr>
          <w:rFonts w:ascii="맑은 고딕" w:eastAsia="맑은 고딕" w:hAnsi="맑은 고딕"/>
        </w:rPr>
        <w:t xml:space="preserve"> </w:t>
      </w:r>
      <w:r w:rsidR="00551436">
        <w:rPr>
          <w:rFonts w:ascii="맑은 고딕" w:eastAsia="맑은 고딕" w:hAnsi="맑은 고딕" w:hint="eastAsia"/>
        </w:rPr>
        <w:t>재조합효소 등 실험목적에 맞게 다양하게 선택할 수 있다.</w:t>
      </w:r>
      <w:r w:rsidR="00551436">
        <w:rPr>
          <w:rFonts w:ascii="맑은 고딕" w:eastAsia="맑은 고딕" w:hAnsi="맑은 고딕"/>
        </w:rPr>
        <w:t xml:space="preserve"> Metabolite-formation </w:t>
      </w:r>
      <w:r w:rsidR="00551436">
        <w:rPr>
          <w:rFonts w:ascii="맑은 고딕" w:eastAsia="맑은 고딕" w:hAnsi="맑은 고딕" w:hint="eastAsia"/>
        </w:rPr>
        <w:t>법을 통한 대사평가</w:t>
      </w:r>
      <w:r w:rsidR="001711DD">
        <w:rPr>
          <w:rFonts w:ascii="맑은 고딕" w:eastAsia="맑은 고딕" w:hAnsi="맑은 고딕" w:hint="eastAsia"/>
        </w:rPr>
        <w:t>는 주대사체</w:t>
      </w:r>
      <w:r w:rsidR="001711DD">
        <w:rPr>
          <w:rFonts w:ascii="맑은 고딕" w:eastAsia="맑은 고딕" w:hAnsi="맑은 고딕"/>
        </w:rPr>
        <w:t>(major metabolite)</w:t>
      </w:r>
      <w:r w:rsidR="001711DD">
        <w:rPr>
          <w:rFonts w:ascii="맑은 고딕" w:eastAsia="맑은 고딕" w:hAnsi="맑은 고딕" w:hint="eastAsia"/>
        </w:rPr>
        <w:t>가 생성되거나,</w:t>
      </w:r>
      <w:r w:rsidR="001711DD">
        <w:rPr>
          <w:rFonts w:ascii="맑은 고딕" w:eastAsia="맑은 고딕" w:hAnsi="맑은 고딕"/>
        </w:rPr>
        <w:t xml:space="preserve"> </w:t>
      </w:r>
      <w:r w:rsidR="001711DD">
        <w:rPr>
          <w:rFonts w:ascii="맑은 고딕" w:eastAsia="맑은 고딕" w:hAnsi="맑은 고딕" w:hint="eastAsia"/>
        </w:rPr>
        <w:t>대사체에 대한 구조확인</w:t>
      </w:r>
      <w:r w:rsidR="00551436">
        <w:rPr>
          <w:rFonts w:ascii="맑은 고딕" w:eastAsia="맑은 고딕" w:hAnsi="맑은 고딕" w:hint="eastAsia"/>
        </w:rPr>
        <w:t xml:space="preserve"> 시험물질의 </w:t>
      </w:r>
      <w:proofErr w:type="spellStart"/>
      <w:r w:rsidR="00551436">
        <w:rPr>
          <w:rFonts w:ascii="맑은 고딕" w:eastAsia="맑은 고딕" w:hAnsi="맑은 고딕" w:hint="eastAsia"/>
        </w:rPr>
        <w:t>대사체</w:t>
      </w:r>
      <w:proofErr w:type="spellEnd"/>
      <w:r w:rsidR="00551436">
        <w:rPr>
          <w:rFonts w:ascii="맑은 고딕" w:eastAsia="맑은 고딕" w:hAnsi="맑은 고딕" w:hint="eastAsia"/>
        </w:rPr>
        <w:t xml:space="preserve"> </w:t>
      </w:r>
      <w:proofErr w:type="spellStart"/>
      <w:r w:rsidR="00551436">
        <w:rPr>
          <w:rFonts w:ascii="맑은 고딕" w:eastAsia="맑은 고딕" w:hAnsi="맑은 고딕" w:hint="eastAsia"/>
        </w:rPr>
        <w:t>표준품</w:t>
      </w:r>
      <w:proofErr w:type="spellEnd"/>
      <w:r w:rsidR="001711DD">
        <w:rPr>
          <w:rFonts w:ascii="맑은 고딕" w:eastAsia="맑은 고딕" w:hAnsi="맑은 고딕" w:hint="eastAsia"/>
        </w:rPr>
        <w:t>(표준시료)이</w:t>
      </w:r>
      <w:r w:rsidR="00551436">
        <w:rPr>
          <w:rFonts w:ascii="맑은 고딕" w:eastAsia="맑은 고딕" w:hAnsi="맑은 고딕" w:hint="eastAsia"/>
        </w:rPr>
        <w:t xml:space="preserve"> 확보되어야 </w:t>
      </w:r>
      <w:r w:rsidR="001711DD">
        <w:rPr>
          <w:rFonts w:ascii="맑은 고딕" w:eastAsia="맑은 고딕" w:hAnsi="맑은 고딕" w:hint="eastAsia"/>
        </w:rPr>
        <w:t>하기 때문에,</w:t>
      </w:r>
      <w:r w:rsidR="001711DD">
        <w:rPr>
          <w:rFonts w:ascii="맑은 고딕" w:eastAsia="맑은 고딕" w:hAnsi="맑은 고딕"/>
        </w:rPr>
        <w:t xml:space="preserve"> </w:t>
      </w:r>
      <w:r w:rsidR="00551436">
        <w:rPr>
          <w:rFonts w:ascii="맑은 고딕" w:eastAsia="맑은 고딕" w:hAnsi="맑은 고딕" w:hint="eastAsia"/>
        </w:rPr>
        <w:t xml:space="preserve">신약 개발단계에서 </w:t>
      </w:r>
      <w:r w:rsidR="00551436">
        <w:rPr>
          <w:rFonts w:ascii="맑은 고딕" w:eastAsia="맑은 고딕" w:hAnsi="맑은 고딕"/>
        </w:rPr>
        <w:t>metabolite profiling</w:t>
      </w:r>
      <w:r w:rsidR="00551436">
        <w:rPr>
          <w:rFonts w:ascii="맑은 고딕" w:eastAsia="맑은 고딕" w:hAnsi="맑은 고딕" w:hint="eastAsia"/>
        </w:rPr>
        <w:t xml:space="preserve">을 통한 </w:t>
      </w:r>
      <w:proofErr w:type="spellStart"/>
      <w:r w:rsidR="00551436">
        <w:rPr>
          <w:rFonts w:ascii="맑은 고딕" w:eastAsia="맑은 고딕" w:hAnsi="맑은 고딕" w:hint="eastAsia"/>
        </w:rPr>
        <w:t>대사체</w:t>
      </w:r>
      <w:proofErr w:type="spellEnd"/>
      <w:r w:rsidR="00551436">
        <w:rPr>
          <w:rFonts w:ascii="맑은 고딕" w:eastAsia="맑은 고딕" w:hAnsi="맑은 고딕" w:hint="eastAsia"/>
        </w:rPr>
        <w:t xml:space="preserve"> 동정 이후에 수행되는 경우가 일반적이다. </w:t>
      </w:r>
    </w:p>
    <w:p w14:paraId="5FC55700" w14:textId="679FFFD6" w:rsidR="000C19D7" w:rsidRPr="001711DD" w:rsidRDefault="000C19D7" w:rsidP="00F67BDB">
      <w:pPr>
        <w:rPr>
          <w:rFonts w:ascii="맑은 고딕" w:eastAsia="맑은 고딕" w:hAnsi="맑은 고딕"/>
        </w:rPr>
      </w:pPr>
    </w:p>
    <w:p w14:paraId="45445EF2" w14:textId="24302285" w:rsidR="005C7DE0" w:rsidRDefault="005C7DE0" w:rsidP="00102FA1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5A90ADA" wp14:editId="2112326D">
            <wp:extent cx="2209800" cy="1752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A86" w14:textId="3E53A247" w:rsidR="005C7DE0" w:rsidRDefault="005C7DE0" w:rsidP="00102FA1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5.6 </w:t>
      </w: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etabolite-formation</w:t>
      </w:r>
      <w:r>
        <w:rPr>
          <w:rFonts w:ascii="맑은 고딕" w:eastAsia="맑은 고딕" w:hAnsi="맑은 고딕" w:hint="eastAsia"/>
        </w:rPr>
        <w:t xml:space="preserve">법을 이용하여 얻을 수 있는 </w:t>
      </w:r>
      <w:r>
        <w:rPr>
          <w:rFonts w:ascii="맑은 고딕" w:eastAsia="맑은 고딕" w:hAnsi="맑은 고딕"/>
        </w:rPr>
        <w:t xml:space="preserve">data </w:t>
      </w:r>
      <w:r>
        <w:rPr>
          <w:rFonts w:ascii="맑은 고딕" w:eastAsia="맑은 고딕" w:hAnsi="맑은 고딕" w:hint="eastAsia"/>
        </w:rPr>
        <w:t>(예)</w:t>
      </w:r>
    </w:p>
    <w:p w14:paraId="45600968" w14:textId="1055A2F1" w:rsidR="005C7DE0" w:rsidRDefault="005C7DE0" w:rsidP="00F67BDB">
      <w:pPr>
        <w:rPr>
          <w:rFonts w:ascii="맑은 고딕" w:eastAsia="맑은 고딕" w:hAnsi="맑은 고딕"/>
        </w:rPr>
      </w:pPr>
    </w:p>
    <w:p w14:paraId="6AD0B86B" w14:textId="01F32FF9" w:rsidR="00EA6043" w:rsidRPr="00D72E1D" w:rsidRDefault="00EA6043" w:rsidP="00EA6043">
      <w:pPr>
        <w:pStyle w:val="a5"/>
        <w:numPr>
          <w:ilvl w:val="1"/>
          <w:numId w:val="21"/>
        </w:numPr>
        <w:ind w:leftChars="0" w:left="0" w:firstLine="0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>대사평가 실험법</w:t>
      </w:r>
    </w:p>
    <w:p w14:paraId="43B6BD0B" w14:textId="77777777" w:rsidR="002D093B" w:rsidRDefault="00EA6043" w:rsidP="00EA604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약물 대사</w:t>
      </w:r>
      <w:r w:rsidR="00C6033C">
        <w:rPr>
          <w:rFonts w:ascii="맑은 고딕" w:eastAsia="맑은 고딕" w:hAnsi="맑은 고딕" w:hint="eastAsia"/>
        </w:rPr>
        <w:t xml:space="preserve"> 평가 방법에 대하여 알아보자.</w:t>
      </w:r>
      <w:r w:rsidR="00C6033C">
        <w:rPr>
          <w:rFonts w:ascii="맑은 고딕" w:eastAsia="맑은 고딕" w:hAnsi="맑은 고딕"/>
        </w:rPr>
        <w:t xml:space="preserve"> </w:t>
      </w:r>
      <w:r w:rsidR="00BF5433">
        <w:rPr>
          <w:rFonts w:ascii="맑은 고딕" w:eastAsia="맑은 고딕" w:hAnsi="맑은 고딕" w:hint="eastAsia"/>
        </w:rPr>
        <w:t>평가하고자 하는 대사효소가 포함되어 있는 실험계를 선택할 수 있</w:t>
      </w:r>
      <w:r w:rsidR="002D093B">
        <w:rPr>
          <w:rFonts w:ascii="맑은 고딕" w:eastAsia="맑은 고딕" w:hAnsi="맑은 고딕" w:hint="eastAsia"/>
        </w:rPr>
        <w:t>다.</w:t>
      </w:r>
    </w:p>
    <w:p w14:paraId="23AA1B90" w14:textId="2822B464" w:rsidR="002D093B" w:rsidRPr="00676CA9" w:rsidRDefault="00E84CBA" w:rsidP="002D093B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대사안정성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etabolic stability)</w:t>
      </w:r>
      <w:r>
        <w:rPr>
          <w:rFonts w:ascii="맑은 고딕" w:eastAsia="맑은 고딕" w:hAnsi="맑은 고딕" w:hint="eastAsia"/>
        </w:rPr>
        <w:t xml:space="preserve"> 평가 실험</w:t>
      </w:r>
    </w:p>
    <w:p w14:paraId="40454215" w14:textId="22D483B7" w:rsidR="00E84CBA" w:rsidRDefault="002D093B" w:rsidP="00EA604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신약개발 시 후보물질</w:t>
      </w:r>
      <w:r w:rsidR="00102FA1">
        <w:rPr>
          <w:rFonts w:ascii="맑은 고딕" w:eastAsia="맑은 고딕" w:hAnsi="맑은 고딕" w:hint="eastAsia"/>
        </w:rPr>
        <w:t xml:space="preserve"> 도출을 위한 초기 </w:t>
      </w:r>
      <w:r>
        <w:rPr>
          <w:rFonts w:ascii="맑은 고딕" w:eastAsia="맑은 고딕" w:hAnsi="맑은 고딕" w:hint="eastAsia"/>
        </w:rPr>
        <w:t xml:space="preserve">단계에 많이 </w:t>
      </w:r>
      <w:r w:rsidR="00E84CBA">
        <w:rPr>
          <w:rFonts w:ascii="맑은 고딕" w:eastAsia="맑은 고딕" w:hAnsi="맑은 고딕" w:hint="eastAsia"/>
        </w:rPr>
        <w:t>활용</w:t>
      </w:r>
      <w:r>
        <w:rPr>
          <w:rFonts w:ascii="맑은 고딕" w:eastAsia="맑은 고딕" w:hAnsi="맑은 고딕" w:hint="eastAsia"/>
        </w:rPr>
        <w:t>된다.</w:t>
      </w:r>
      <w:r>
        <w:rPr>
          <w:rFonts w:ascii="맑은 고딕" w:eastAsia="맑은 고딕" w:hAnsi="맑은 고딕"/>
        </w:rPr>
        <w:t xml:space="preserve"> </w:t>
      </w:r>
      <w:r w:rsidR="00E84CBA">
        <w:rPr>
          <w:rFonts w:ascii="맑은 고딕" w:eastAsia="맑은 고딕" w:hAnsi="맑은 고딕" w:hint="eastAsia"/>
        </w:rPr>
        <w:t>일반적으로 m</w:t>
      </w:r>
      <w:r w:rsidR="00E84CBA">
        <w:rPr>
          <w:rFonts w:ascii="맑은 고딕" w:eastAsia="맑은 고딕" w:hAnsi="맑은 고딕"/>
        </w:rPr>
        <w:t>icrosome</w:t>
      </w:r>
      <w:r w:rsidR="00E84CBA">
        <w:rPr>
          <w:rFonts w:ascii="맑은 고딕" w:eastAsia="맑은 고딕" w:hAnsi="맑은 고딕" w:hint="eastAsia"/>
        </w:rPr>
        <w:t>을 이용하</w:t>
      </w:r>
      <w:r w:rsidR="00281473">
        <w:rPr>
          <w:rFonts w:ascii="맑은 고딕" w:eastAsia="맑은 고딕" w:hAnsi="맑은 고딕" w:hint="eastAsia"/>
        </w:rPr>
        <w:t>지만</w:t>
      </w:r>
      <w:r w:rsidR="00E84CBA">
        <w:rPr>
          <w:rFonts w:ascii="맑은 고딕" w:eastAsia="맑은 고딕" w:hAnsi="맑은 고딕" w:hint="eastAsia"/>
        </w:rPr>
        <w:t>,</w:t>
      </w:r>
      <w:r w:rsidR="00281473">
        <w:rPr>
          <w:rFonts w:ascii="맑은 고딕" w:eastAsia="맑은 고딕" w:hAnsi="맑은 고딕"/>
        </w:rPr>
        <w:t xml:space="preserve"> </w:t>
      </w:r>
      <w:r w:rsidR="00281473">
        <w:rPr>
          <w:rFonts w:ascii="맑은 고딕" w:eastAsia="맑은 고딕" w:hAnsi="맑은 고딕" w:hint="eastAsia"/>
        </w:rPr>
        <w:t>평가하고자 하는 목적에 따라 다른 실험계를 선택할 수 있다.</w:t>
      </w:r>
      <w:r w:rsidR="00E84CBA">
        <w:rPr>
          <w:rFonts w:ascii="맑은 고딕" w:eastAsia="맑은 고딕" w:hAnsi="맑은 고딕"/>
        </w:rPr>
        <w:t xml:space="preserve"> </w:t>
      </w:r>
      <w:r w:rsidR="00281473">
        <w:rPr>
          <w:rFonts w:ascii="맑은 고딕" w:eastAsia="맑은 고딕" w:hAnsi="맑은 고딕" w:hint="eastAsia"/>
        </w:rPr>
        <w:t>M</w:t>
      </w:r>
      <w:r w:rsidR="00281473">
        <w:rPr>
          <w:rFonts w:ascii="맑은 고딕" w:eastAsia="맑은 고딕" w:hAnsi="맑은 고딕"/>
        </w:rPr>
        <w:t>icrosome</w:t>
      </w:r>
      <w:r w:rsidR="00281473">
        <w:rPr>
          <w:rFonts w:ascii="맑은 고딕" w:eastAsia="맑은 고딕" w:hAnsi="맑은 고딕" w:hint="eastAsia"/>
        </w:rPr>
        <w:t>을 이용할 경우,</w:t>
      </w:r>
      <w:r w:rsidR="00281473">
        <w:rPr>
          <w:rFonts w:ascii="맑은 고딕" w:eastAsia="맑은 고딕" w:hAnsi="맑은 고딕"/>
        </w:rPr>
        <w:t xml:space="preserve"> </w:t>
      </w:r>
      <w:r w:rsidR="00281473">
        <w:rPr>
          <w:rFonts w:ascii="맑은 고딕" w:eastAsia="맑은 고딕" w:hAnsi="맑은 고딕" w:hint="eastAsia"/>
        </w:rPr>
        <w:t>첨</w:t>
      </w:r>
      <w:r w:rsidR="00E84CBA">
        <w:rPr>
          <w:rFonts w:ascii="맑은 고딕" w:eastAsia="맑은 고딕" w:hAnsi="맑은 고딕" w:hint="eastAsia"/>
        </w:rPr>
        <w:t xml:space="preserve">가하는 </w:t>
      </w:r>
      <w:r w:rsidR="00E84CBA">
        <w:rPr>
          <w:rFonts w:ascii="맑은 고딕" w:eastAsia="맑은 고딕" w:hAnsi="맑은 고딕"/>
        </w:rPr>
        <w:t>cofact</w:t>
      </w:r>
      <w:r w:rsidR="00E84CBA">
        <w:rPr>
          <w:rFonts w:ascii="맑은 고딕" w:eastAsia="맑은 고딕" w:hAnsi="맑은 고딕" w:hint="eastAsia"/>
        </w:rPr>
        <w:t>o</w:t>
      </w:r>
      <w:r w:rsidR="00E84CBA">
        <w:rPr>
          <w:rFonts w:ascii="맑은 고딕" w:eastAsia="맑은 고딕" w:hAnsi="맑은 고딕"/>
        </w:rPr>
        <w:t>r</w:t>
      </w:r>
      <w:r w:rsidR="00E84CBA">
        <w:rPr>
          <w:rFonts w:ascii="맑은 고딕" w:eastAsia="맑은 고딕" w:hAnsi="맑은 고딕" w:hint="eastAsia"/>
        </w:rPr>
        <w:t>와 c</w:t>
      </w:r>
      <w:r w:rsidR="00E84CBA">
        <w:rPr>
          <w:rFonts w:ascii="맑은 고딕" w:eastAsia="맑은 고딕" w:hAnsi="맑은 고딕"/>
        </w:rPr>
        <w:t xml:space="preserve">hemical inhibitor </w:t>
      </w:r>
      <w:r w:rsidR="00E84CBA">
        <w:rPr>
          <w:rFonts w:ascii="맑은 고딕" w:eastAsia="맑은 고딕" w:hAnsi="맑은 고딕" w:hint="eastAsia"/>
        </w:rPr>
        <w:t>종류</w:t>
      </w:r>
      <w:r w:rsidR="00281473">
        <w:rPr>
          <w:rFonts w:ascii="맑은 고딕" w:eastAsia="맑은 고딕" w:hAnsi="맑은 고딕" w:hint="eastAsia"/>
        </w:rPr>
        <w:t xml:space="preserve"> 및 </w:t>
      </w:r>
      <w:r w:rsidR="00281473">
        <w:rPr>
          <w:rFonts w:ascii="맑은 고딕" w:eastAsia="맑은 고딕" w:hAnsi="맑은 고딕"/>
        </w:rPr>
        <w:t xml:space="preserve">pre-incubation </w:t>
      </w:r>
      <w:r w:rsidR="00281473">
        <w:rPr>
          <w:rFonts w:ascii="맑은 고딕" w:eastAsia="맑은 고딕" w:hAnsi="맑은 고딕" w:hint="eastAsia"/>
        </w:rPr>
        <w:t>조건</w:t>
      </w:r>
      <w:r w:rsidR="00E84CBA">
        <w:rPr>
          <w:rFonts w:ascii="맑은 고딕" w:eastAsia="맑은 고딕" w:hAnsi="맑은 고딕" w:hint="eastAsia"/>
        </w:rPr>
        <w:t>에 따라 다양한 효소의 대사능을 선택적으로 관찰할 수 있다.</w:t>
      </w:r>
      <w:r w:rsidR="00E96B6D">
        <w:rPr>
          <w:rFonts w:ascii="맑은 고딕" w:eastAsia="맑은 고딕" w:hAnsi="맑은 고딕"/>
        </w:rPr>
        <w:t xml:space="preserve"> </w:t>
      </w:r>
      <w:r w:rsidR="00281473">
        <w:rPr>
          <w:rFonts w:ascii="맑은 고딕" w:eastAsia="맑은 고딕" w:hAnsi="맑은 고딕" w:hint="eastAsia"/>
        </w:rPr>
        <w:t>각</w:t>
      </w:r>
      <w:r w:rsidR="00E96B6D">
        <w:rPr>
          <w:rFonts w:ascii="맑은 고딕" w:eastAsia="맑은 고딕" w:hAnsi="맑은 고딕" w:hint="eastAsia"/>
        </w:rPr>
        <w:t xml:space="preserve"> 실험 조건에 맞게 약물이 들어있는 튜브를 </w:t>
      </w:r>
      <w:r w:rsidR="00281473">
        <w:rPr>
          <w:rFonts w:ascii="맑은 고딕" w:eastAsia="맑은 고딕" w:hAnsi="맑은 고딕" w:hint="eastAsia"/>
        </w:rPr>
        <w:t>준비하여,</w:t>
      </w:r>
      <w:r w:rsidR="00281473">
        <w:rPr>
          <w:rFonts w:ascii="맑은 고딕" w:eastAsia="맑은 고딕" w:hAnsi="맑은 고딕"/>
        </w:rPr>
        <w:t xml:space="preserve"> </w:t>
      </w:r>
      <w:r w:rsidR="00E96B6D">
        <w:rPr>
          <w:rFonts w:ascii="맑은 고딕" w:eastAsia="맑은 고딕" w:hAnsi="맑은 고딕"/>
        </w:rPr>
        <w:t>37</w:t>
      </w:r>
      <w:r w:rsidR="00736131" w:rsidRPr="00E84CBA">
        <w:rPr>
          <w:rFonts w:ascii="맑은 고딕" w:eastAsia="맑은 고딕" w:hAnsi="맑은 고딕" w:hint="eastAsia"/>
        </w:rPr>
        <w:t>℃</w:t>
      </w:r>
      <w:r w:rsidR="00E96B6D">
        <w:rPr>
          <w:rFonts w:ascii="맑은 고딕" w:eastAsia="맑은 고딕" w:hAnsi="맑은 고딕"/>
        </w:rPr>
        <w:t xml:space="preserve">에서 incubation </w:t>
      </w:r>
      <w:r w:rsidR="00E96B6D">
        <w:rPr>
          <w:rFonts w:ascii="맑은 고딕" w:eastAsia="맑은 고딕" w:hAnsi="맑은 고딕" w:hint="eastAsia"/>
        </w:rPr>
        <w:t xml:space="preserve">하면서 시간에 따라 </w:t>
      </w:r>
      <w:r w:rsidR="00E96B6D">
        <w:rPr>
          <w:rFonts w:ascii="맑은 고딕" w:eastAsia="맑은 고딕" w:hAnsi="맑은 고딕"/>
        </w:rPr>
        <w:t>tube</w:t>
      </w:r>
      <w:r w:rsidR="00E96B6D">
        <w:rPr>
          <w:rFonts w:ascii="맑은 고딕" w:eastAsia="맑은 고딕" w:hAnsi="맑은 고딕" w:hint="eastAsia"/>
        </w:rPr>
        <w:t xml:space="preserve">내의 약물의 농도를 측정하여 </w:t>
      </w:r>
      <w:r w:rsidR="00E96B6D">
        <w:rPr>
          <w:rFonts w:ascii="맑은 고딕" w:eastAsia="맑은 고딕" w:hAnsi="맑은 고딕"/>
        </w:rPr>
        <w:t>tube</w:t>
      </w:r>
      <w:r w:rsidR="00E96B6D">
        <w:rPr>
          <w:rFonts w:ascii="맑은 고딕" w:eastAsia="맑은 고딕" w:hAnsi="맑은 고딕" w:hint="eastAsia"/>
        </w:rPr>
        <w:t>에서 사라지는</w:t>
      </w:r>
      <w:r w:rsidR="00E96B6D">
        <w:rPr>
          <w:rFonts w:ascii="맑은 고딕" w:eastAsia="맑은 고딕" w:hAnsi="맑은 고딕"/>
        </w:rPr>
        <w:t>(</w:t>
      </w:r>
      <w:r w:rsidR="00E96B6D">
        <w:rPr>
          <w:rFonts w:ascii="맑은 고딕" w:eastAsia="맑은 고딕" w:hAnsi="맑은 고딕" w:hint="eastAsia"/>
        </w:rPr>
        <w:t>대사되는)</w:t>
      </w:r>
      <w:r w:rsidR="00E96B6D">
        <w:rPr>
          <w:rFonts w:ascii="맑은 고딕" w:eastAsia="맑은 고딕" w:hAnsi="맑은 고딕"/>
        </w:rPr>
        <w:t xml:space="preserve"> </w:t>
      </w:r>
      <w:r w:rsidR="00E96B6D">
        <w:rPr>
          <w:rFonts w:ascii="맑은 고딕" w:eastAsia="맑은 고딕" w:hAnsi="맑은 고딕" w:hint="eastAsia"/>
        </w:rPr>
        <w:t>약물의 양을 확인한다</w:t>
      </w:r>
      <w:r w:rsidR="00E96B6D">
        <w:rPr>
          <w:rFonts w:ascii="맑은 고딕" w:eastAsia="맑은 고딕" w:hAnsi="맑은 고딕"/>
        </w:rPr>
        <w:t>.</w:t>
      </w:r>
      <w:r w:rsidR="000C3205">
        <w:rPr>
          <w:rFonts w:ascii="맑은 고딕" w:eastAsia="맑은 고딕" w:hAnsi="맑은 고딕"/>
        </w:rPr>
        <w:t xml:space="preserve"> </w:t>
      </w:r>
      <w:r w:rsidR="000C3205">
        <w:rPr>
          <w:rFonts w:ascii="맑은 고딕" w:eastAsia="맑은 고딕" w:hAnsi="맑은 고딕" w:hint="eastAsia"/>
        </w:rPr>
        <w:t xml:space="preserve">표 </w:t>
      </w:r>
      <w:r w:rsidR="000C3205">
        <w:rPr>
          <w:rFonts w:ascii="맑은 고딕" w:eastAsia="맑은 고딕" w:hAnsi="맑은 고딕"/>
        </w:rPr>
        <w:t>5.4를</w:t>
      </w:r>
      <w:r w:rsidR="000C3205">
        <w:rPr>
          <w:rFonts w:ascii="맑은 고딕" w:eastAsia="맑은 고딕" w:hAnsi="맑은 고딕" w:hint="eastAsia"/>
        </w:rPr>
        <w:t xml:space="preserve"> </w:t>
      </w:r>
      <w:r w:rsidR="00E96B6D">
        <w:rPr>
          <w:rFonts w:ascii="맑은 고딕" w:eastAsia="맑은 고딕" w:hAnsi="맑은 고딕" w:hint="eastAsia"/>
        </w:rPr>
        <w:t>자세히 살펴</w:t>
      </w:r>
      <w:r w:rsidR="000C3205">
        <w:rPr>
          <w:rFonts w:ascii="맑은 고딕" w:eastAsia="맑은 고딕" w:hAnsi="맑은 고딕" w:hint="eastAsia"/>
        </w:rPr>
        <w:t>보자.</w:t>
      </w:r>
      <w:r w:rsidR="00322BEB">
        <w:rPr>
          <w:rFonts w:ascii="맑은 고딕" w:eastAsia="맑은 고딕" w:hAnsi="맑은 고딕" w:hint="eastAsia"/>
        </w:rPr>
        <w:t xml:space="preserve"> </w:t>
      </w:r>
      <w:r w:rsidR="00322BEB">
        <w:rPr>
          <w:rFonts w:ascii="맑은 고딕" w:eastAsia="맑은 고딕" w:hAnsi="맑은 고딕"/>
        </w:rPr>
        <w:t>G1</w:t>
      </w:r>
      <w:r w:rsidR="00322BEB">
        <w:rPr>
          <w:rFonts w:ascii="맑은 고딕" w:eastAsia="맑은 고딕" w:hAnsi="맑은 고딕" w:hint="eastAsia"/>
        </w:rPr>
        <w:t xml:space="preserve">은 평가약물과 </w:t>
      </w:r>
      <w:r w:rsidR="00322BEB">
        <w:rPr>
          <w:rFonts w:ascii="맑은 고딕" w:eastAsia="맑은 고딕" w:hAnsi="맑은 고딕"/>
        </w:rPr>
        <w:t>buffer</w:t>
      </w:r>
      <w:r w:rsidR="00322BEB">
        <w:rPr>
          <w:rFonts w:ascii="맑은 고딕" w:eastAsia="맑은 고딕" w:hAnsi="맑은 고딕" w:hint="eastAsia"/>
        </w:rPr>
        <w:t>만</w:t>
      </w:r>
      <w:r w:rsidR="00322BEB">
        <w:rPr>
          <w:rFonts w:ascii="맑은 고딕" w:eastAsia="맑은 고딕" w:hAnsi="맑은 고딕"/>
        </w:rPr>
        <w:t xml:space="preserve"> </w:t>
      </w:r>
      <w:r w:rsidR="00322BEB">
        <w:rPr>
          <w:rFonts w:ascii="맑은 고딕" w:eastAsia="맑은 고딕" w:hAnsi="맑은 고딕" w:hint="eastAsia"/>
        </w:rPr>
        <w:t>있으므로,</w:t>
      </w:r>
      <w:r w:rsidR="00322BEB">
        <w:rPr>
          <w:rFonts w:ascii="맑은 고딕" w:eastAsia="맑은 고딕" w:hAnsi="맑은 고딕"/>
        </w:rPr>
        <w:t xml:space="preserve"> </w:t>
      </w:r>
      <w:r w:rsidR="00322BEB">
        <w:rPr>
          <w:rFonts w:ascii="맑은 고딕" w:eastAsia="맑은 고딕" w:hAnsi="맑은 고딕" w:hint="eastAsia"/>
        </w:rPr>
        <w:t>약물이 실</w:t>
      </w:r>
      <w:r w:rsidR="00322BEB">
        <w:rPr>
          <w:rFonts w:ascii="맑은 고딕" w:eastAsia="맑은 고딕" w:hAnsi="맑은 고딕" w:hint="eastAsia"/>
        </w:rPr>
        <w:lastRenderedPageBreak/>
        <w:t xml:space="preserve">험에 사용되는 </w:t>
      </w:r>
      <w:r w:rsidR="00322BEB">
        <w:rPr>
          <w:rFonts w:ascii="맑은 고딕" w:eastAsia="맑은 고딕" w:hAnsi="맑은 고딕"/>
        </w:rPr>
        <w:t>buffer</w:t>
      </w:r>
      <w:r w:rsidR="00322BEB">
        <w:rPr>
          <w:rFonts w:ascii="맑은 고딕" w:eastAsia="맑은 고딕" w:hAnsi="맑은 고딕" w:hint="eastAsia"/>
        </w:rPr>
        <w:t xml:space="preserve">에서 </w:t>
      </w:r>
      <w:r w:rsidR="00322BEB">
        <w:rPr>
          <w:rFonts w:ascii="맑은 고딕" w:eastAsia="맑은 고딕" w:hAnsi="맑은 고딕"/>
        </w:rPr>
        <w:t>chemical degra</w:t>
      </w:r>
      <w:r w:rsidR="00322BEB">
        <w:rPr>
          <w:rFonts w:ascii="맑은 고딕" w:eastAsia="맑은 고딕" w:hAnsi="맑은 고딕" w:hint="eastAsia"/>
        </w:rPr>
        <w:t>d</w:t>
      </w:r>
      <w:r w:rsidR="00322BEB">
        <w:rPr>
          <w:rFonts w:ascii="맑은 고딕" w:eastAsia="맑은 고딕" w:hAnsi="맑은 고딕"/>
        </w:rPr>
        <w:t>ation</w:t>
      </w:r>
      <w:r w:rsidR="00322BEB">
        <w:rPr>
          <w:rFonts w:ascii="맑은 고딕" w:eastAsia="맑은 고딕" w:hAnsi="맑은 고딕" w:hint="eastAsia"/>
        </w:rPr>
        <w:t>이 있는지 확인하는 대조군이다.</w:t>
      </w:r>
      <w:r w:rsidR="00281473">
        <w:rPr>
          <w:rFonts w:ascii="맑은 고딕" w:eastAsia="맑은 고딕" w:hAnsi="맑은 고딕"/>
        </w:rPr>
        <w:t xml:space="preserve"> </w:t>
      </w:r>
      <w:r w:rsidR="00281473">
        <w:rPr>
          <w:rFonts w:ascii="맑은 고딕" w:eastAsia="맑은 고딕" w:hAnsi="맑은 고딕" w:hint="eastAsia"/>
        </w:rPr>
        <w:t>G</w:t>
      </w:r>
      <w:r w:rsidR="00281473">
        <w:rPr>
          <w:rFonts w:ascii="맑은 고딕" w:eastAsia="맑은 고딕" w:hAnsi="맑은 고딕"/>
        </w:rPr>
        <w:t>2</w:t>
      </w:r>
      <w:r w:rsidR="00281473">
        <w:rPr>
          <w:rFonts w:ascii="맑은 고딕" w:eastAsia="맑은 고딕" w:hAnsi="맑은 고딕" w:hint="eastAsia"/>
        </w:rPr>
        <w:t>는</w:t>
      </w:r>
      <w:r w:rsidR="00281473">
        <w:rPr>
          <w:rFonts w:ascii="맑은 고딕" w:eastAsia="맑은 고딕" w:hAnsi="맑은 고딕"/>
        </w:rPr>
        <w:t xml:space="preserve"> buffer</w:t>
      </w:r>
      <w:r w:rsidR="00281473">
        <w:rPr>
          <w:rFonts w:ascii="맑은 고딕" w:eastAsia="맑은 고딕" w:hAnsi="맑은 고딕" w:hint="eastAsia"/>
        </w:rPr>
        <w:t xml:space="preserve">와 </w:t>
      </w:r>
      <w:r w:rsidR="00281473">
        <w:rPr>
          <w:rFonts w:ascii="맑은 고딕" w:eastAsia="맑은 고딕" w:hAnsi="맑은 고딕"/>
        </w:rPr>
        <w:t>microsome</w:t>
      </w:r>
      <w:r w:rsidR="00281473">
        <w:rPr>
          <w:rFonts w:ascii="맑은 고딕" w:eastAsia="맑은 고딕" w:hAnsi="맑은 고딕" w:hint="eastAsia"/>
        </w:rPr>
        <w:t>을 포함하고 있으며,</w:t>
      </w:r>
      <w:r w:rsidR="00281473">
        <w:rPr>
          <w:rFonts w:ascii="맑은 고딕" w:eastAsia="맑은 고딕" w:hAnsi="맑은 고딕"/>
        </w:rPr>
        <w:t xml:space="preserve"> </w:t>
      </w:r>
      <w:r w:rsidR="00281473">
        <w:rPr>
          <w:rFonts w:ascii="맑은 고딕" w:eastAsia="맑은 고딕" w:hAnsi="맑은 고딕" w:hint="eastAsia"/>
        </w:rPr>
        <w:t>c</w:t>
      </w:r>
      <w:r w:rsidR="00281473">
        <w:rPr>
          <w:rFonts w:ascii="맑은 고딕" w:eastAsia="맑은 고딕" w:hAnsi="맑은 고딕"/>
        </w:rPr>
        <w:t xml:space="preserve">ofactor </w:t>
      </w:r>
      <w:r w:rsidR="00281473">
        <w:rPr>
          <w:rFonts w:ascii="맑은 고딕" w:eastAsia="맑은 고딕" w:hAnsi="맑은 고딕" w:hint="eastAsia"/>
        </w:rPr>
        <w:t xml:space="preserve">없이 가수분해가 </w:t>
      </w:r>
      <w:r w:rsidR="00281473" w:rsidRPr="009F73EB">
        <w:rPr>
          <w:rFonts w:ascii="맑은 고딕" w:eastAsia="맑은 고딕" w:hAnsi="맑은 고딕" w:hint="eastAsia"/>
          <w:color w:val="000000" w:themeColor="text1"/>
          <w:rPrChange w:id="58" w:author="Bae Soo Hyeon" w:date="2022-08-18T11:36:00Z">
            <w:rPr>
              <w:rFonts w:ascii="맑은 고딕" w:eastAsia="맑은 고딕" w:hAnsi="맑은 고딕" w:hint="eastAsia"/>
            </w:rPr>
          </w:rPrChange>
        </w:rPr>
        <w:t>가능한</w:t>
      </w:r>
      <w:r w:rsidR="00281473" w:rsidRPr="009F73EB">
        <w:rPr>
          <w:rFonts w:ascii="맑은 고딕" w:eastAsia="맑은 고딕" w:hAnsi="맑은 고딕"/>
          <w:color w:val="000000" w:themeColor="text1"/>
          <w:rPrChange w:id="59" w:author="Bae Soo Hyeon" w:date="2022-08-18T11:36:00Z">
            <w:rPr>
              <w:rFonts w:ascii="맑은 고딕" w:eastAsia="맑은 고딕" w:hAnsi="맑은 고딕"/>
            </w:rPr>
          </w:rPrChange>
        </w:rPr>
        <w:t xml:space="preserve"> </w:t>
      </w:r>
      <w:del w:id="60" w:author="Bae Soo Hyeon" w:date="2022-08-18T11:35:00Z">
        <w:r w:rsidR="00292758" w:rsidRPr="009F73EB" w:rsidDel="009F73EB">
          <w:rPr>
            <w:rFonts w:ascii="맑은 고딕" w:eastAsia="맑은 고딕" w:hAnsi="맑은 고딕"/>
            <w:color w:val="000000" w:themeColor="text1"/>
            <w:rPrChange w:id="61" w:author="Bae Soo Hyeon" w:date="2022-08-18T11:36:00Z">
              <w:rPr>
                <w:rFonts w:ascii="맑은 고딕" w:eastAsia="맑은 고딕" w:hAnsi="맑은 고딕"/>
                <w:color w:val="FF0000"/>
              </w:rPr>
            </w:rPrChange>
          </w:rPr>
          <w:delText xml:space="preserve">esterase (ES) </w:delText>
        </w:r>
        <w:r w:rsidR="00292758" w:rsidRPr="009F73EB" w:rsidDel="009F73EB">
          <w:rPr>
            <w:rFonts w:ascii="맑은 고딕" w:eastAsia="맑은 고딕" w:hAnsi="맑은 고딕" w:hint="eastAsia"/>
            <w:color w:val="000000" w:themeColor="text1"/>
            <w:rPrChange w:id="62" w:author="Bae Soo Hyeon" w:date="2022-08-18T11:36:00Z">
              <w:rPr>
                <w:rFonts w:ascii="맑은 고딕" w:eastAsia="맑은 고딕" w:hAnsi="맑은 고딕" w:hint="eastAsia"/>
                <w:color w:val="FF0000"/>
              </w:rPr>
            </w:rPrChange>
          </w:rPr>
          <w:delText>및</w:delText>
        </w:r>
        <w:r w:rsidR="00292758" w:rsidRPr="009F73EB" w:rsidDel="009F73EB">
          <w:rPr>
            <w:rFonts w:ascii="맑은 고딕" w:eastAsia="맑은 고딕" w:hAnsi="맑은 고딕"/>
            <w:color w:val="000000" w:themeColor="text1"/>
            <w:rPrChange w:id="63" w:author="Bae Soo Hyeon" w:date="2022-08-18T11:36:00Z">
              <w:rPr>
                <w:rFonts w:ascii="맑은 고딕" w:eastAsia="맑은 고딕" w:hAnsi="맑은 고딕"/>
                <w:color w:val="FF0000"/>
              </w:rPr>
            </w:rPrChange>
          </w:rPr>
          <w:delText xml:space="preserve"> carboxylesterase</w:delText>
        </w:r>
        <w:r w:rsidR="004B5F13" w:rsidRPr="009F73EB" w:rsidDel="009F73EB">
          <w:rPr>
            <w:rFonts w:ascii="맑은 고딕" w:eastAsia="맑은 고딕" w:hAnsi="맑은 고딕"/>
            <w:color w:val="000000" w:themeColor="text1"/>
            <w:rPrChange w:id="64" w:author="Bae Soo Hyeon" w:date="2022-08-18T11:36:00Z">
              <w:rPr>
                <w:rFonts w:ascii="맑은 고딕" w:eastAsia="맑은 고딕" w:hAnsi="맑은 고딕"/>
                <w:color w:val="FF0000"/>
              </w:rPr>
            </w:rPrChange>
          </w:rPr>
          <w:delText xml:space="preserve"> </w:delText>
        </w:r>
        <w:r w:rsidR="00292758" w:rsidRPr="009F73EB" w:rsidDel="009F73EB">
          <w:rPr>
            <w:rFonts w:ascii="맑은 고딕" w:eastAsia="맑은 고딕" w:hAnsi="맑은 고딕"/>
            <w:color w:val="000000" w:themeColor="text1"/>
            <w:rPrChange w:id="65" w:author="Bae Soo Hyeon" w:date="2022-08-18T11:36:00Z">
              <w:rPr>
                <w:rFonts w:ascii="맑은 고딕" w:eastAsia="맑은 고딕" w:hAnsi="맑은 고딕"/>
                <w:color w:val="FF0000"/>
              </w:rPr>
            </w:rPrChange>
          </w:rPr>
          <w:delText>(CES)</w:delText>
        </w:r>
      </w:del>
      <w:ins w:id="66" w:author="Bae Soo Hyeon" w:date="2022-08-18T11:35:00Z">
        <w:r w:rsidR="009F73EB" w:rsidRPr="009F73EB">
          <w:rPr>
            <w:rFonts w:ascii="맑은 고딕" w:eastAsia="맑은 고딕" w:hAnsi="맑은 고딕"/>
            <w:color w:val="000000" w:themeColor="text1"/>
            <w:rPrChange w:id="67" w:author="Bae Soo Hyeon" w:date="2022-08-18T11:36:00Z">
              <w:rPr>
                <w:rFonts w:ascii="맑은 고딕" w:eastAsia="맑은 고딕" w:hAnsi="맑은 고딕"/>
                <w:color w:val="FF0000"/>
              </w:rPr>
            </w:rPrChange>
          </w:rPr>
          <w:t xml:space="preserve">ES </w:t>
        </w:r>
        <w:r w:rsidR="009F73EB" w:rsidRPr="009F73EB">
          <w:rPr>
            <w:rFonts w:ascii="맑은 고딕" w:eastAsia="맑은 고딕" w:hAnsi="맑은 고딕" w:hint="eastAsia"/>
            <w:color w:val="000000" w:themeColor="text1"/>
            <w:rPrChange w:id="68" w:author="Bae Soo Hyeon" w:date="2022-08-18T11:36:00Z">
              <w:rPr>
                <w:rFonts w:ascii="맑은 고딕" w:eastAsia="맑은 고딕" w:hAnsi="맑은 고딕" w:hint="eastAsia"/>
                <w:color w:val="FF0000"/>
              </w:rPr>
            </w:rPrChange>
          </w:rPr>
          <w:t>및</w:t>
        </w:r>
        <w:r w:rsidR="009F73EB" w:rsidRPr="009F73EB">
          <w:rPr>
            <w:rFonts w:ascii="맑은 고딕" w:eastAsia="맑은 고딕" w:hAnsi="맑은 고딕"/>
            <w:color w:val="000000" w:themeColor="text1"/>
            <w:rPrChange w:id="69" w:author="Bae Soo Hyeon" w:date="2022-08-18T11:36:00Z">
              <w:rPr>
                <w:rFonts w:ascii="맑은 고딕" w:eastAsia="맑은 고딕" w:hAnsi="맑은 고딕"/>
                <w:color w:val="FF0000"/>
              </w:rPr>
            </w:rPrChange>
          </w:rPr>
          <w:t xml:space="preserve"> CES</w:t>
        </w:r>
      </w:ins>
      <w:r w:rsidR="00292758" w:rsidRPr="009F73EB">
        <w:rPr>
          <w:rFonts w:ascii="맑은 고딕" w:eastAsia="맑은 고딕" w:hAnsi="맑은 고딕" w:hint="eastAsia"/>
          <w:color w:val="000000" w:themeColor="text1"/>
          <w:rPrChange w:id="70" w:author="Bae Soo Hyeon" w:date="2022-08-18T11:36:00Z">
            <w:rPr>
              <w:rFonts w:ascii="맑은 고딕" w:eastAsia="맑은 고딕" w:hAnsi="맑은 고딕" w:hint="eastAsia"/>
              <w:color w:val="FF0000"/>
            </w:rPr>
          </w:rPrChange>
        </w:rPr>
        <w:t>에</w:t>
      </w:r>
      <w:r w:rsidR="00292758" w:rsidRPr="009F73EB">
        <w:rPr>
          <w:rFonts w:ascii="맑은 고딕" w:eastAsia="맑은 고딕" w:hAnsi="맑은 고딕"/>
          <w:color w:val="000000" w:themeColor="text1"/>
          <w:rPrChange w:id="71" w:author="Bae Soo Hyeon" w:date="2022-08-18T11:36:00Z">
            <w:rPr>
              <w:rFonts w:ascii="맑은 고딕" w:eastAsia="맑은 고딕" w:hAnsi="맑은 고딕"/>
              <w:color w:val="FF0000"/>
            </w:rPr>
          </w:rPrChange>
        </w:rPr>
        <w:t xml:space="preserve"> 의한 </w:t>
      </w:r>
      <w:r w:rsidR="00292758" w:rsidRPr="009F73EB">
        <w:rPr>
          <w:rFonts w:ascii="맑은 고딕" w:eastAsia="맑은 고딕" w:hAnsi="맑은 고딕" w:hint="eastAsia"/>
          <w:color w:val="000000" w:themeColor="text1"/>
          <w:rPrChange w:id="72" w:author="Bae Soo Hyeon" w:date="2022-08-18T11:36:00Z">
            <w:rPr>
              <w:rFonts w:ascii="맑은 고딕" w:eastAsia="맑은 고딕" w:hAnsi="맑은 고딕" w:hint="eastAsia"/>
            </w:rPr>
          </w:rPrChange>
        </w:rPr>
        <w:t>대사를</w:t>
      </w:r>
      <w:r w:rsidR="00292758" w:rsidRPr="009F73EB">
        <w:rPr>
          <w:rFonts w:ascii="맑은 고딕" w:eastAsia="맑은 고딕" w:hAnsi="맑은 고딕"/>
          <w:color w:val="000000" w:themeColor="text1"/>
          <w:rPrChange w:id="73" w:author="Bae Soo Hyeon" w:date="2022-08-18T11:36:00Z">
            <w:rPr>
              <w:rFonts w:ascii="맑은 고딕" w:eastAsia="맑은 고딕" w:hAnsi="맑은 고딕"/>
            </w:rPr>
          </w:rPrChange>
        </w:rPr>
        <w:t xml:space="preserve"> </w:t>
      </w:r>
      <w:r w:rsidR="00292758">
        <w:rPr>
          <w:rFonts w:ascii="맑은 고딕" w:eastAsia="맑은 고딕" w:hAnsi="맑은 고딕" w:hint="eastAsia"/>
        </w:rPr>
        <w:t>관찰할 수 있다.</w:t>
      </w:r>
      <w:r w:rsidR="00292758">
        <w:rPr>
          <w:rFonts w:ascii="맑은 고딕" w:eastAsia="맑은 고딕" w:hAnsi="맑은 고딕"/>
        </w:rPr>
        <w:t xml:space="preserve"> </w:t>
      </w:r>
      <w:r w:rsidR="00292758">
        <w:rPr>
          <w:rFonts w:ascii="맑은 고딕" w:eastAsia="맑은 고딕" w:hAnsi="맑은 고딕" w:hint="eastAsia"/>
        </w:rPr>
        <w:t>G</w:t>
      </w:r>
      <w:r w:rsidR="00292758">
        <w:rPr>
          <w:rFonts w:ascii="맑은 고딕" w:eastAsia="맑은 고딕" w:hAnsi="맑은 고딕"/>
        </w:rPr>
        <w:t>3</w:t>
      </w:r>
      <w:r w:rsidR="00292758">
        <w:rPr>
          <w:rFonts w:ascii="맑은 고딕" w:eastAsia="맑은 고딕" w:hAnsi="맑은 고딕" w:hint="eastAsia"/>
        </w:rPr>
        <w:t>은 G</w:t>
      </w:r>
      <w:r w:rsidR="00292758">
        <w:rPr>
          <w:rFonts w:ascii="맑은 고딕" w:eastAsia="맑은 고딕" w:hAnsi="맑은 고딕"/>
        </w:rPr>
        <w:t>2</w:t>
      </w:r>
      <w:r w:rsidR="00292758">
        <w:rPr>
          <w:rFonts w:ascii="맑은 고딕" w:eastAsia="맑은 고딕" w:hAnsi="맑은 고딕" w:hint="eastAsia"/>
        </w:rPr>
        <w:t xml:space="preserve">에 </w:t>
      </w:r>
      <w:r w:rsidR="00292758">
        <w:rPr>
          <w:rFonts w:ascii="맑은 고딕" w:eastAsia="맑은 고딕" w:hAnsi="맑은 고딕"/>
        </w:rPr>
        <w:t>NA</w:t>
      </w:r>
      <w:r w:rsidR="00292758">
        <w:rPr>
          <w:rFonts w:ascii="맑은 고딕" w:eastAsia="맑은 고딕" w:hAnsi="맑은 고딕" w:hint="eastAsia"/>
        </w:rPr>
        <w:t>D</w:t>
      </w:r>
      <w:r w:rsidR="00292758">
        <w:rPr>
          <w:rFonts w:ascii="맑은 고딕" w:eastAsia="맑은 고딕" w:hAnsi="맑은 고딕"/>
        </w:rPr>
        <w:t>PH</w:t>
      </w:r>
      <w:r w:rsidR="00292758">
        <w:rPr>
          <w:rFonts w:ascii="맑은 고딕" w:eastAsia="맑은 고딕" w:hAnsi="맑은 고딕" w:hint="eastAsia"/>
        </w:rPr>
        <w:t>를 추가하였으며,</w:t>
      </w:r>
      <w:r w:rsidR="00292758">
        <w:rPr>
          <w:rFonts w:ascii="맑은 고딕" w:eastAsia="맑은 고딕" w:hAnsi="맑은 고딕"/>
        </w:rPr>
        <w:t xml:space="preserve"> </w:t>
      </w:r>
      <w:r w:rsidR="00292758">
        <w:rPr>
          <w:rFonts w:ascii="맑은 고딕" w:eastAsia="맑은 고딕" w:hAnsi="맑은 고딕" w:hint="eastAsia"/>
        </w:rPr>
        <w:t xml:space="preserve">이 경우는 가수분해효소 외 </w:t>
      </w:r>
      <w:r w:rsidR="00292758">
        <w:rPr>
          <w:rFonts w:ascii="맑은 고딕" w:eastAsia="맑은 고딕" w:hAnsi="맑은 고딕"/>
        </w:rPr>
        <w:t>CYP</w:t>
      </w:r>
      <w:r w:rsidR="00292758">
        <w:rPr>
          <w:rFonts w:ascii="맑은 고딕" w:eastAsia="맑은 고딕" w:hAnsi="맑은 고딕" w:hint="eastAsia"/>
        </w:rPr>
        <w:t xml:space="preserve">와 </w:t>
      </w:r>
      <w:r w:rsidR="00292758">
        <w:rPr>
          <w:rFonts w:ascii="맑은 고딕" w:eastAsia="맑은 고딕" w:hAnsi="맑은 고딕"/>
        </w:rPr>
        <w:t>FMO</w:t>
      </w:r>
      <w:r w:rsidR="00292758">
        <w:rPr>
          <w:rFonts w:ascii="맑은 고딕" w:eastAsia="맑은 고딕" w:hAnsi="맑은 고딕" w:hint="eastAsia"/>
        </w:rPr>
        <w:t>에 의한 대사를 관찰할 수 있다.</w:t>
      </w:r>
      <w:r w:rsidR="00292758">
        <w:rPr>
          <w:rFonts w:ascii="맑은 고딕" w:eastAsia="맑은 고딕" w:hAnsi="맑은 고딕"/>
        </w:rPr>
        <w:t xml:space="preserve"> G4</w:t>
      </w:r>
      <w:r w:rsidR="00292758">
        <w:rPr>
          <w:rFonts w:ascii="맑은 고딕" w:eastAsia="맑은 고딕" w:hAnsi="맑은 고딕" w:hint="eastAsia"/>
        </w:rPr>
        <w:t xml:space="preserve">는 </w:t>
      </w:r>
      <w:r w:rsidR="00292758">
        <w:rPr>
          <w:rFonts w:ascii="맑은 고딕" w:eastAsia="맑은 고딕" w:hAnsi="맑은 고딕"/>
        </w:rPr>
        <w:t>G2</w:t>
      </w:r>
      <w:r w:rsidR="00292758">
        <w:rPr>
          <w:rFonts w:ascii="맑은 고딕" w:eastAsia="맑은 고딕" w:hAnsi="맑은 고딕" w:hint="eastAsia"/>
        </w:rPr>
        <w:t xml:space="preserve">에 </w:t>
      </w:r>
      <w:r w:rsidR="00292758">
        <w:rPr>
          <w:rFonts w:ascii="맑은 고딕" w:eastAsia="맑은 고딕" w:hAnsi="맑은 고딕"/>
        </w:rPr>
        <w:t>NADPH</w:t>
      </w:r>
      <w:r w:rsidR="00292758">
        <w:rPr>
          <w:rFonts w:ascii="맑은 고딕" w:eastAsia="맑은 고딕" w:hAnsi="맑은 고딕" w:hint="eastAsia"/>
        </w:rPr>
        <w:t xml:space="preserve"> 대신 </w:t>
      </w:r>
      <w:r w:rsidR="00292758">
        <w:rPr>
          <w:rFonts w:ascii="맑은 고딕" w:eastAsia="맑은 고딕" w:hAnsi="맑은 고딕"/>
        </w:rPr>
        <w:t>UDPGA (+</w:t>
      </w:r>
      <w:proofErr w:type="spellStart"/>
      <w:r w:rsidR="00292758">
        <w:rPr>
          <w:rFonts w:ascii="맑은 고딕" w:eastAsia="맑은 고딕" w:hAnsi="맑은 고딕"/>
        </w:rPr>
        <w:t>al</w:t>
      </w:r>
      <w:r w:rsidR="00292758">
        <w:rPr>
          <w:rFonts w:ascii="맑은 고딕" w:eastAsia="맑은 고딕" w:hAnsi="맑은 고딕" w:hint="eastAsia"/>
        </w:rPr>
        <w:t>a</w:t>
      </w:r>
      <w:r w:rsidR="00292758">
        <w:rPr>
          <w:rFonts w:ascii="맑은 고딕" w:eastAsia="맑은 고딕" w:hAnsi="맑은 고딕"/>
        </w:rPr>
        <w:t>methicin</w:t>
      </w:r>
      <w:proofErr w:type="spellEnd"/>
      <w:r w:rsidR="00292758">
        <w:rPr>
          <w:rFonts w:ascii="맑은 고딕" w:eastAsia="맑은 고딕" w:hAnsi="맑은 고딕"/>
        </w:rPr>
        <w:t>)</w:t>
      </w:r>
      <w:r w:rsidR="00292758">
        <w:rPr>
          <w:rFonts w:ascii="맑은 고딕" w:eastAsia="맑은 고딕" w:hAnsi="맑은 고딕" w:hint="eastAsia"/>
        </w:rPr>
        <w:t>을 첨가하였으며,</w:t>
      </w:r>
      <w:r w:rsidR="00292758">
        <w:rPr>
          <w:rFonts w:ascii="맑은 고딕" w:eastAsia="맑은 고딕" w:hAnsi="맑은 고딕"/>
        </w:rPr>
        <w:t xml:space="preserve"> </w:t>
      </w:r>
      <w:r w:rsidR="00292758">
        <w:rPr>
          <w:rFonts w:ascii="맑은 고딕" w:eastAsia="맑은 고딕" w:hAnsi="맑은 고딕" w:hint="eastAsia"/>
        </w:rPr>
        <w:t xml:space="preserve">이는 </w:t>
      </w:r>
      <w:r w:rsidR="00292758">
        <w:rPr>
          <w:rFonts w:ascii="맑은 고딕" w:eastAsia="맑은 고딕" w:hAnsi="맑은 고딕"/>
        </w:rPr>
        <w:t>UGT</w:t>
      </w:r>
      <w:r w:rsidR="00292758">
        <w:rPr>
          <w:rFonts w:ascii="맑은 고딕" w:eastAsia="맑은 고딕" w:hAnsi="맑은 고딕" w:hint="eastAsia"/>
        </w:rPr>
        <w:t>에 의한 대사를 관찰하기 위함이다.</w:t>
      </w:r>
      <w:r w:rsidR="00292758">
        <w:rPr>
          <w:rFonts w:ascii="맑은 고딕" w:eastAsia="맑은 고딕" w:hAnsi="맑은 고딕"/>
        </w:rPr>
        <w:t xml:space="preserve"> </w:t>
      </w:r>
      <w:r w:rsidR="00736131">
        <w:rPr>
          <w:rFonts w:ascii="맑은 고딕" w:eastAsia="맑은 고딕" w:hAnsi="맑은 고딕" w:hint="eastAsia"/>
        </w:rPr>
        <w:t>G</w:t>
      </w:r>
      <w:r w:rsidR="00736131">
        <w:rPr>
          <w:rFonts w:ascii="맑은 고딕" w:eastAsia="맑은 고딕" w:hAnsi="맑은 고딕"/>
        </w:rPr>
        <w:t>1~G4</w:t>
      </w:r>
      <w:r w:rsidR="00736131">
        <w:rPr>
          <w:rFonts w:ascii="맑은 고딕" w:eastAsia="맑은 고딕" w:hAnsi="맑은 고딕" w:hint="eastAsia"/>
        </w:rPr>
        <w:t xml:space="preserve">의 조건은 대사안정성 </w:t>
      </w:r>
      <w:proofErr w:type="spellStart"/>
      <w:r w:rsidR="00736131">
        <w:rPr>
          <w:rFonts w:ascii="맑은 고딕" w:eastAsia="맑은 고딕" w:hAnsi="맑은 고딕" w:hint="eastAsia"/>
        </w:rPr>
        <w:t>실험시</w:t>
      </w:r>
      <w:proofErr w:type="spellEnd"/>
      <w:r w:rsidR="00736131">
        <w:rPr>
          <w:rFonts w:ascii="맑은 고딕" w:eastAsia="맑은 고딕" w:hAnsi="맑은 고딕" w:hint="eastAsia"/>
        </w:rPr>
        <w:t xml:space="preserve"> 필수적으로 포함하여 수행하기를 권장하며,</w:t>
      </w:r>
      <w:r w:rsidR="00736131">
        <w:rPr>
          <w:rFonts w:ascii="맑은 고딕" w:eastAsia="맑은 고딕" w:hAnsi="맑은 고딕"/>
        </w:rPr>
        <w:t xml:space="preserve"> </w:t>
      </w:r>
      <w:r w:rsidR="00736131">
        <w:rPr>
          <w:rFonts w:ascii="맑은 고딕" w:eastAsia="맑은 고딕" w:hAnsi="맑은 고딕" w:hint="eastAsia"/>
        </w:rPr>
        <w:t>여기에 더하여,</w:t>
      </w:r>
      <w:r w:rsidR="00736131">
        <w:rPr>
          <w:rFonts w:ascii="맑은 고딕" w:eastAsia="맑은 고딕" w:hAnsi="맑은 고딕"/>
        </w:rPr>
        <w:t xml:space="preserve"> FMO</w:t>
      </w:r>
      <w:r w:rsidR="00736131">
        <w:rPr>
          <w:rFonts w:ascii="맑은 고딕" w:eastAsia="맑은 고딕" w:hAnsi="맑은 고딕" w:hint="eastAsia"/>
        </w:rPr>
        <w:t xml:space="preserve"> 대사 가능성이 있다면,</w:t>
      </w:r>
      <w:r w:rsidR="00736131">
        <w:rPr>
          <w:rFonts w:ascii="맑은 고딕" w:eastAsia="맑은 고딕" w:hAnsi="맑은 고딕"/>
        </w:rPr>
        <w:t xml:space="preserve"> </w:t>
      </w:r>
      <w:r w:rsidR="00736131">
        <w:rPr>
          <w:rFonts w:ascii="맑은 고딕" w:eastAsia="맑은 고딕" w:hAnsi="맑은 고딕" w:hint="eastAsia"/>
        </w:rPr>
        <w:t>G</w:t>
      </w:r>
      <w:r w:rsidR="00736131">
        <w:rPr>
          <w:rFonts w:ascii="맑은 고딕" w:eastAsia="맑은 고딕" w:hAnsi="맑은 고딕"/>
        </w:rPr>
        <w:t xml:space="preserve">5와 G6 </w:t>
      </w:r>
      <w:r w:rsidR="00736131">
        <w:rPr>
          <w:rFonts w:ascii="맑은 고딕" w:eastAsia="맑은 고딕" w:hAnsi="맑은 고딕" w:hint="eastAsia"/>
        </w:rPr>
        <w:t>실험을 추가하는 것을 추천한다.</w:t>
      </w:r>
      <w:r w:rsidR="00736131">
        <w:rPr>
          <w:rFonts w:ascii="맑은 고딕" w:eastAsia="맑은 고딕" w:hAnsi="맑은 고딕"/>
        </w:rPr>
        <w:t xml:space="preserve"> G5</w:t>
      </w:r>
      <w:r w:rsidR="00736131">
        <w:rPr>
          <w:rFonts w:ascii="맑은 고딕" w:eastAsia="맑은 고딕" w:hAnsi="맑은 고딕" w:hint="eastAsia"/>
        </w:rPr>
        <w:t xml:space="preserve">는 </w:t>
      </w:r>
      <w:r w:rsidR="00736131">
        <w:rPr>
          <w:rFonts w:ascii="맑은 고딕" w:eastAsia="맑은 고딕" w:hAnsi="맑은 고딕"/>
        </w:rPr>
        <w:t>45</w:t>
      </w:r>
      <w:r w:rsidR="00736131" w:rsidRPr="00E84CBA">
        <w:rPr>
          <w:rFonts w:ascii="맑은 고딕" w:eastAsia="맑은 고딕" w:hAnsi="맑은 고딕" w:hint="eastAsia"/>
        </w:rPr>
        <w:t>℃</w:t>
      </w:r>
      <w:r w:rsidR="00736131">
        <w:rPr>
          <w:rFonts w:ascii="맑은 고딕" w:eastAsia="맑은 고딕" w:hAnsi="맑은 고딕" w:hint="eastAsia"/>
        </w:rPr>
        <w:t xml:space="preserve">에서 </w:t>
      </w:r>
      <w:r w:rsidR="00736131">
        <w:rPr>
          <w:rFonts w:ascii="맑은 고딕" w:eastAsia="맑은 고딕" w:hAnsi="맑은 고딕"/>
        </w:rPr>
        <w:t>30</w:t>
      </w:r>
      <w:r w:rsidR="00736131">
        <w:rPr>
          <w:rFonts w:ascii="맑은 고딕" w:eastAsia="맑은 고딕" w:hAnsi="맑은 고딕" w:hint="eastAsia"/>
        </w:rPr>
        <w:t>분가 p</w:t>
      </w:r>
      <w:r w:rsidR="00736131">
        <w:rPr>
          <w:rFonts w:ascii="맑은 고딕" w:eastAsia="맑은 고딕" w:hAnsi="맑은 고딕"/>
        </w:rPr>
        <w:t>re-incubation</w:t>
      </w:r>
      <w:r w:rsidR="00736131">
        <w:rPr>
          <w:rFonts w:ascii="맑은 고딕" w:eastAsia="맑은 고딕" w:hAnsi="맑은 고딕" w:hint="eastAsia"/>
        </w:rPr>
        <w:t xml:space="preserve">하여 열에 약한 </w:t>
      </w:r>
      <w:r w:rsidR="00736131">
        <w:rPr>
          <w:rFonts w:ascii="맑은 고딕" w:eastAsia="맑은 고딕" w:hAnsi="맑은 고딕"/>
        </w:rPr>
        <w:t xml:space="preserve">microsome </w:t>
      </w:r>
      <w:r w:rsidR="00736131">
        <w:rPr>
          <w:rFonts w:ascii="맑은 고딕" w:eastAsia="맑은 고딕" w:hAnsi="맑은 고딕" w:hint="eastAsia"/>
        </w:rPr>
        <w:t xml:space="preserve">내의 </w:t>
      </w:r>
      <w:r w:rsidR="00736131">
        <w:rPr>
          <w:rFonts w:ascii="맑은 고딕" w:eastAsia="맑은 고딕" w:hAnsi="맑은 고딕"/>
        </w:rPr>
        <w:t>FMO</w:t>
      </w:r>
      <w:r w:rsidR="00736131">
        <w:rPr>
          <w:rFonts w:ascii="맑은 고딕" w:eastAsia="맑은 고딕" w:hAnsi="맑은 고딕" w:hint="eastAsia"/>
        </w:rPr>
        <w:t>를 비활성화 시</w:t>
      </w:r>
      <w:r w:rsidR="003A4000">
        <w:rPr>
          <w:rFonts w:ascii="맑은 고딕" w:eastAsia="맑은 고딕" w:hAnsi="맑은 고딕" w:hint="eastAsia"/>
        </w:rPr>
        <w:t>키게 되며,</w:t>
      </w:r>
      <w:r w:rsidR="003A4000">
        <w:rPr>
          <w:rFonts w:ascii="맑은 고딕" w:eastAsia="맑은 고딕" w:hAnsi="맑은 고딕"/>
        </w:rPr>
        <w:t xml:space="preserve"> G6</w:t>
      </w:r>
      <w:r w:rsidR="003A4000">
        <w:rPr>
          <w:rFonts w:ascii="맑은 고딕" w:eastAsia="맑은 고딕" w:hAnsi="맑은 고딕" w:hint="eastAsia"/>
        </w:rPr>
        <w:t>는 C</w:t>
      </w:r>
      <w:r w:rsidR="003A4000">
        <w:rPr>
          <w:rFonts w:ascii="맑은 고딕" w:eastAsia="맑은 고딕" w:hAnsi="맑은 고딕"/>
        </w:rPr>
        <w:t xml:space="preserve">YP </w:t>
      </w:r>
      <w:r w:rsidR="003A4000">
        <w:rPr>
          <w:rFonts w:ascii="맑은 고딕" w:eastAsia="맑은 고딕" w:hAnsi="맑은 고딕" w:hint="eastAsia"/>
        </w:rPr>
        <w:t xml:space="preserve">동효소의 </w:t>
      </w:r>
      <w:r w:rsidR="003A4000">
        <w:rPr>
          <w:rFonts w:ascii="맑은 고딕" w:eastAsia="맑은 고딕" w:hAnsi="맑은 고딕"/>
        </w:rPr>
        <w:t>chemical inhibitor</w:t>
      </w:r>
      <w:r w:rsidR="003A4000">
        <w:rPr>
          <w:rFonts w:ascii="맑은 고딕" w:eastAsia="맑은 고딕" w:hAnsi="맑은 고딕" w:hint="eastAsia"/>
        </w:rPr>
        <w:t xml:space="preserve">인 </w:t>
      </w:r>
      <w:r w:rsidR="003A4000">
        <w:rPr>
          <w:rFonts w:ascii="맑은 고딕" w:eastAsia="맑은 고딕" w:hAnsi="맑은 고딕"/>
        </w:rPr>
        <w:t>SKF525A</w:t>
      </w:r>
      <w:r w:rsidR="003A4000">
        <w:rPr>
          <w:rFonts w:ascii="맑은 고딕" w:eastAsia="맑은 고딕" w:hAnsi="맑은 고딕" w:hint="eastAsia"/>
        </w:rPr>
        <w:t>를 첨가하여,</w:t>
      </w:r>
      <w:r w:rsidR="003A4000">
        <w:rPr>
          <w:rFonts w:ascii="맑은 고딕" w:eastAsia="맑은 고딕" w:hAnsi="맑은 고딕"/>
        </w:rPr>
        <w:t xml:space="preserve"> CYP</w:t>
      </w:r>
      <w:r w:rsidR="003A4000">
        <w:rPr>
          <w:rFonts w:ascii="맑은 고딕" w:eastAsia="맑은 고딕" w:hAnsi="맑은 고딕" w:hint="eastAsia"/>
        </w:rPr>
        <w:t>에 의한 대사능을 배제시킬 수 있다.</w:t>
      </w:r>
      <w:r w:rsidR="003A4000">
        <w:rPr>
          <w:rFonts w:ascii="맑은 고딕" w:eastAsia="맑은 고딕" w:hAnsi="맑은 고딕"/>
        </w:rPr>
        <w:t xml:space="preserve"> </w:t>
      </w:r>
    </w:p>
    <w:p w14:paraId="577890E4" w14:textId="59BC18C7" w:rsidR="00E84CBA" w:rsidRDefault="00E84CBA" w:rsidP="00EA6043">
      <w:pPr>
        <w:rPr>
          <w:rFonts w:ascii="맑은 고딕" w:eastAsia="맑은 고딕" w:hAnsi="맑은 고딕"/>
        </w:rPr>
      </w:pPr>
    </w:p>
    <w:p w14:paraId="0C279F82" w14:textId="46C2C2F5" w:rsidR="00322BEB" w:rsidRDefault="00322BEB" w:rsidP="00322BE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표</w:t>
      </w:r>
      <w:r>
        <w:rPr>
          <w:rFonts w:ascii="맑은 고딕" w:eastAsia="맑은 고딕" w:hAnsi="맑은 고딕"/>
        </w:rPr>
        <w:t xml:space="preserve"> 5.4 </w:t>
      </w:r>
      <w:r>
        <w:rPr>
          <w:rFonts w:ascii="맑은 고딕" w:eastAsia="맑은 고딕" w:hAnsi="맑은 고딕" w:hint="eastAsia"/>
        </w:rPr>
        <w:t>대사안정성 평가 실험법의 예</w:t>
      </w:r>
    </w:p>
    <w:tbl>
      <w:tblPr>
        <w:tblStyle w:val="ab"/>
        <w:tblW w:w="5000" w:type="pct"/>
        <w:tblLook w:val="0420" w:firstRow="1" w:lastRow="0" w:firstColumn="0" w:lastColumn="0" w:noHBand="0" w:noVBand="1"/>
      </w:tblPr>
      <w:tblGrid>
        <w:gridCol w:w="1696"/>
        <w:gridCol w:w="1221"/>
        <w:gridCol w:w="1221"/>
        <w:gridCol w:w="1221"/>
        <w:gridCol w:w="1221"/>
        <w:gridCol w:w="1221"/>
        <w:gridCol w:w="1215"/>
      </w:tblGrid>
      <w:tr w:rsidR="00322BEB" w:rsidRPr="00E84CBA" w14:paraId="719EF3F1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158D5895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77" w:type="pct"/>
            <w:vAlign w:val="center"/>
            <w:hideMark/>
          </w:tcPr>
          <w:p w14:paraId="6A8C024D" w14:textId="58847741" w:rsidR="00E84CBA" w:rsidRPr="00E84CBA" w:rsidRDefault="00D65790" w:rsidP="00322BE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G</w:t>
            </w:r>
            <w:r w:rsidR="00E84CBA" w:rsidRPr="00E84CBA">
              <w:rPr>
                <w:rFonts w:ascii="맑은 고딕" w:eastAsia="맑은 고딕" w:hAnsi="맑은 고딕" w:hint="eastAsia"/>
                <w:b/>
                <w:bCs/>
              </w:rPr>
              <w:t>1</w:t>
            </w:r>
          </w:p>
        </w:tc>
        <w:tc>
          <w:tcPr>
            <w:tcW w:w="677" w:type="pct"/>
            <w:vAlign w:val="center"/>
            <w:hideMark/>
          </w:tcPr>
          <w:p w14:paraId="18412A54" w14:textId="6FF411BD" w:rsidR="00E84CBA" w:rsidRPr="00E84CBA" w:rsidRDefault="00D65790" w:rsidP="00322BE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G</w:t>
            </w:r>
            <w:r w:rsidR="00E84CBA" w:rsidRPr="00E84CBA">
              <w:rPr>
                <w:rFonts w:ascii="맑은 고딕" w:eastAsia="맑은 고딕" w:hAnsi="맑은 고딕" w:hint="eastAsia"/>
                <w:b/>
                <w:bCs/>
              </w:rPr>
              <w:t>2</w:t>
            </w:r>
          </w:p>
        </w:tc>
        <w:tc>
          <w:tcPr>
            <w:tcW w:w="677" w:type="pct"/>
            <w:vAlign w:val="center"/>
            <w:hideMark/>
          </w:tcPr>
          <w:p w14:paraId="170190A4" w14:textId="6D54FB9E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  <w:b/>
                <w:bCs/>
              </w:rPr>
              <w:t>G3</w:t>
            </w:r>
          </w:p>
        </w:tc>
        <w:tc>
          <w:tcPr>
            <w:tcW w:w="677" w:type="pct"/>
            <w:vAlign w:val="center"/>
            <w:hideMark/>
          </w:tcPr>
          <w:p w14:paraId="321698EE" w14:textId="6357AABF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  <w:b/>
                <w:bCs/>
              </w:rPr>
              <w:t>G4</w:t>
            </w:r>
          </w:p>
        </w:tc>
        <w:tc>
          <w:tcPr>
            <w:tcW w:w="677" w:type="pct"/>
            <w:vAlign w:val="center"/>
            <w:hideMark/>
          </w:tcPr>
          <w:p w14:paraId="27F5A287" w14:textId="40293F1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  <w:b/>
                <w:bCs/>
              </w:rPr>
              <w:t>G5</w:t>
            </w:r>
          </w:p>
        </w:tc>
        <w:tc>
          <w:tcPr>
            <w:tcW w:w="674" w:type="pct"/>
            <w:vAlign w:val="center"/>
            <w:hideMark/>
          </w:tcPr>
          <w:p w14:paraId="1568D423" w14:textId="3EBFC2DC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  <w:b/>
                <w:bCs/>
              </w:rPr>
              <w:t>G6</w:t>
            </w:r>
          </w:p>
        </w:tc>
      </w:tr>
      <w:tr w:rsidR="00322BEB" w:rsidRPr="00E84CBA" w14:paraId="76495D36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7A014B59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Buffer</w:t>
            </w:r>
          </w:p>
        </w:tc>
        <w:tc>
          <w:tcPr>
            <w:tcW w:w="677" w:type="pct"/>
            <w:vAlign w:val="center"/>
            <w:hideMark/>
          </w:tcPr>
          <w:p w14:paraId="1EB49DA1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120FEC8D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07F2A682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02EA6F12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76B3AE99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4" w:type="pct"/>
            <w:vAlign w:val="center"/>
            <w:hideMark/>
          </w:tcPr>
          <w:p w14:paraId="663E121A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</w:tr>
      <w:tr w:rsidR="00322BEB" w:rsidRPr="00E84CBA" w14:paraId="0B81A379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7789E4CA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Microsomes</w:t>
            </w:r>
          </w:p>
        </w:tc>
        <w:tc>
          <w:tcPr>
            <w:tcW w:w="677" w:type="pct"/>
            <w:vAlign w:val="center"/>
            <w:hideMark/>
          </w:tcPr>
          <w:p w14:paraId="001B031C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2753080A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37682A52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322C66FA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6C7760D4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4" w:type="pct"/>
            <w:vAlign w:val="center"/>
            <w:hideMark/>
          </w:tcPr>
          <w:p w14:paraId="3ACAA751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</w:tr>
      <w:tr w:rsidR="00322BEB" w:rsidRPr="00E84CBA" w14:paraId="34F98421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076912A8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NADPH</w:t>
            </w:r>
          </w:p>
        </w:tc>
        <w:tc>
          <w:tcPr>
            <w:tcW w:w="677" w:type="pct"/>
            <w:vAlign w:val="center"/>
            <w:hideMark/>
          </w:tcPr>
          <w:p w14:paraId="64FD6543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682297F3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122C329A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449DF1F2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7A57ACFF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4" w:type="pct"/>
            <w:vAlign w:val="center"/>
            <w:hideMark/>
          </w:tcPr>
          <w:p w14:paraId="1094BBE9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</w:tr>
      <w:tr w:rsidR="00322BEB" w:rsidRPr="00E84CBA" w14:paraId="374FCBC4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6BF9227E" w14:textId="77777777" w:rsidR="00703BF6" w:rsidRDefault="00E84CBA" w:rsidP="00703BF6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UDPGA</w:t>
            </w:r>
            <w:r w:rsidR="00703BF6">
              <w:rPr>
                <w:rFonts w:ascii="맑은 고딕" w:eastAsia="맑은 고딕" w:hAnsi="맑은 고딕"/>
              </w:rPr>
              <w:t xml:space="preserve"> </w:t>
            </w:r>
          </w:p>
          <w:p w14:paraId="5F139A55" w14:textId="434FEB0D" w:rsidR="00E84CBA" w:rsidRPr="00E84CBA" w:rsidRDefault="00E84CBA" w:rsidP="00703BF6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 xml:space="preserve">(+ </w:t>
            </w:r>
            <w:proofErr w:type="spellStart"/>
            <w:r w:rsidRPr="00E84CBA">
              <w:rPr>
                <w:rFonts w:ascii="맑은 고딕" w:eastAsia="맑은 고딕" w:hAnsi="맑은 고딕" w:hint="eastAsia"/>
              </w:rPr>
              <w:t>alamethicin</w:t>
            </w:r>
            <w:proofErr w:type="spellEnd"/>
            <w:r w:rsidRPr="00E84CBA">
              <w:rPr>
                <w:rFonts w:ascii="맑은 고딕" w:eastAsia="맑은 고딕" w:hAnsi="맑은 고딕" w:hint="eastAsia"/>
              </w:rPr>
              <w:t>)</w:t>
            </w:r>
          </w:p>
        </w:tc>
        <w:tc>
          <w:tcPr>
            <w:tcW w:w="677" w:type="pct"/>
            <w:vAlign w:val="center"/>
            <w:hideMark/>
          </w:tcPr>
          <w:p w14:paraId="0E149CE1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47D309BA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062901EF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6E3BEDBC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  <w:tc>
          <w:tcPr>
            <w:tcW w:w="677" w:type="pct"/>
            <w:vAlign w:val="center"/>
            <w:hideMark/>
          </w:tcPr>
          <w:p w14:paraId="0C1C432E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4" w:type="pct"/>
            <w:vAlign w:val="center"/>
            <w:hideMark/>
          </w:tcPr>
          <w:p w14:paraId="3349F52F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</w:tr>
      <w:tr w:rsidR="00322BEB" w:rsidRPr="00E84CBA" w14:paraId="2EFC8526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0B48E0D1" w14:textId="46B7D8E4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SKF525A</w:t>
            </w:r>
          </w:p>
        </w:tc>
        <w:tc>
          <w:tcPr>
            <w:tcW w:w="677" w:type="pct"/>
            <w:vAlign w:val="center"/>
            <w:hideMark/>
          </w:tcPr>
          <w:p w14:paraId="05E577C3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-</w:t>
            </w:r>
          </w:p>
        </w:tc>
        <w:tc>
          <w:tcPr>
            <w:tcW w:w="677" w:type="pct"/>
            <w:vAlign w:val="center"/>
            <w:hideMark/>
          </w:tcPr>
          <w:p w14:paraId="4F303268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-</w:t>
            </w:r>
          </w:p>
        </w:tc>
        <w:tc>
          <w:tcPr>
            <w:tcW w:w="677" w:type="pct"/>
            <w:vAlign w:val="center"/>
            <w:hideMark/>
          </w:tcPr>
          <w:p w14:paraId="070A8CF6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-</w:t>
            </w:r>
          </w:p>
        </w:tc>
        <w:tc>
          <w:tcPr>
            <w:tcW w:w="677" w:type="pct"/>
            <w:vAlign w:val="center"/>
            <w:hideMark/>
          </w:tcPr>
          <w:p w14:paraId="3ACE704A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-</w:t>
            </w:r>
          </w:p>
        </w:tc>
        <w:tc>
          <w:tcPr>
            <w:tcW w:w="677" w:type="pct"/>
            <w:vAlign w:val="center"/>
            <w:hideMark/>
          </w:tcPr>
          <w:p w14:paraId="1CB6A632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-</w:t>
            </w:r>
          </w:p>
        </w:tc>
        <w:tc>
          <w:tcPr>
            <w:tcW w:w="674" w:type="pct"/>
            <w:vAlign w:val="center"/>
            <w:hideMark/>
          </w:tcPr>
          <w:p w14:paraId="26128171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O</w:t>
            </w:r>
          </w:p>
        </w:tc>
      </w:tr>
      <w:tr w:rsidR="00322BEB" w:rsidRPr="00E84CBA" w14:paraId="2B34683F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288CC604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  <w:b/>
                <w:bCs/>
              </w:rPr>
              <w:t>Pre-incubation</w:t>
            </w:r>
          </w:p>
        </w:tc>
        <w:tc>
          <w:tcPr>
            <w:tcW w:w="677" w:type="pct"/>
            <w:vAlign w:val="center"/>
            <w:hideMark/>
          </w:tcPr>
          <w:p w14:paraId="3B955EAC" w14:textId="7D30D892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37℃,</w:t>
            </w:r>
          </w:p>
          <w:p w14:paraId="6C5DB071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5 min</w:t>
            </w:r>
          </w:p>
        </w:tc>
        <w:tc>
          <w:tcPr>
            <w:tcW w:w="677" w:type="pct"/>
            <w:vAlign w:val="center"/>
            <w:hideMark/>
          </w:tcPr>
          <w:p w14:paraId="6146D596" w14:textId="55F14BC1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37℃,</w:t>
            </w:r>
          </w:p>
          <w:p w14:paraId="757CC31D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5 min</w:t>
            </w:r>
          </w:p>
        </w:tc>
        <w:tc>
          <w:tcPr>
            <w:tcW w:w="677" w:type="pct"/>
            <w:vAlign w:val="center"/>
            <w:hideMark/>
          </w:tcPr>
          <w:p w14:paraId="4E5637C1" w14:textId="24F4088D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37℃,</w:t>
            </w:r>
          </w:p>
          <w:p w14:paraId="5CA5C9A4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5 min</w:t>
            </w:r>
          </w:p>
        </w:tc>
        <w:tc>
          <w:tcPr>
            <w:tcW w:w="677" w:type="pct"/>
            <w:vAlign w:val="center"/>
            <w:hideMark/>
          </w:tcPr>
          <w:p w14:paraId="5F35934F" w14:textId="40F8D01B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Ice,</w:t>
            </w:r>
          </w:p>
          <w:p w14:paraId="25612BC5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30 min</w:t>
            </w:r>
          </w:p>
        </w:tc>
        <w:tc>
          <w:tcPr>
            <w:tcW w:w="677" w:type="pct"/>
            <w:vAlign w:val="center"/>
            <w:hideMark/>
          </w:tcPr>
          <w:p w14:paraId="1BD8F7E4" w14:textId="24546F35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45℃,</w:t>
            </w:r>
          </w:p>
          <w:p w14:paraId="6DAA98B4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30 min</w:t>
            </w:r>
          </w:p>
        </w:tc>
        <w:tc>
          <w:tcPr>
            <w:tcW w:w="674" w:type="pct"/>
            <w:vAlign w:val="center"/>
            <w:hideMark/>
          </w:tcPr>
          <w:p w14:paraId="44B1180B" w14:textId="563AFE19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37℃,</w:t>
            </w:r>
          </w:p>
          <w:p w14:paraId="58F43224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5 min</w:t>
            </w:r>
          </w:p>
        </w:tc>
      </w:tr>
      <w:tr w:rsidR="00322BEB" w:rsidRPr="00E84CBA" w14:paraId="679579AB" w14:textId="77777777" w:rsidTr="00322BEB">
        <w:trPr>
          <w:trHeight w:val="584"/>
        </w:trPr>
        <w:tc>
          <w:tcPr>
            <w:tcW w:w="941" w:type="pct"/>
            <w:vAlign w:val="center"/>
            <w:hideMark/>
          </w:tcPr>
          <w:p w14:paraId="694250FB" w14:textId="159531C0" w:rsidR="00E84CBA" w:rsidRPr="00E84CBA" w:rsidRDefault="00322BEB" w:rsidP="00322BE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평가가능한 대사효소</w:t>
            </w:r>
          </w:p>
        </w:tc>
        <w:tc>
          <w:tcPr>
            <w:tcW w:w="677" w:type="pct"/>
            <w:vAlign w:val="center"/>
            <w:hideMark/>
          </w:tcPr>
          <w:p w14:paraId="30298A2C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X</w:t>
            </w:r>
          </w:p>
        </w:tc>
        <w:tc>
          <w:tcPr>
            <w:tcW w:w="677" w:type="pct"/>
            <w:vAlign w:val="center"/>
            <w:hideMark/>
          </w:tcPr>
          <w:p w14:paraId="44A67D6B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ES, CES</w:t>
            </w:r>
          </w:p>
        </w:tc>
        <w:tc>
          <w:tcPr>
            <w:tcW w:w="677" w:type="pct"/>
            <w:vAlign w:val="center"/>
            <w:hideMark/>
          </w:tcPr>
          <w:p w14:paraId="42265DFE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ES, CES, CYP, FMO</w:t>
            </w:r>
          </w:p>
        </w:tc>
        <w:tc>
          <w:tcPr>
            <w:tcW w:w="677" w:type="pct"/>
            <w:vAlign w:val="center"/>
            <w:hideMark/>
          </w:tcPr>
          <w:p w14:paraId="54F0B73C" w14:textId="77777777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ES, CES, UGT</w:t>
            </w:r>
          </w:p>
        </w:tc>
        <w:tc>
          <w:tcPr>
            <w:tcW w:w="677" w:type="pct"/>
            <w:vAlign w:val="center"/>
            <w:hideMark/>
          </w:tcPr>
          <w:p w14:paraId="1FD157A2" w14:textId="4FDD3803" w:rsidR="00E84CBA" w:rsidRPr="00E84CBA" w:rsidRDefault="00E84CBA" w:rsidP="00292758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ES, CES, CYP</w:t>
            </w:r>
          </w:p>
        </w:tc>
        <w:tc>
          <w:tcPr>
            <w:tcW w:w="674" w:type="pct"/>
            <w:vAlign w:val="center"/>
            <w:hideMark/>
          </w:tcPr>
          <w:p w14:paraId="3D1B9E52" w14:textId="74BA9A70" w:rsidR="00E84CBA" w:rsidRPr="00E84CBA" w:rsidRDefault="00E84CBA" w:rsidP="00322BEB">
            <w:pPr>
              <w:jc w:val="center"/>
              <w:rPr>
                <w:rFonts w:ascii="맑은 고딕" w:eastAsia="맑은 고딕" w:hAnsi="맑은 고딕"/>
              </w:rPr>
            </w:pPr>
            <w:r w:rsidRPr="00E84CBA">
              <w:rPr>
                <w:rFonts w:ascii="맑은 고딕" w:eastAsia="맑은 고딕" w:hAnsi="맑은 고딕" w:hint="eastAsia"/>
              </w:rPr>
              <w:t>ES, CES, FMO</w:t>
            </w:r>
          </w:p>
        </w:tc>
      </w:tr>
    </w:tbl>
    <w:p w14:paraId="14AC82BA" w14:textId="44A453D3" w:rsidR="00E84CBA" w:rsidRDefault="00E84CBA" w:rsidP="00EA6043">
      <w:pPr>
        <w:rPr>
          <w:rFonts w:ascii="맑은 고딕" w:eastAsia="맑은 고딕" w:hAnsi="맑은 고딕"/>
        </w:rPr>
      </w:pPr>
    </w:p>
    <w:p w14:paraId="04360067" w14:textId="3D5C6607" w:rsidR="0025057C" w:rsidRDefault="003A4000" w:rsidP="00EA604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위의 </w:t>
      </w:r>
      <w:r>
        <w:rPr>
          <w:rFonts w:ascii="맑은 고딕" w:eastAsia="맑은 고딕" w:hAnsi="맑은 고딕" w:hint="eastAsia"/>
        </w:rPr>
        <w:t xml:space="preserve">방법을 통해 수행된 실험 결과는 그림 </w:t>
      </w:r>
      <w:r>
        <w:rPr>
          <w:rFonts w:ascii="맑은 고딕" w:eastAsia="맑은 고딕" w:hAnsi="맑은 고딕"/>
        </w:rPr>
        <w:t>5.5</w:t>
      </w:r>
      <w:r>
        <w:rPr>
          <w:rFonts w:ascii="맑은 고딕" w:eastAsia="맑은 고딕" w:hAnsi="맑은 고딕" w:hint="eastAsia"/>
        </w:rPr>
        <w:t>와 같이 얻을 수 있다.</w:t>
      </w:r>
      <w:r w:rsidR="002B0CBE">
        <w:rPr>
          <w:rFonts w:ascii="맑은 고딕" w:eastAsia="맑은 고딕" w:hAnsi="맑은 고딕"/>
        </w:rPr>
        <w:t xml:space="preserve"> </w:t>
      </w:r>
      <w:r w:rsidR="002B0CBE">
        <w:rPr>
          <w:rFonts w:ascii="맑은 고딕" w:eastAsia="맑은 고딕" w:hAnsi="맑은 고딕" w:hint="eastAsia"/>
        </w:rPr>
        <w:t>각 군에서 특정 대사효소에 의해 대사가 일어난 경우,</w:t>
      </w:r>
      <w:r w:rsidR="002B0CBE">
        <w:rPr>
          <w:rFonts w:ascii="맑은 고딕" w:eastAsia="맑은 고딕" w:hAnsi="맑은 고딕"/>
        </w:rPr>
        <w:t xml:space="preserve"> 시간에 </w:t>
      </w:r>
      <w:r w:rsidR="002B0CBE">
        <w:rPr>
          <w:rFonts w:ascii="맑은 고딕" w:eastAsia="맑은 고딕" w:hAnsi="맑은 고딕" w:hint="eastAsia"/>
        </w:rPr>
        <w:t>따라 약물의 농도가 줄어들기 때문에,</w:t>
      </w:r>
      <w:r w:rsidR="002B0CBE">
        <w:rPr>
          <w:rFonts w:ascii="맑은 고딕" w:eastAsia="맑은 고딕" w:hAnsi="맑은 고딕"/>
        </w:rPr>
        <w:t xml:space="preserve"> </w:t>
      </w:r>
      <w:r w:rsidR="002B0CBE">
        <w:rPr>
          <w:rFonts w:ascii="맑은 고딕" w:eastAsia="맑은 고딕" w:hAnsi="맑은 고딕" w:hint="eastAsia"/>
        </w:rPr>
        <w:t xml:space="preserve">그림 </w:t>
      </w:r>
      <w:r w:rsidR="002B0CBE">
        <w:rPr>
          <w:rFonts w:ascii="맑은 고딕" w:eastAsia="맑은 고딕" w:hAnsi="맑은 고딕"/>
        </w:rPr>
        <w:t>5.5</w:t>
      </w:r>
      <w:r w:rsidR="002B0CBE">
        <w:rPr>
          <w:rFonts w:ascii="맑은 고딕" w:eastAsia="맑은 고딕" w:hAnsi="맑은 고딕" w:hint="eastAsia"/>
        </w:rPr>
        <w:t>의</w:t>
      </w:r>
      <w:r w:rsidR="002B0CBE">
        <w:rPr>
          <w:rFonts w:ascii="맑은 고딕" w:eastAsia="맑은 고딕" w:hAnsi="맑은 고딕"/>
        </w:rPr>
        <w:t xml:space="preserve"> </w:t>
      </w:r>
      <w:r w:rsidR="002B0CBE">
        <w:rPr>
          <w:rFonts w:ascii="맑은 고딕" w:eastAsia="맑은 고딕" w:hAnsi="맑은 고딕" w:hint="eastAsia"/>
        </w:rPr>
        <w:t>G</w:t>
      </w:r>
      <w:r w:rsidR="002B0CBE">
        <w:rPr>
          <w:rFonts w:ascii="맑은 고딕" w:eastAsia="맑은 고딕" w:hAnsi="맑은 고딕"/>
        </w:rPr>
        <w:t>6</w:t>
      </w:r>
      <w:r w:rsidR="002B0CBE">
        <w:rPr>
          <w:rFonts w:ascii="맑은 고딕" w:eastAsia="맑은 고딕" w:hAnsi="맑은 고딕" w:hint="eastAsia"/>
        </w:rPr>
        <w:t>과 같은 결과가 나타나며,</w:t>
      </w:r>
      <w:r w:rsidR="002B0CBE">
        <w:rPr>
          <w:rFonts w:ascii="맑은 고딕" w:eastAsia="맑은 고딕" w:hAnsi="맑은 고딕"/>
        </w:rPr>
        <w:t xml:space="preserve"> </w:t>
      </w:r>
      <w:r w:rsidR="002B0CBE">
        <w:rPr>
          <w:rFonts w:ascii="맑은 고딕" w:eastAsia="맑은 고딕" w:hAnsi="맑은 고딕" w:hint="eastAsia"/>
        </w:rPr>
        <w:t>그렇지 않은 경우는 시간에 따른 약물 농도의 변화가 관찰되지 않는다.</w:t>
      </w:r>
      <w:r w:rsidR="002B0CBE">
        <w:rPr>
          <w:rFonts w:ascii="맑은 고딕" w:eastAsia="맑은 고딕" w:hAnsi="맑은 고딕"/>
        </w:rPr>
        <w:t xml:space="preserve"> </w:t>
      </w:r>
      <w:r w:rsidR="008A0409">
        <w:rPr>
          <w:rFonts w:ascii="맑은 고딕" w:eastAsia="맑은 고딕" w:hAnsi="맑은 고딕"/>
        </w:rPr>
        <w:t>Substrate-depletion</w:t>
      </w:r>
      <w:r w:rsidR="008A0409">
        <w:rPr>
          <w:rFonts w:ascii="맑은 고딕" w:eastAsia="맑은 고딕" w:hAnsi="맑은 고딕" w:hint="eastAsia"/>
        </w:rPr>
        <w:t xml:space="preserve"> 법을 사용하기에,</w:t>
      </w:r>
      <w:r w:rsidR="008A0409">
        <w:rPr>
          <w:rFonts w:ascii="맑은 고딕" w:eastAsia="맑은 고딕" w:hAnsi="맑은 고딕"/>
        </w:rPr>
        <w:t xml:space="preserve"> </w:t>
      </w:r>
      <w:r w:rsidR="008A0409">
        <w:rPr>
          <w:rFonts w:ascii="맑은 고딕" w:eastAsia="맑은 고딕" w:hAnsi="맑은 고딕" w:hint="eastAsia"/>
        </w:rPr>
        <w:t>시험물질의 농도는</w:t>
      </w:r>
      <w:r w:rsidR="0025057C">
        <w:rPr>
          <w:rFonts w:ascii="맑은 고딕" w:eastAsia="맑은 고딕" w:hAnsi="맑은 고딕"/>
        </w:rPr>
        <w:t xml:space="preserve"> </w:t>
      </w:r>
      <w:r w:rsidR="0025057C">
        <w:rPr>
          <w:rFonts w:ascii="맑은 고딕" w:eastAsia="맑은 고딕" w:hAnsi="맑은 고딕" w:hint="eastAsia"/>
        </w:rPr>
        <w:t xml:space="preserve">가능한 낮은 농도에서 실험하기를 권장한다. 그리고 표 </w:t>
      </w:r>
      <w:r w:rsidR="0025057C">
        <w:rPr>
          <w:rFonts w:ascii="맑은 고딕" w:eastAsia="맑은 고딕" w:hAnsi="맑은 고딕"/>
        </w:rPr>
        <w:t>5.4</w:t>
      </w:r>
      <w:r w:rsidR="0025057C">
        <w:rPr>
          <w:rFonts w:ascii="맑은 고딕" w:eastAsia="맑은 고딕" w:hAnsi="맑은 고딕" w:hint="eastAsia"/>
        </w:rPr>
        <w:t>의 실험 조건들은 일반적으로 많이 사용되는 방법이며,</w:t>
      </w:r>
      <w:r w:rsidR="0025057C">
        <w:rPr>
          <w:rFonts w:ascii="맑은 고딕" w:eastAsia="맑은 고딕" w:hAnsi="맑은 고딕"/>
        </w:rPr>
        <w:t xml:space="preserve"> </w:t>
      </w:r>
      <w:r w:rsidR="0025057C">
        <w:rPr>
          <w:rFonts w:ascii="맑은 고딕" w:eastAsia="맑은 고딕" w:hAnsi="맑은 고딕" w:hint="eastAsia"/>
        </w:rPr>
        <w:t>시험물질의</w:t>
      </w:r>
      <w:r w:rsidR="0025057C">
        <w:rPr>
          <w:rFonts w:ascii="맑은 고딕" w:eastAsia="맑은 고딕" w:hAnsi="맑은 고딕"/>
        </w:rPr>
        <w:t xml:space="preserve"> </w:t>
      </w:r>
      <w:r w:rsidR="0025057C">
        <w:rPr>
          <w:rFonts w:ascii="맑은 고딕" w:eastAsia="맑은 고딕" w:hAnsi="맑은 고딕" w:hint="eastAsia"/>
        </w:rPr>
        <w:t>구조에 따라 대사가 일어날 가능성이 있는 대사효소를 평가할 수 있도록,</w:t>
      </w:r>
      <w:r w:rsidR="0025057C">
        <w:rPr>
          <w:rFonts w:ascii="맑은 고딕" w:eastAsia="맑은 고딕" w:hAnsi="맑은 고딕"/>
        </w:rPr>
        <w:t xml:space="preserve"> </w:t>
      </w:r>
      <w:r w:rsidR="0025057C">
        <w:rPr>
          <w:rFonts w:ascii="맑은 고딕" w:eastAsia="맑은 고딕" w:hAnsi="맑은 고딕" w:hint="eastAsia"/>
        </w:rPr>
        <w:t>실험 조건을 적절히 변</w:t>
      </w:r>
      <w:ins w:id="74" w:author="Bae Soo Hyeon" w:date="2022-08-18T14:02:00Z">
        <w:r w:rsidR="00025AA0">
          <w:rPr>
            <w:rFonts w:ascii="맑은 고딕" w:eastAsia="맑은 고딕" w:hAnsi="맑은 고딕" w:hint="eastAsia"/>
          </w:rPr>
          <w:t>경</w:t>
        </w:r>
      </w:ins>
      <w:del w:id="75" w:author="Bae Soo Hyeon" w:date="2022-08-18T14:02:00Z">
        <w:r w:rsidR="0025057C" w:rsidDel="00025AA0">
          <w:rPr>
            <w:rFonts w:ascii="맑은 고딕" w:eastAsia="맑은 고딕" w:hAnsi="맑은 고딕" w:hint="eastAsia"/>
          </w:rPr>
          <w:delText xml:space="preserve">형 및 </w:delText>
        </w:r>
        <w:r w:rsidR="0025057C" w:rsidDel="00795E8E">
          <w:rPr>
            <w:rFonts w:ascii="맑은 고딕" w:eastAsia="맑은 고딕" w:hAnsi="맑은 고딕" w:hint="eastAsia"/>
          </w:rPr>
          <w:delText>조</w:delText>
        </w:r>
      </w:del>
      <w:del w:id="76" w:author="Bae Soo Hyeon" w:date="2022-08-18T14:01:00Z">
        <w:r w:rsidR="0025057C" w:rsidDel="00795E8E">
          <w:rPr>
            <w:rFonts w:ascii="맑은 고딕" w:eastAsia="맑은 고딕" w:hAnsi="맑은 고딕" w:hint="eastAsia"/>
          </w:rPr>
          <w:delText>정</w:delText>
        </w:r>
      </w:del>
      <w:r w:rsidR="0025057C">
        <w:rPr>
          <w:rFonts w:ascii="맑은 고딕" w:eastAsia="맑은 고딕" w:hAnsi="맑은 고딕" w:hint="eastAsia"/>
        </w:rPr>
        <w:t>하여 평가에 활용할 수 있다.</w:t>
      </w:r>
    </w:p>
    <w:p w14:paraId="7989A516" w14:textId="3B72E409" w:rsidR="00281473" w:rsidRDefault="00EA6043" w:rsidP="00EA604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 </w:t>
      </w:r>
      <w:r w:rsidR="00281473" w:rsidRPr="00281473">
        <w:rPr>
          <w:rFonts w:ascii="맑은 고딕" w:eastAsia="맑은 고딕" w:hAnsi="맑은 고딕"/>
          <w:noProof/>
        </w:rPr>
        <w:drawing>
          <wp:inline distT="0" distB="0" distL="0" distR="0" wp14:anchorId="41A313FF" wp14:editId="4268C77E">
            <wp:extent cx="5731510" cy="2498090"/>
            <wp:effectExtent l="0" t="0" r="2540" b="0"/>
            <wp:docPr id="26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295543F6-B03A-A34E-8531-9A77BFBADE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295543F6-B03A-A34E-8531-9A77BFBADE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B8B" w14:textId="3DC67FD3" w:rsidR="00281473" w:rsidRDefault="00281473" w:rsidP="00281473">
      <w:pPr>
        <w:rPr>
          <w:rFonts w:ascii="맑은 고딕" w:eastAsia="맑은 고딕" w:hAnsi="맑은 고딕"/>
        </w:rPr>
      </w:pPr>
      <w:commentRangeStart w:id="77"/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5.5 </w:t>
      </w:r>
      <w:r>
        <w:rPr>
          <w:rFonts w:ascii="맑은 고딕" w:eastAsia="맑은 고딕" w:hAnsi="맑은 고딕" w:hint="eastAsia"/>
        </w:rPr>
        <w:t>대사안정성 평가 실험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결과</w:t>
      </w:r>
      <w:r w:rsidR="00EF3EF0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예)</w:t>
      </w:r>
      <w:commentRangeEnd w:id="77"/>
      <w:r w:rsidR="005F5F85">
        <w:rPr>
          <w:rStyle w:val="ac"/>
        </w:rPr>
        <w:commentReference w:id="77"/>
      </w:r>
    </w:p>
    <w:p w14:paraId="7EAAA142" w14:textId="77777777" w:rsidR="00281473" w:rsidRPr="00281473" w:rsidRDefault="00281473" w:rsidP="00EA6043">
      <w:pPr>
        <w:rPr>
          <w:rFonts w:ascii="맑은 고딕" w:eastAsia="맑은 고딕" w:hAnsi="맑은 고딕"/>
        </w:rPr>
      </w:pPr>
    </w:p>
    <w:p w14:paraId="53479D9D" w14:textId="14F6A816" w:rsidR="0025057C" w:rsidRPr="00676CA9" w:rsidRDefault="0025057C" w:rsidP="0025057C">
      <w:pPr>
        <w:pStyle w:val="a5"/>
        <w:numPr>
          <w:ilvl w:val="2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 xml:space="preserve">eaction phenotyping </w:t>
      </w:r>
      <w:r>
        <w:rPr>
          <w:rFonts w:ascii="맑은 고딕" w:eastAsia="맑은 고딕" w:hAnsi="맑은 고딕" w:hint="eastAsia"/>
        </w:rPr>
        <w:t>평가 실험</w:t>
      </w:r>
    </w:p>
    <w:p w14:paraId="73735481" w14:textId="07E9A5EE" w:rsidR="00281473" w:rsidRDefault="0036475D" w:rsidP="00EA604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 xml:space="preserve">eaction phenotyping </w:t>
      </w:r>
      <w:r>
        <w:rPr>
          <w:rFonts w:ascii="맑은 고딕" w:eastAsia="맑은 고딕" w:hAnsi="맑은 고딕" w:hint="eastAsia"/>
        </w:rPr>
        <w:t xml:space="preserve">실험은 일반적으로 </w:t>
      </w:r>
      <w:r>
        <w:rPr>
          <w:rFonts w:ascii="맑은 고딕" w:eastAsia="맑은 고딕" w:hAnsi="맑은 고딕"/>
        </w:rPr>
        <w:t xml:space="preserve">metabolic stability </w:t>
      </w:r>
      <w:r>
        <w:rPr>
          <w:rFonts w:ascii="맑은 고딕" w:eastAsia="맑은 고딕" w:hAnsi="맑은 고딕" w:hint="eastAsia"/>
        </w:rPr>
        <w:t>실험 후에 수행한다.</w:t>
      </w:r>
      <w:r>
        <w:rPr>
          <w:rFonts w:ascii="맑은 고딕" w:eastAsia="맑은 고딕" w:hAnsi="맑은 고딕"/>
        </w:rPr>
        <w:t xml:space="preserve"> </w:t>
      </w:r>
      <w:r w:rsidR="00324BBF">
        <w:rPr>
          <w:rFonts w:ascii="맑은 고딕" w:eastAsia="맑은 고딕" w:hAnsi="맑은 고딕" w:hint="eastAsia"/>
        </w:rPr>
        <w:t xml:space="preserve">이 실험은 </w:t>
      </w:r>
      <w:r>
        <w:rPr>
          <w:rFonts w:ascii="맑은 고딕" w:eastAsia="맑은 고딕" w:hAnsi="맑은 고딕" w:hint="eastAsia"/>
        </w:rPr>
        <w:t>특정 대사효소계에 의해 대사됨을 확인한 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중에 특정한 대사효소를 찾아내</w:t>
      </w:r>
      <w:r w:rsidR="00324BBF">
        <w:rPr>
          <w:rFonts w:ascii="맑은 고딕" w:eastAsia="맑은 고딕" w:hAnsi="맑은 고딕" w:hint="eastAsia"/>
        </w:rPr>
        <w:t>기 위함이다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예</w:t>
      </w:r>
      <w:r w:rsidR="00324BBF"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 w:hint="eastAsia"/>
        </w:rPr>
        <w:t>들어,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대사안정성 실험을 통해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시험물질이</w:t>
      </w:r>
      <w:r>
        <w:rPr>
          <w:rFonts w:ascii="맑은 고딕" w:eastAsia="맑은 고딕" w:hAnsi="맑은 고딕"/>
        </w:rPr>
        <w:t xml:space="preserve"> CYP </w:t>
      </w:r>
      <w:r>
        <w:rPr>
          <w:rFonts w:ascii="맑은 고딕" w:eastAsia="맑은 고딕" w:hAnsi="맑은 고딕" w:hint="eastAsia"/>
        </w:rPr>
        <w:t>동효소에 의해 대사됨을 확인하였다면,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 이후에 </w:t>
      </w:r>
      <w:r>
        <w:rPr>
          <w:rFonts w:ascii="맑은 고딕" w:eastAsia="맑은 고딕" w:hAnsi="맑은 고딕"/>
        </w:rPr>
        <w:t>reaction phenotyping</w:t>
      </w:r>
      <w:r>
        <w:rPr>
          <w:rFonts w:ascii="맑은 고딕" w:eastAsia="맑은 고딕" w:hAnsi="맑은 고딕" w:hint="eastAsia"/>
        </w:rPr>
        <w:t xml:space="preserve"> 실험을 통해 </w:t>
      </w:r>
      <w:r>
        <w:rPr>
          <w:rFonts w:ascii="맑은 고딕" w:eastAsia="맑은 고딕" w:hAnsi="맑은 고딕"/>
        </w:rPr>
        <w:t>CYP</w:t>
      </w:r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동효소</w:t>
      </w:r>
      <w:proofErr w:type="spellEnd"/>
      <w:r>
        <w:rPr>
          <w:rFonts w:ascii="맑은 고딕" w:eastAsia="맑은 고딕" w:hAnsi="맑은 고딕" w:hint="eastAsia"/>
        </w:rPr>
        <w:t xml:space="preserve"> 중에서 어떠한 효소로 대사되는지 특정 대사효소를 찾아낼 수 있다.</w:t>
      </w:r>
      <w:r>
        <w:rPr>
          <w:rFonts w:ascii="맑은 고딕" w:eastAsia="맑은 고딕" w:hAnsi="맑은 고딕"/>
        </w:rPr>
        <w:t xml:space="preserve"> </w:t>
      </w:r>
      <w:proofErr w:type="gramStart"/>
      <w:r w:rsidR="009805D3">
        <w:rPr>
          <w:rFonts w:ascii="맑은 고딕" w:eastAsia="맑은 고딕" w:hAnsi="맑은 고딕" w:hint="eastAsia"/>
        </w:rPr>
        <w:t>이 뿐만</w:t>
      </w:r>
      <w:proofErr w:type="gramEnd"/>
      <w:r w:rsidR="009805D3">
        <w:rPr>
          <w:rFonts w:ascii="맑은 고딕" w:eastAsia="맑은 고딕" w:hAnsi="맑은 고딕" w:hint="eastAsia"/>
        </w:rPr>
        <w:t xml:space="preserve"> 아니라,</w:t>
      </w:r>
      <w:r w:rsidR="009805D3">
        <w:rPr>
          <w:rFonts w:ascii="맑은 고딕" w:eastAsia="맑은 고딕" w:hAnsi="맑은 고딕"/>
        </w:rPr>
        <w:t xml:space="preserve"> </w:t>
      </w:r>
      <w:r w:rsidR="00A42574">
        <w:rPr>
          <w:rFonts w:ascii="맑은 고딕" w:eastAsia="맑은 고딕" w:hAnsi="맑은 고딕" w:hint="eastAsia"/>
        </w:rPr>
        <w:t>t</w:t>
      </w:r>
      <w:r w:rsidR="00A42574">
        <w:rPr>
          <w:rFonts w:ascii="맑은 고딕" w:eastAsia="맑은 고딕" w:hAnsi="맑은 고딕"/>
        </w:rPr>
        <w:t xml:space="preserve">otal </w:t>
      </w:r>
      <w:r w:rsidR="009805D3">
        <w:rPr>
          <w:rFonts w:ascii="맑은 고딕" w:eastAsia="맑은 고딕" w:hAnsi="맑은 고딕" w:hint="eastAsia"/>
        </w:rPr>
        <w:t xml:space="preserve">in </w:t>
      </w:r>
      <w:r w:rsidR="009805D3">
        <w:rPr>
          <w:rFonts w:ascii="맑은 고딕" w:eastAsia="맑은 고딕" w:hAnsi="맑은 고딕"/>
        </w:rPr>
        <w:t xml:space="preserve">vivo </w:t>
      </w:r>
      <w:r w:rsidR="009805D3">
        <w:rPr>
          <w:rFonts w:ascii="맑은 고딕" w:eastAsia="맑은 고딕" w:hAnsi="맑은 고딕" w:hint="eastAsia"/>
        </w:rPr>
        <w:t>C</w:t>
      </w:r>
      <w:r w:rsidR="009805D3">
        <w:rPr>
          <w:rFonts w:ascii="맑은 고딕" w:eastAsia="맑은 고딕" w:hAnsi="맑은 고딕"/>
        </w:rPr>
        <w:t xml:space="preserve">L </w:t>
      </w:r>
      <w:r w:rsidR="009805D3">
        <w:rPr>
          <w:rFonts w:ascii="맑은 고딕" w:eastAsia="맑은 고딕" w:hAnsi="맑은 고딕" w:hint="eastAsia"/>
        </w:rPr>
        <w:t>중에서 특정 대사효소</w:t>
      </w:r>
      <w:r w:rsidR="00A42574">
        <w:rPr>
          <w:rFonts w:ascii="맑은 고딕" w:eastAsia="맑은 고딕" w:hAnsi="맑은 고딕"/>
        </w:rPr>
        <w:t xml:space="preserve">에 </w:t>
      </w:r>
      <w:r w:rsidR="00A42574">
        <w:rPr>
          <w:rFonts w:ascii="맑은 고딕" w:eastAsia="맑은 고딕" w:hAnsi="맑은 고딕" w:hint="eastAsia"/>
        </w:rPr>
        <w:t>의해</w:t>
      </w:r>
      <w:r w:rsidR="009805D3">
        <w:rPr>
          <w:rFonts w:ascii="맑은 고딕" w:eastAsia="맑은 고딕" w:hAnsi="맑은 고딕" w:hint="eastAsia"/>
        </w:rPr>
        <w:t xml:space="preserve"> 대사되는</w:t>
      </w:r>
      <w:r w:rsidR="00A42574">
        <w:rPr>
          <w:rFonts w:ascii="맑은 고딕" w:eastAsia="맑은 고딕" w:hAnsi="맑은 고딕" w:hint="eastAsia"/>
        </w:rPr>
        <w:t xml:space="preserve"> 정도(</w:t>
      </w:r>
      <w:ins w:id="78" w:author="Bae Soo Hyeon" w:date="2022-08-18T14:10:00Z">
        <w:r w:rsidR="00821AAC">
          <w:rPr>
            <w:rFonts w:ascii="맑은 고딕" w:eastAsia="맑은 고딕" w:hAnsi="맑은 고딕" w:hint="eastAsia"/>
          </w:rPr>
          <w:t>기여도)</w:t>
        </w:r>
        <w:r w:rsidR="00821AAC">
          <w:rPr>
            <w:rFonts w:ascii="맑은 고딕" w:eastAsia="맑은 고딕" w:hAnsi="맑은 고딕"/>
          </w:rPr>
          <w:t xml:space="preserve"> (</w:t>
        </w:r>
      </w:ins>
      <w:del w:id="79" w:author="Bae Soo Hyeon" w:date="2022-08-18T14:09:00Z">
        <w:r w:rsidR="00A42574" w:rsidDel="00821AAC">
          <w:rPr>
            <w:rFonts w:ascii="맑은 고딕" w:eastAsia="맑은 고딕" w:hAnsi="맑은 고딕" w:hint="eastAsia"/>
          </w:rPr>
          <w:delText>기여도</w:delText>
        </w:r>
      </w:del>
      <w:ins w:id="80" w:author="Bae Soo Hyeon" w:date="2022-08-18T14:09:00Z">
        <w:r w:rsidR="00821AAC">
          <w:rPr>
            <w:rFonts w:ascii="맑은 고딕" w:eastAsia="맑은 고딕" w:hAnsi="맑은 고딕"/>
          </w:rPr>
          <w:t xml:space="preserve">i.e., </w:t>
        </w:r>
      </w:ins>
      <w:ins w:id="81" w:author="Bae Soo Hyeon" w:date="2022-08-18T14:10:00Z">
        <w:r w:rsidR="002B39A9">
          <w:rPr>
            <w:rFonts w:ascii="맑은 고딕" w:eastAsia="맑은 고딕" w:hAnsi="맑은 고딕" w:hint="eastAsia"/>
          </w:rPr>
          <w:t>t</w:t>
        </w:r>
        <w:r w:rsidR="002B39A9">
          <w:rPr>
            <w:rFonts w:ascii="맑은 고딕" w:eastAsia="맑은 고딕" w:hAnsi="맑은 고딕"/>
          </w:rPr>
          <w:t>he fraction of</w:t>
        </w:r>
      </w:ins>
      <w:ins w:id="82" w:author="Bae Soo Hyeon" w:date="2022-08-18T14:11:00Z">
        <w:r w:rsidR="002878B7">
          <w:rPr>
            <w:rFonts w:ascii="맑은 고딕" w:eastAsia="맑은 고딕" w:hAnsi="맑은 고딕"/>
          </w:rPr>
          <w:t xml:space="preserve"> drug metabolized by a specific enzyme, </w:t>
        </w:r>
      </w:ins>
      <w:proofErr w:type="spellStart"/>
      <w:ins w:id="83" w:author="Bae Soo Hyeon" w:date="2022-08-18T14:09:00Z">
        <w:r w:rsidR="00821AAC">
          <w:rPr>
            <w:rFonts w:ascii="맑은 고딕" w:eastAsia="맑은 고딕" w:hAnsi="맑은 고딕"/>
          </w:rPr>
          <w:t>f</w:t>
        </w:r>
        <w:r w:rsidR="00821AAC" w:rsidRPr="00821AAC">
          <w:rPr>
            <w:rFonts w:ascii="맑은 고딕" w:eastAsia="맑은 고딕" w:hAnsi="맑은 고딕"/>
            <w:vertAlign w:val="subscript"/>
            <w:rPrChange w:id="84" w:author="Bae Soo Hyeon" w:date="2022-08-18T14:09:00Z">
              <w:rPr>
                <w:rFonts w:ascii="맑은 고딕" w:eastAsia="맑은 고딕" w:hAnsi="맑은 고딕"/>
              </w:rPr>
            </w:rPrChange>
          </w:rPr>
          <w:t>m</w:t>
        </w:r>
      </w:ins>
      <w:proofErr w:type="spellEnd"/>
      <w:r w:rsidR="00A42574">
        <w:rPr>
          <w:rFonts w:ascii="맑은 고딕" w:eastAsia="맑은 고딕" w:hAnsi="맑은 고딕"/>
        </w:rPr>
        <w:t>)</w:t>
      </w:r>
      <w:proofErr w:type="spellStart"/>
      <w:r w:rsidR="00A42574">
        <w:rPr>
          <w:rFonts w:ascii="맑은 고딕" w:eastAsia="맑은 고딕" w:hAnsi="맑은 고딕" w:hint="eastAsia"/>
        </w:rPr>
        <w:t>를</w:t>
      </w:r>
      <w:proofErr w:type="spellEnd"/>
      <w:r w:rsidR="00A42574">
        <w:rPr>
          <w:rFonts w:ascii="맑은 고딕" w:eastAsia="맑은 고딕" w:hAnsi="맑은 고딕" w:hint="eastAsia"/>
        </w:rPr>
        <w:t xml:space="preserve"> 확인할 수 있다.</w:t>
      </w:r>
      <w:r w:rsidR="00A42574">
        <w:rPr>
          <w:rFonts w:ascii="맑은 고딕" w:eastAsia="맑은 고딕" w:hAnsi="맑은 고딕"/>
        </w:rPr>
        <w:t xml:space="preserve"> </w:t>
      </w:r>
      <w:del w:id="85" w:author="Bae Soo Hyeon" w:date="2022-08-18T14:05:00Z">
        <w:r w:rsidR="00A42574" w:rsidDel="000064D5">
          <w:rPr>
            <w:rFonts w:ascii="맑은 고딕" w:eastAsia="맑은 고딕" w:hAnsi="맑은 고딕" w:hint="eastAsia"/>
          </w:rPr>
          <w:delText xml:space="preserve">허가기관에서는 </w:delText>
        </w:r>
      </w:del>
      <w:r w:rsidR="00A42574">
        <w:rPr>
          <w:rFonts w:ascii="맑은 고딕" w:eastAsia="맑은 고딕" w:hAnsi="맑은 고딕"/>
        </w:rPr>
        <w:t>CYP</w:t>
      </w:r>
      <w:r w:rsidR="00A42574">
        <w:rPr>
          <w:rFonts w:ascii="맑은 고딕" w:eastAsia="맑은 고딕" w:hAnsi="맑은 고딕" w:hint="eastAsia"/>
        </w:rPr>
        <w:t>에 의한 약물 대사가</w:t>
      </w:r>
      <w:r w:rsidR="00A42574">
        <w:rPr>
          <w:rFonts w:ascii="맑은 고딕" w:eastAsia="맑은 고딕" w:hAnsi="맑은 고딕"/>
        </w:rPr>
        <w:t xml:space="preserve"> total in vivo </w:t>
      </w:r>
      <w:r w:rsidR="00A42574">
        <w:rPr>
          <w:rFonts w:ascii="맑은 고딕" w:eastAsia="맑은 고딕" w:hAnsi="맑은 고딕" w:hint="eastAsia"/>
        </w:rPr>
        <w:t>C</w:t>
      </w:r>
      <w:r w:rsidR="00A42574">
        <w:rPr>
          <w:rFonts w:ascii="맑은 고딕" w:eastAsia="맑은 고딕" w:hAnsi="맑은 고딕"/>
        </w:rPr>
        <w:t>L</w:t>
      </w:r>
      <w:r w:rsidR="00A42574">
        <w:rPr>
          <w:rFonts w:ascii="맑은 고딕" w:eastAsia="맑은 고딕" w:hAnsi="맑은 고딕" w:hint="eastAsia"/>
        </w:rPr>
        <w:t xml:space="preserve">의 </w:t>
      </w:r>
      <w:r w:rsidR="00A42574">
        <w:rPr>
          <w:rFonts w:ascii="맑은 고딕" w:eastAsia="맑은 고딕" w:hAnsi="맑은 고딕"/>
        </w:rPr>
        <w:t>25%</w:t>
      </w:r>
      <w:r w:rsidR="00A42574">
        <w:rPr>
          <w:rFonts w:ascii="맑은 고딕" w:eastAsia="맑은 고딕" w:hAnsi="맑은 고딕" w:hint="eastAsia"/>
        </w:rPr>
        <w:t xml:space="preserve"> 이상을 차지하면,</w:t>
      </w:r>
      <w:r w:rsidR="00A42574">
        <w:rPr>
          <w:rFonts w:ascii="맑은 고딕" w:eastAsia="맑은 고딕" w:hAnsi="맑은 고딕"/>
        </w:rPr>
        <w:t xml:space="preserve"> </w:t>
      </w:r>
      <w:r w:rsidR="00A42574">
        <w:rPr>
          <w:rFonts w:ascii="맑은 고딕" w:eastAsia="맑은 고딕" w:hAnsi="맑은 고딕" w:hint="eastAsia"/>
        </w:rPr>
        <w:t>특정 CYP</w:t>
      </w:r>
      <w:r w:rsidR="00A42574">
        <w:rPr>
          <w:rFonts w:ascii="맑은 고딕" w:eastAsia="맑은 고딕" w:hAnsi="맑은 고딕"/>
        </w:rPr>
        <w:t xml:space="preserve"> </w:t>
      </w:r>
      <w:r w:rsidR="00A42574">
        <w:rPr>
          <w:rFonts w:ascii="맑은 고딕" w:eastAsia="맑은 고딕" w:hAnsi="맑은 고딕" w:hint="eastAsia"/>
        </w:rPr>
        <w:t>효소를 확인(</w:t>
      </w:r>
      <w:r w:rsidR="00A42574">
        <w:rPr>
          <w:rFonts w:ascii="맑은 고딕" w:eastAsia="맑은 고딕" w:hAnsi="맑은 고딕"/>
        </w:rPr>
        <w:t>identification)</w:t>
      </w:r>
      <w:del w:id="86" w:author="Bae Soo Hyeon" w:date="2022-08-18T14:05:00Z">
        <w:r w:rsidR="00A42574" w:rsidDel="00207670">
          <w:rPr>
            <w:rFonts w:ascii="맑은 고딕" w:eastAsia="맑은 고딕" w:hAnsi="맑은 고딕" w:hint="eastAsia"/>
          </w:rPr>
          <w:delText>하도록 권고하고 있다</w:delText>
        </w:r>
      </w:del>
      <w:ins w:id="87" w:author="Bae Soo Hyeon" w:date="2022-08-18T14:05:00Z">
        <w:r w:rsidR="00207670">
          <w:rPr>
            <w:rFonts w:ascii="맑은 고딕" w:eastAsia="맑은 고딕" w:hAnsi="맑은 고딕"/>
          </w:rPr>
          <w:t xml:space="preserve">하는 </w:t>
        </w:r>
        <w:r w:rsidR="00207670">
          <w:rPr>
            <w:rFonts w:ascii="맑은 고딕" w:eastAsia="맑은 고딕" w:hAnsi="맑은 고딕" w:hint="eastAsia"/>
          </w:rPr>
          <w:t>것이 권장된다</w:t>
        </w:r>
      </w:ins>
      <w:ins w:id="88" w:author="Bae Soo Hyeon" w:date="2022-08-18T11:37:00Z">
        <w:r w:rsidR="005F5F85">
          <w:rPr>
            <w:rFonts w:ascii="맑은 고딕" w:eastAsia="맑은 고딕" w:hAnsi="맑은 고딕"/>
          </w:rPr>
          <w:t>[1]</w:t>
        </w:r>
      </w:ins>
      <w:r w:rsidR="00A42574">
        <w:rPr>
          <w:rFonts w:ascii="맑은 고딕" w:eastAsia="맑은 고딕" w:hAnsi="맑은 고딕" w:hint="eastAsia"/>
        </w:rPr>
        <w:t>.</w:t>
      </w:r>
      <w:r w:rsidR="00A42574">
        <w:rPr>
          <w:rFonts w:ascii="맑은 고딕" w:eastAsia="맑은 고딕" w:hAnsi="맑은 고딕"/>
        </w:rPr>
        <w:t xml:space="preserve"> </w:t>
      </w:r>
      <w:r w:rsidR="00B02231">
        <w:rPr>
          <w:rFonts w:ascii="맑은 고딕" w:eastAsia="맑은 고딕" w:hAnsi="맑은 고딕"/>
        </w:rPr>
        <w:t xml:space="preserve">Reaction phenotyping </w:t>
      </w:r>
      <w:r w:rsidR="00B02231">
        <w:rPr>
          <w:rFonts w:ascii="맑은 고딕" w:eastAsia="맑은 고딕" w:hAnsi="맑은 고딕" w:hint="eastAsia"/>
        </w:rPr>
        <w:t xml:space="preserve">평가에는 </w:t>
      </w:r>
      <w:r w:rsidR="00B02231">
        <w:rPr>
          <w:rFonts w:ascii="맑은 고딕" w:eastAsia="맑은 고딕" w:hAnsi="맑은 고딕"/>
        </w:rPr>
        <w:t xml:space="preserve">1) </w:t>
      </w:r>
      <w:r w:rsidR="00B02231">
        <w:rPr>
          <w:rFonts w:ascii="맑은 고딕" w:eastAsia="맑은 고딕" w:hAnsi="맑은 고딕" w:hint="eastAsia"/>
        </w:rPr>
        <w:t>r</w:t>
      </w:r>
      <w:r w:rsidR="00B02231">
        <w:rPr>
          <w:rFonts w:ascii="맑은 고딕" w:eastAsia="맑은 고딕" w:hAnsi="맑은 고딕"/>
        </w:rPr>
        <w:t>ecombinant</w:t>
      </w:r>
      <w:r w:rsidR="00876E20">
        <w:rPr>
          <w:rFonts w:ascii="맑은 고딕" w:eastAsia="맑은 고딕" w:hAnsi="맑은 고딕"/>
        </w:rPr>
        <w:t xml:space="preserve"> enzymes</w:t>
      </w:r>
      <w:r w:rsidR="00B02231">
        <w:rPr>
          <w:rFonts w:ascii="맑은 고딕" w:eastAsia="맑은 고딕" w:hAnsi="맑은 고딕"/>
        </w:rPr>
        <w:t xml:space="preserve"> </w:t>
      </w:r>
      <w:r w:rsidR="00876E20">
        <w:rPr>
          <w:rFonts w:ascii="맑은 고딕" w:eastAsia="맑은 고딕" w:hAnsi="맑은 고딕"/>
        </w:rPr>
        <w:t xml:space="preserve">(i.e. </w:t>
      </w:r>
      <w:r w:rsidR="00B02231">
        <w:rPr>
          <w:rFonts w:ascii="맑은 고딕" w:eastAsia="맑은 고딕" w:hAnsi="맑은 고딕"/>
        </w:rPr>
        <w:t xml:space="preserve">CYP </w:t>
      </w:r>
      <w:proofErr w:type="spellStart"/>
      <w:r w:rsidR="00B02231">
        <w:rPr>
          <w:rFonts w:ascii="맑은 고딕" w:eastAsia="맑은 고딕" w:hAnsi="맑은 고딕" w:hint="eastAsia"/>
        </w:rPr>
        <w:t>동효소</w:t>
      </w:r>
      <w:proofErr w:type="spellEnd"/>
      <w:r w:rsidR="00876E20">
        <w:rPr>
          <w:rFonts w:ascii="맑은 고딕" w:eastAsia="맑은 고딕" w:hAnsi="맑은 고딕"/>
        </w:rPr>
        <w:t xml:space="preserve">, </w:t>
      </w:r>
      <w:r w:rsidR="00B02231">
        <w:rPr>
          <w:rFonts w:ascii="맑은 고딕" w:eastAsia="맑은 고딕" w:hAnsi="맑은 고딕"/>
        </w:rPr>
        <w:t xml:space="preserve">UGT </w:t>
      </w:r>
      <w:proofErr w:type="spellStart"/>
      <w:r w:rsidR="00B02231">
        <w:rPr>
          <w:rFonts w:ascii="맑은 고딕" w:eastAsia="맑은 고딕" w:hAnsi="맑은 고딕" w:hint="eastAsia"/>
        </w:rPr>
        <w:t>동효소</w:t>
      </w:r>
      <w:proofErr w:type="spellEnd"/>
      <w:r w:rsidR="00876E20">
        <w:rPr>
          <w:rFonts w:ascii="맑은 고딕" w:eastAsia="맑은 고딕" w:hAnsi="맑은 고딕" w:hint="eastAsia"/>
        </w:rPr>
        <w:t xml:space="preserve"> 등)</w:t>
      </w:r>
      <w:r w:rsidR="00B02231">
        <w:rPr>
          <w:rFonts w:ascii="맑은 고딕" w:eastAsia="맑은 고딕" w:hAnsi="맑은 고딕" w:hint="eastAsia"/>
        </w:rPr>
        <w:t xml:space="preserve"> 이용,</w:t>
      </w:r>
      <w:r w:rsidR="00B02231">
        <w:rPr>
          <w:rFonts w:ascii="맑은 고딕" w:eastAsia="맑은 고딕" w:hAnsi="맑은 고딕"/>
        </w:rPr>
        <w:t xml:space="preserve"> 2) enzyme-selective chemical inhibitor</w:t>
      </w:r>
      <w:r w:rsidR="00876E20">
        <w:rPr>
          <w:rFonts w:ascii="맑은 고딕" w:eastAsia="맑은 고딕" w:hAnsi="맑은 고딕"/>
        </w:rPr>
        <w:t>s or antibodies</w:t>
      </w:r>
      <w:r w:rsidR="00B02231">
        <w:rPr>
          <w:rFonts w:ascii="맑은 고딕" w:eastAsia="맑은 고딕" w:hAnsi="맑은 고딕"/>
        </w:rPr>
        <w:t xml:space="preserve"> </w:t>
      </w:r>
      <w:r w:rsidR="00B02231">
        <w:rPr>
          <w:rFonts w:ascii="맑은 고딕" w:eastAsia="맑은 고딕" w:hAnsi="맑은 고딕" w:hint="eastAsia"/>
        </w:rPr>
        <w:t>이용</w:t>
      </w:r>
      <w:r w:rsidR="00B02231">
        <w:rPr>
          <w:rFonts w:ascii="맑은 고딕" w:eastAsia="맑은 고딕" w:hAnsi="맑은 고딕"/>
        </w:rPr>
        <w:t xml:space="preserve"> </w:t>
      </w:r>
      <w:r w:rsidR="00B02231">
        <w:rPr>
          <w:rFonts w:ascii="맑은 고딕" w:eastAsia="맑은 고딕" w:hAnsi="맑은 고딕" w:hint="eastAsia"/>
        </w:rPr>
        <w:t>등</w:t>
      </w:r>
      <w:r w:rsidR="00876E20">
        <w:rPr>
          <w:rFonts w:ascii="맑은 고딕" w:eastAsia="맑은 고딕" w:hAnsi="맑은 고딕"/>
        </w:rPr>
        <w:t xml:space="preserve">의 </w:t>
      </w:r>
      <w:r w:rsidR="00B02231">
        <w:rPr>
          <w:rFonts w:ascii="맑은 고딕" w:eastAsia="맑은 고딕" w:hAnsi="맑은 고딕" w:hint="eastAsia"/>
        </w:rPr>
        <w:t>실험법이 사용될 수 있</w:t>
      </w:r>
      <w:r w:rsidR="009E0497">
        <w:rPr>
          <w:rFonts w:ascii="맑은 고딕" w:eastAsia="맑은 고딕" w:hAnsi="맑은 고딕" w:hint="eastAsia"/>
        </w:rPr>
        <w:t>으며,</w:t>
      </w:r>
      <w:ins w:id="89" w:author="Bae Soo Hyeon" w:date="2022-08-18T14:05:00Z">
        <w:r w:rsidR="00207670">
          <w:rPr>
            <w:rFonts w:ascii="맑은 고딕" w:eastAsia="맑은 고딕" w:hAnsi="맑은 고딕"/>
          </w:rPr>
          <w:t xml:space="preserve"> </w:t>
        </w:r>
        <w:r w:rsidR="00207670">
          <w:rPr>
            <w:rFonts w:ascii="맑은 고딕" w:eastAsia="맑은 고딕" w:hAnsi="맑은 고딕" w:hint="eastAsia"/>
          </w:rPr>
          <w:t xml:space="preserve">미국 </w:t>
        </w:r>
        <w:r w:rsidR="00207670">
          <w:rPr>
            <w:rFonts w:ascii="맑은 고딕" w:eastAsia="맑은 고딕" w:hAnsi="맑은 고딕"/>
          </w:rPr>
          <w:t>FDA</w:t>
        </w:r>
        <w:r w:rsidR="00207670">
          <w:rPr>
            <w:rFonts w:ascii="맑은 고딕" w:eastAsia="맑은 고딕" w:hAnsi="맑은 고딕" w:hint="eastAsia"/>
          </w:rPr>
          <w:t>는</w:t>
        </w:r>
      </w:ins>
      <w:r w:rsidR="009E0497">
        <w:rPr>
          <w:rFonts w:ascii="맑은 고딕" w:eastAsia="맑은 고딕" w:hAnsi="맑은 고딕"/>
        </w:rPr>
        <w:t xml:space="preserve"> </w:t>
      </w:r>
      <w:del w:id="90" w:author="Bae Soo Hyeon" w:date="2022-08-18T14:05:00Z">
        <w:r w:rsidR="009E0497" w:rsidDel="00207670">
          <w:rPr>
            <w:rFonts w:ascii="맑은 고딕" w:eastAsia="맑은 고딕" w:hAnsi="맑은 고딕"/>
          </w:rPr>
          <w:delText>‘Guidance for Industry: In vitro drug interaction studies – Cytochrome P450 enzyme- and transporter-mediated drug interactions’ (</w:delText>
        </w:r>
        <w:r w:rsidR="009E0497" w:rsidDel="00207670">
          <w:rPr>
            <w:rFonts w:ascii="맑은 고딕" w:eastAsia="맑은 고딕" w:hAnsi="맑은 고딕" w:hint="eastAsia"/>
          </w:rPr>
          <w:delText>U</w:delText>
        </w:r>
        <w:r w:rsidR="009E0497" w:rsidDel="00207670">
          <w:rPr>
            <w:rFonts w:ascii="맑은 고딕" w:eastAsia="맑은 고딕" w:hAnsi="맑은 고딕"/>
          </w:rPr>
          <w:delText>SFDA, 2020)</w:delText>
        </w:r>
        <w:r w:rsidR="009E0497" w:rsidDel="00207670">
          <w:rPr>
            <w:rFonts w:ascii="맑은 고딕" w:eastAsia="맑은 고딕" w:hAnsi="맑은 고딕" w:hint="eastAsia"/>
          </w:rPr>
          <w:delText xml:space="preserve">에서는 </w:delText>
        </w:r>
      </w:del>
      <w:r w:rsidR="009E0497">
        <w:rPr>
          <w:rFonts w:ascii="맑은 고딕" w:eastAsia="맑은 고딕" w:hAnsi="맑은 고딕"/>
        </w:rPr>
        <w:t>1)</w:t>
      </w:r>
      <w:r w:rsidR="009E0497">
        <w:rPr>
          <w:rFonts w:ascii="맑은 고딕" w:eastAsia="맑은 고딕" w:hAnsi="맑은 고딕" w:hint="eastAsia"/>
        </w:rPr>
        <w:t xml:space="preserve">과 </w:t>
      </w:r>
      <w:r w:rsidR="009E0497">
        <w:rPr>
          <w:rFonts w:ascii="맑은 고딕" w:eastAsia="맑은 고딕" w:hAnsi="맑은 고딕"/>
        </w:rPr>
        <w:t>2)</w:t>
      </w:r>
      <w:r w:rsidR="009E0497">
        <w:rPr>
          <w:rFonts w:ascii="맑은 고딕" w:eastAsia="맑은 고딕" w:hAnsi="맑은 고딕" w:hint="eastAsia"/>
        </w:rPr>
        <w:t xml:space="preserve">의 방법을 </w:t>
      </w:r>
      <w:r w:rsidR="00876E20">
        <w:rPr>
          <w:rFonts w:ascii="맑은 고딕" w:eastAsia="맑은 고딕" w:hAnsi="맑은 고딕" w:hint="eastAsia"/>
        </w:rPr>
        <w:t xml:space="preserve">모두 사용하기를 </w:t>
      </w:r>
      <w:r w:rsidR="009E0497">
        <w:rPr>
          <w:rFonts w:ascii="맑은 고딕" w:eastAsia="맑은 고딕" w:hAnsi="맑은 고딕" w:hint="eastAsia"/>
        </w:rPr>
        <w:t>권고하고 있다</w:t>
      </w:r>
      <w:ins w:id="91" w:author="Bae Soo Hyeon" w:date="2022-08-18T14:05:00Z">
        <w:r w:rsidR="00207670">
          <w:rPr>
            <w:rFonts w:ascii="맑은 고딕" w:eastAsia="맑은 고딕" w:hAnsi="맑은 고딕" w:hint="eastAsia"/>
          </w:rPr>
          <w:t>[</w:t>
        </w:r>
        <w:r w:rsidR="00207670">
          <w:rPr>
            <w:rFonts w:ascii="맑은 고딕" w:eastAsia="맑은 고딕" w:hAnsi="맑은 고딕"/>
          </w:rPr>
          <w:t>1]</w:t>
        </w:r>
      </w:ins>
      <w:r w:rsidR="009E0497">
        <w:rPr>
          <w:rFonts w:ascii="맑은 고딕" w:eastAsia="맑은 고딕" w:hAnsi="맑은 고딕" w:hint="eastAsia"/>
        </w:rPr>
        <w:t>.</w:t>
      </w:r>
      <w:r w:rsidR="009E0497">
        <w:rPr>
          <w:rFonts w:ascii="맑은 고딕" w:eastAsia="맑은 고딕" w:hAnsi="맑은 고딕"/>
        </w:rPr>
        <w:t xml:space="preserve"> </w:t>
      </w:r>
    </w:p>
    <w:p w14:paraId="29737A19" w14:textId="339D0C77" w:rsidR="00D37D5D" w:rsidRDefault="00876E20" w:rsidP="00EA604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재조합효소를 사용하는 실험법은 시험물질의 구조와 </w:t>
      </w:r>
      <w:r>
        <w:rPr>
          <w:rFonts w:ascii="맑은 고딕" w:eastAsia="맑은 고딕" w:hAnsi="맑은 고딕"/>
        </w:rPr>
        <w:t xml:space="preserve">metabolic stability </w:t>
      </w:r>
      <w:r>
        <w:rPr>
          <w:rFonts w:ascii="맑은 고딕" w:eastAsia="맑은 고딕" w:hAnsi="맑은 고딕" w:hint="eastAsia"/>
        </w:rPr>
        <w:t>자료를 바탕으로 수행될 수 있다.</w:t>
      </w:r>
      <w:r>
        <w:rPr>
          <w:rFonts w:ascii="맑은 고딕" w:eastAsia="맑은 고딕" w:hAnsi="맑은 고딕"/>
        </w:rPr>
        <w:t xml:space="preserve"> CYP </w:t>
      </w:r>
      <w:r>
        <w:rPr>
          <w:rFonts w:ascii="맑은 고딕" w:eastAsia="맑은 고딕" w:hAnsi="맑은 고딕" w:hint="eastAsia"/>
        </w:rPr>
        <w:t>동효소들,</w:t>
      </w:r>
      <w:r>
        <w:rPr>
          <w:rFonts w:ascii="맑은 고딕" w:eastAsia="맑은 고딕" w:hAnsi="맑은 고딕"/>
        </w:rPr>
        <w:t xml:space="preserve"> UGT </w:t>
      </w:r>
      <w:r>
        <w:rPr>
          <w:rFonts w:ascii="맑은 고딕" w:eastAsia="맑은 고딕" w:hAnsi="맑은 고딕" w:hint="eastAsia"/>
        </w:rPr>
        <w:t>동효소들,</w:t>
      </w:r>
      <w:r>
        <w:rPr>
          <w:rFonts w:ascii="맑은 고딕" w:eastAsia="맑은 고딕" w:hAnsi="맑은 고딕"/>
        </w:rPr>
        <w:t xml:space="preserve"> MAO, FMO, CES </w:t>
      </w:r>
      <w:r>
        <w:rPr>
          <w:rFonts w:ascii="맑은 고딕" w:eastAsia="맑은 고딕" w:hAnsi="맑은 고딕" w:hint="eastAsia"/>
        </w:rPr>
        <w:t xml:space="preserve">등 대사 가능성이 있는 모든 </w:t>
      </w:r>
      <w:r w:rsidR="0093135E">
        <w:rPr>
          <w:rFonts w:ascii="맑은 고딕" w:eastAsia="맑은 고딕" w:hAnsi="맑은 고딕" w:hint="eastAsia"/>
        </w:rPr>
        <w:t>효소에 대하여</w:t>
      </w:r>
      <w:r w:rsidR="0093135E">
        <w:rPr>
          <w:rFonts w:ascii="맑은 고딕" w:eastAsia="맑은 고딕" w:hAnsi="맑은 고딕"/>
        </w:rPr>
        <w:t xml:space="preserve"> </w:t>
      </w:r>
      <w:r w:rsidR="0093135E">
        <w:rPr>
          <w:rFonts w:ascii="맑은 고딕" w:eastAsia="맑은 고딕" w:hAnsi="맑은 고딕" w:hint="eastAsia"/>
        </w:rPr>
        <w:t>확인할 수 있으며,</w:t>
      </w:r>
      <w:r w:rsidR="0093135E">
        <w:rPr>
          <w:rFonts w:ascii="맑은 고딕" w:eastAsia="맑은 고딕" w:hAnsi="맑은 고딕"/>
        </w:rPr>
        <w:t xml:space="preserve"> </w:t>
      </w:r>
      <w:r w:rsidR="0093135E">
        <w:rPr>
          <w:rFonts w:ascii="맑은 고딕" w:eastAsia="맑은 고딕" w:hAnsi="맑은 고딕" w:hint="eastAsia"/>
        </w:rPr>
        <w:t>s</w:t>
      </w:r>
      <w:r w:rsidR="0093135E">
        <w:rPr>
          <w:rFonts w:ascii="맑은 고딕" w:eastAsia="맑은 고딕" w:hAnsi="맑은 고딕"/>
        </w:rPr>
        <w:t>ubstrate-depletion</w:t>
      </w:r>
      <w:r w:rsidR="0093135E">
        <w:rPr>
          <w:rFonts w:ascii="맑은 고딕" w:eastAsia="맑은 고딕" w:hAnsi="맑은 고딕" w:hint="eastAsia"/>
        </w:rPr>
        <w:t xml:space="preserve"> 방법과 </w:t>
      </w:r>
      <w:r w:rsidR="0093135E">
        <w:rPr>
          <w:rFonts w:ascii="맑은 고딕" w:eastAsia="맑은 고딕" w:hAnsi="맑은 고딕"/>
        </w:rPr>
        <w:t xml:space="preserve">metabolite-formation </w:t>
      </w:r>
      <w:r w:rsidR="0093135E">
        <w:rPr>
          <w:rFonts w:ascii="맑은 고딕" w:eastAsia="맑은 고딕" w:hAnsi="맑은 고딕" w:hint="eastAsia"/>
        </w:rPr>
        <w:t>방법 둘 다 사용 가능하다.</w:t>
      </w:r>
      <w:r w:rsidR="0093135E">
        <w:rPr>
          <w:rFonts w:ascii="맑은 고딕" w:eastAsia="맑은 고딕" w:hAnsi="맑은 고딕"/>
        </w:rPr>
        <w:t xml:space="preserve"> </w:t>
      </w:r>
    </w:p>
    <w:p w14:paraId="351A9FAC" w14:textId="1CF28D7C" w:rsidR="00281473" w:rsidRDefault="00D15CF2" w:rsidP="00EA604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ecombinant</w:t>
      </w:r>
      <w:r>
        <w:rPr>
          <w:rFonts w:ascii="맑은 고딕" w:eastAsia="맑은 고딕" w:hAnsi="맑은 고딕" w:hint="eastAsia"/>
        </w:rPr>
        <w:t xml:space="preserve"> C</w:t>
      </w:r>
      <w:r>
        <w:rPr>
          <w:rFonts w:ascii="맑은 고딕" w:eastAsia="맑은 고딕" w:hAnsi="맑은 고딕"/>
        </w:rPr>
        <w:t xml:space="preserve">YP </w:t>
      </w:r>
      <w:r>
        <w:rPr>
          <w:rFonts w:ascii="맑은 고딕" w:eastAsia="맑은 고딕" w:hAnsi="맑은 고딕" w:hint="eastAsia"/>
        </w:rPr>
        <w:t xml:space="preserve">동효소를 이용한 </w:t>
      </w:r>
      <w:r>
        <w:rPr>
          <w:rFonts w:ascii="맑은 고딕" w:eastAsia="맑은 고딕" w:hAnsi="맑은 고딕"/>
        </w:rPr>
        <w:t>reaction phenotyping</w:t>
      </w:r>
      <w:r>
        <w:rPr>
          <w:rFonts w:ascii="맑은 고딕" w:eastAsia="맑은 고딕" w:hAnsi="맑은 고딕" w:hint="eastAsia"/>
        </w:rPr>
        <w:t>의 예를 살펴보자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5.6</w:t>
      </w:r>
      <w:r>
        <w:rPr>
          <w:rFonts w:ascii="맑은 고딕" w:eastAsia="맑은 고딕" w:hAnsi="맑은 고딕" w:hint="eastAsia"/>
        </w:rPr>
        <w:t>~</w:t>
      </w:r>
      <w:r>
        <w:rPr>
          <w:rFonts w:ascii="맑은 고딕" w:eastAsia="맑은 고딕" w:hAnsi="맑은 고딕"/>
        </w:rPr>
        <w:t>5.8</w:t>
      </w:r>
      <w:r>
        <w:rPr>
          <w:rFonts w:ascii="맑은 고딕" w:eastAsia="맑은 고딕" w:hAnsi="맑은 고딕" w:hint="eastAsia"/>
        </w:rPr>
        <w:t>)</w:t>
      </w:r>
      <w:r w:rsidR="00B1048B">
        <w:rPr>
          <w:rFonts w:ascii="맑은 고딕" w:eastAsia="맑은 고딕" w:hAnsi="맑은 고딕"/>
        </w:rPr>
        <w:t xml:space="preserve">. </w:t>
      </w:r>
      <w:r w:rsidR="00744D97">
        <w:rPr>
          <w:rFonts w:ascii="맑은 고딕" w:eastAsia="맑은 고딕" w:hAnsi="맑은 고딕" w:hint="eastAsia"/>
        </w:rPr>
        <w:t xml:space="preserve">그림 </w:t>
      </w:r>
      <w:r w:rsidR="00744D97">
        <w:rPr>
          <w:rFonts w:ascii="맑은 고딕" w:eastAsia="맑은 고딕" w:hAnsi="맑은 고딕"/>
        </w:rPr>
        <w:t>5.6</w:t>
      </w:r>
      <w:r w:rsidR="00744D97">
        <w:rPr>
          <w:rFonts w:ascii="맑은 고딕" w:eastAsia="맑은 고딕" w:hAnsi="맑은 고딕" w:hint="eastAsia"/>
        </w:rPr>
        <w:t>에서와 같이,</w:t>
      </w:r>
      <w:r w:rsidR="00744D97">
        <w:rPr>
          <w:rFonts w:ascii="맑은 고딕" w:eastAsia="맑은 고딕" w:hAnsi="맑은 고딕"/>
        </w:rPr>
        <w:t xml:space="preserve"> </w:t>
      </w:r>
      <w:r w:rsidR="00B1048B">
        <w:rPr>
          <w:rFonts w:ascii="맑은 고딕" w:eastAsia="맑은 고딕" w:hAnsi="맑은 고딕" w:hint="eastAsia"/>
        </w:rPr>
        <w:t xml:space="preserve">재조합 </w:t>
      </w:r>
      <w:r w:rsidR="00B1048B">
        <w:rPr>
          <w:rFonts w:ascii="맑은 고딕" w:eastAsia="맑은 고딕" w:hAnsi="맑은 고딕"/>
        </w:rPr>
        <w:t xml:space="preserve">CYP </w:t>
      </w:r>
      <w:proofErr w:type="spellStart"/>
      <w:r w:rsidR="00B1048B">
        <w:rPr>
          <w:rFonts w:ascii="맑은 고딕" w:eastAsia="맑은 고딕" w:hAnsi="맑은 고딕" w:hint="eastAsia"/>
        </w:rPr>
        <w:t>동효소</w:t>
      </w:r>
      <w:proofErr w:type="spellEnd"/>
      <w:r w:rsidR="00B1048B">
        <w:rPr>
          <w:rFonts w:ascii="맑은 고딕" w:eastAsia="맑은 고딕" w:hAnsi="맑은 고딕" w:hint="eastAsia"/>
        </w:rPr>
        <w:t xml:space="preserve"> 각각에 시험물질을</w:t>
      </w:r>
      <w:r w:rsidR="00B1048B">
        <w:rPr>
          <w:rFonts w:ascii="맑은 고딕" w:eastAsia="맑은 고딕" w:hAnsi="맑은 고딕"/>
        </w:rPr>
        <w:t xml:space="preserve"> </w:t>
      </w:r>
      <w:r w:rsidR="00B1048B">
        <w:rPr>
          <w:rFonts w:ascii="맑은 고딕" w:eastAsia="맑은 고딕" w:hAnsi="맑은 고딕" w:hint="eastAsia"/>
        </w:rPr>
        <w:t>넣고 일정시간동안 i</w:t>
      </w:r>
      <w:r w:rsidR="00B1048B">
        <w:rPr>
          <w:rFonts w:ascii="맑은 고딕" w:eastAsia="맑은 고딕" w:hAnsi="맑은 고딕"/>
        </w:rPr>
        <w:t xml:space="preserve">ncubation </w:t>
      </w:r>
      <w:r w:rsidR="00B1048B">
        <w:rPr>
          <w:rFonts w:ascii="맑은 고딕" w:eastAsia="맑은 고딕" w:hAnsi="맑은 고딕" w:hint="eastAsia"/>
        </w:rPr>
        <w:t>후,</w:t>
      </w:r>
      <w:r w:rsidR="00B1048B">
        <w:rPr>
          <w:rFonts w:ascii="맑은 고딕" w:eastAsia="맑은 고딕" w:hAnsi="맑은 고딕"/>
        </w:rPr>
        <w:t xml:space="preserve"> </w:t>
      </w:r>
      <w:r w:rsidR="00B1048B">
        <w:rPr>
          <w:rFonts w:ascii="맑은 고딕" w:eastAsia="맑은 고딕" w:hAnsi="맑은 고딕" w:hint="eastAsia"/>
        </w:rPr>
        <w:t>시험물질의 소멸양을 확인하여 특정 대사효소를 찾아낼 수 있다.</w:t>
      </w:r>
      <w:r w:rsidR="00B1048B">
        <w:rPr>
          <w:rFonts w:ascii="맑은 고딕" w:eastAsia="맑은 고딕" w:hAnsi="맑은 고딕"/>
        </w:rPr>
        <w:t xml:space="preserve"> </w:t>
      </w:r>
      <w:r w:rsidR="00744D97">
        <w:rPr>
          <w:rFonts w:ascii="맑은 고딕" w:eastAsia="맑은 고딕" w:hAnsi="맑은 고딕" w:hint="eastAsia"/>
        </w:rPr>
        <w:t>생성 대사체에 대한 정보가</w:t>
      </w:r>
      <w:r w:rsidR="00744D97">
        <w:rPr>
          <w:rFonts w:ascii="맑은 고딕" w:eastAsia="맑은 고딕" w:hAnsi="맑은 고딕"/>
        </w:rPr>
        <w:t xml:space="preserve"> </w:t>
      </w:r>
      <w:r w:rsidR="00744D97">
        <w:rPr>
          <w:rFonts w:ascii="맑은 고딕" w:eastAsia="맑은 고딕" w:hAnsi="맑은 고딕" w:hint="eastAsia"/>
        </w:rPr>
        <w:t>없다면,</w:t>
      </w:r>
      <w:r w:rsidR="00744D97">
        <w:rPr>
          <w:rFonts w:ascii="맑은 고딕" w:eastAsia="맑은 고딕" w:hAnsi="맑은 고딕"/>
        </w:rPr>
        <w:t xml:space="preserve"> </w:t>
      </w:r>
      <w:r w:rsidR="00744D97">
        <w:rPr>
          <w:rFonts w:ascii="맑은 고딕" w:eastAsia="맑은 고딕" w:hAnsi="맑은 고딕" w:hint="eastAsia"/>
        </w:rPr>
        <w:t>이와 같은 방법을 사용할 수 있다.</w:t>
      </w:r>
      <w:r w:rsidR="00744D97">
        <w:rPr>
          <w:rFonts w:ascii="맑은 고딕" w:eastAsia="맑은 고딕" w:hAnsi="맑은 고딕"/>
        </w:rPr>
        <w:t xml:space="preserve"> </w:t>
      </w:r>
      <w:r w:rsidR="00744D97">
        <w:rPr>
          <w:rFonts w:ascii="맑은 고딕" w:eastAsia="맑은 고딕" w:hAnsi="맑은 고딕" w:hint="eastAsia"/>
        </w:rPr>
        <w:t xml:space="preserve">그림 </w:t>
      </w:r>
      <w:r w:rsidR="00744D97">
        <w:rPr>
          <w:rFonts w:ascii="맑은 고딕" w:eastAsia="맑은 고딕" w:hAnsi="맑은 고딕"/>
        </w:rPr>
        <w:t>5.6</w:t>
      </w:r>
      <w:r w:rsidR="00744D97">
        <w:rPr>
          <w:rFonts w:ascii="맑은 고딕" w:eastAsia="맑은 고딕" w:hAnsi="맑은 고딕" w:hint="eastAsia"/>
        </w:rPr>
        <w:t xml:space="preserve">의 결과에서는 </w:t>
      </w:r>
      <w:r w:rsidR="000D4B8D">
        <w:rPr>
          <w:rFonts w:ascii="맑은 고딕" w:eastAsia="맑은 고딕" w:hAnsi="맑은 고딕" w:hint="eastAsia"/>
        </w:rPr>
        <w:t xml:space="preserve">실험에 사용된 물질은 </w:t>
      </w:r>
      <w:r w:rsidR="000D4B8D">
        <w:rPr>
          <w:rFonts w:ascii="맑은 고딕" w:eastAsia="맑은 고딕" w:hAnsi="맑은 고딕"/>
        </w:rPr>
        <w:t>주로 CYP3A4</w:t>
      </w:r>
      <w:r w:rsidR="000D4B8D">
        <w:rPr>
          <w:rFonts w:ascii="맑은 고딕" w:eastAsia="맑은 고딕" w:hAnsi="맑은 고딕" w:hint="eastAsia"/>
        </w:rPr>
        <w:t xml:space="preserve">와 </w:t>
      </w:r>
      <w:r w:rsidR="000D4B8D">
        <w:rPr>
          <w:rFonts w:ascii="맑은 고딕" w:eastAsia="맑은 고딕" w:hAnsi="맑은 고딕"/>
        </w:rPr>
        <w:t>CYP3A</w:t>
      </w:r>
      <w:r w:rsidR="001711DD">
        <w:rPr>
          <w:rFonts w:ascii="맑은 고딕" w:eastAsia="맑은 고딕" w:hAnsi="맑은 고딕"/>
        </w:rPr>
        <w:t>5</w:t>
      </w:r>
      <w:r w:rsidR="000D4B8D">
        <w:rPr>
          <w:rFonts w:ascii="맑은 고딕" w:eastAsia="맑은 고딕" w:hAnsi="맑은 고딕" w:hint="eastAsia"/>
        </w:rPr>
        <w:t>를 통해 대사됨을 확인할 수 있다.</w:t>
      </w:r>
      <w:r w:rsidR="000D4B8D">
        <w:rPr>
          <w:rFonts w:ascii="맑은 고딕" w:eastAsia="맑은 고딕" w:hAnsi="맑은 고딕"/>
        </w:rPr>
        <w:t xml:space="preserve"> </w:t>
      </w:r>
    </w:p>
    <w:p w14:paraId="77AC53BC" w14:textId="3B038A4B" w:rsidR="006A0554" w:rsidRDefault="006A0554" w:rsidP="00EA6043">
      <w:pPr>
        <w:rPr>
          <w:rFonts w:ascii="맑은 고딕" w:eastAsia="맑은 고딕" w:hAnsi="맑은 고딕"/>
        </w:rPr>
      </w:pPr>
    </w:p>
    <w:p w14:paraId="11DD406E" w14:textId="7AABEC84" w:rsidR="006A0554" w:rsidRDefault="006A0554" w:rsidP="00E167A7">
      <w:pPr>
        <w:jc w:val="center"/>
        <w:rPr>
          <w:rFonts w:ascii="맑은 고딕" w:eastAsia="맑은 고딕" w:hAnsi="맑은 고딕"/>
        </w:rPr>
      </w:pPr>
      <w:r w:rsidRPr="006A0554">
        <w:rPr>
          <w:rFonts w:ascii="맑은 고딕" w:eastAsia="맑은 고딕" w:hAnsi="맑은 고딕"/>
          <w:noProof/>
        </w:rPr>
        <w:drawing>
          <wp:inline distT="0" distB="0" distL="0" distR="0" wp14:anchorId="54202181" wp14:editId="7D8C56FB">
            <wp:extent cx="3319824" cy="3283813"/>
            <wp:effectExtent l="0" t="0" r="0" b="0"/>
            <wp:docPr id="38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A5542525-1ADF-4212-ABA6-2197175F23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A5542525-1ADF-4212-ABA6-2197175F23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0372" cy="32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922C" w14:textId="4B62634C" w:rsidR="006A0554" w:rsidRDefault="006A0554" w:rsidP="006A05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5.6 </w:t>
      </w: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ecombinant C</w:t>
      </w:r>
      <w:r>
        <w:rPr>
          <w:rFonts w:ascii="맑은 고딕" w:eastAsia="맑은 고딕" w:hAnsi="맑은 고딕" w:hint="eastAsia"/>
        </w:rPr>
        <w:t>Y</w:t>
      </w:r>
      <w:r>
        <w:rPr>
          <w:rFonts w:ascii="맑은 고딕" w:eastAsia="맑은 고딕" w:hAnsi="맑은 고딕"/>
        </w:rPr>
        <w:t xml:space="preserve">P </w:t>
      </w:r>
      <w:r>
        <w:rPr>
          <w:rFonts w:ascii="맑은 고딕" w:eastAsia="맑은 고딕" w:hAnsi="맑은 고딕" w:hint="eastAsia"/>
        </w:rPr>
        <w:t>동효소를 이용한 r</w:t>
      </w:r>
      <w:r>
        <w:rPr>
          <w:rFonts w:ascii="맑은 고딕" w:eastAsia="맑은 고딕" w:hAnsi="맑은 고딕"/>
        </w:rPr>
        <w:t xml:space="preserve">eaction phenotyping </w:t>
      </w:r>
      <w:r w:rsidR="00D15CF2">
        <w:rPr>
          <w:rFonts w:ascii="맑은 고딕" w:eastAsia="맑은 고딕" w:hAnsi="맑은 고딕" w:hint="eastAsia"/>
        </w:rPr>
        <w:t xml:space="preserve">예 </w:t>
      </w:r>
      <w:r>
        <w:rPr>
          <w:rFonts w:ascii="맑은 고딕" w:eastAsia="맑은 고딕" w:hAnsi="맑은 고딕"/>
        </w:rPr>
        <w:t>(substrate-depletion method)</w:t>
      </w:r>
      <w:r w:rsidR="00B1048B">
        <w:rPr>
          <w:rFonts w:ascii="맑은 고딕" w:eastAsia="맑은 고딕" w:hAnsi="맑은 고딕"/>
        </w:rPr>
        <w:t xml:space="preserve">. </w:t>
      </w:r>
      <w:proofErr w:type="spellStart"/>
      <w:r w:rsidR="00B1048B">
        <w:rPr>
          <w:rFonts w:ascii="맑은 고딕" w:eastAsia="맑은 고딕" w:hAnsi="맑은 고딕" w:hint="eastAsia"/>
        </w:rPr>
        <w:t>r</w:t>
      </w:r>
      <w:r w:rsidR="00B1048B">
        <w:rPr>
          <w:rFonts w:ascii="맑은 고딕" w:eastAsia="맑은 고딕" w:hAnsi="맑은 고딕"/>
        </w:rPr>
        <w:t>CYP</w:t>
      </w:r>
      <w:proofErr w:type="spellEnd"/>
      <w:r w:rsidR="00B1048B">
        <w:rPr>
          <w:rFonts w:ascii="맑은 고딕" w:eastAsia="맑은 고딕" w:hAnsi="맑은 고딕"/>
        </w:rPr>
        <w:t>, recombinant CYP; HLM, human liver microsome</w:t>
      </w:r>
    </w:p>
    <w:p w14:paraId="18883846" w14:textId="77777777" w:rsidR="00744D97" w:rsidRDefault="00744D97" w:rsidP="006A0554">
      <w:pPr>
        <w:rPr>
          <w:rFonts w:ascii="맑은 고딕" w:eastAsia="맑은 고딕" w:hAnsi="맑은 고딕"/>
        </w:rPr>
      </w:pPr>
    </w:p>
    <w:p w14:paraId="153A0104" w14:textId="77777777" w:rsidR="00E167A7" w:rsidRDefault="00744D97" w:rsidP="00744D9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대사체의 분자량과 L</w:t>
      </w:r>
      <w:r>
        <w:rPr>
          <w:rFonts w:ascii="맑은 고딕" w:eastAsia="맑은 고딕" w:hAnsi="맑은 고딕"/>
        </w:rPr>
        <w:t xml:space="preserve">C-MS/MS </w:t>
      </w:r>
      <w:r>
        <w:rPr>
          <w:rFonts w:ascii="맑은 고딕" w:eastAsia="맑은 고딕" w:hAnsi="맑은 고딕" w:hint="eastAsia"/>
        </w:rPr>
        <w:t>분석조건을 알고 있다면,</w:t>
      </w:r>
      <w:r w:rsidRPr="000D4B8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5.7</w:t>
      </w:r>
      <w:r>
        <w:rPr>
          <w:rFonts w:ascii="맑은 고딕" w:eastAsia="맑은 고딕" w:hAnsi="맑은 고딕" w:hint="eastAsia"/>
        </w:rPr>
        <w:t xml:space="preserve">에서와 같이 각 </w:t>
      </w:r>
      <w:r>
        <w:rPr>
          <w:rFonts w:ascii="맑은 고딕" w:eastAsia="맑은 고딕" w:hAnsi="맑은 고딕"/>
        </w:rPr>
        <w:t xml:space="preserve">CYP </w:t>
      </w:r>
      <w:r>
        <w:rPr>
          <w:rFonts w:ascii="맑은 고딕" w:eastAsia="맑은 고딕" w:hAnsi="맑은 고딕" w:hint="eastAsia"/>
        </w:rPr>
        <w:t>동효소를 통해 생성되는 대사체를 확인할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대사체의 절대 </w:t>
      </w:r>
      <w:proofErr w:type="spellStart"/>
      <w:r>
        <w:rPr>
          <w:rFonts w:ascii="맑은 고딕" w:eastAsia="맑은 고딕" w:hAnsi="맑은 고딕" w:hint="eastAsia"/>
        </w:rPr>
        <w:t>생성량을</w:t>
      </w:r>
      <w:proofErr w:type="spellEnd"/>
      <w:r>
        <w:rPr>
          <w:rFonts w:ascii="맑은 고딕" w:eastAsia="맑은 고딕" w:hAnsi="맑은 고딕" w:hint="eastAsia"/>
        </w:rPr>
        <w:t xml:space="preserve"> 측정한 것이 아니라,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분석기기에서 생성된 대사체의 </w:t>
      </w:r>
      <w:r>
        <w:rPr>
          <w:rFonts w:ascii="맑은 고딕" w:eastAsia="맑은 고딕" w:hAnsi="맑은 고딕"/>
        </w:rPr>
        <w:t>peak</w:t>
      </w:r>
      <w:r>
        <w:rPr>
          <w:rFonts w:ascii="맑은 고딕" w:eastAsia="맑은 고딕" w:hAnsi="맑은 고딕" w:hint="eastAsia"/>
        </w:rPr>
        <w:t xml:space="preserve"> 면적을 확인한 것이므로,</w:t>
      </w:r>
      <w:r>
        <w:rPr>
          <w:rFonts w:ascii="맑은 고딕" w:eastAsia="맑은 고딕" w:hAnsi="맑은 고딕"/>
        </w:rPr>
        <w:t xml:space="preserve"> y</w:t>
      </w:r>
      <w:r>
        <w:rPr>
          <w:rFonts w:ascii="맑은 고딕" w:eastAsia="맑은 고딕" w:hAnsi="맑은 고딕" w:hint="eastAsia"/>
        </w:rPr>
        <w:t xml:space="preserve">축이 </w:t>
      </w:r>
      <w:r>
        <w:rPr>
          <w:rFonts w:ascii="맑은 고딕" w:eastAsia="맑은 고딕" w:hAnsi="맑은 고딕"/>
        </w:rPr>
        <w:t>relative intensity</w:t>
      </w:r>
      <w:r>
        <w:rPr>
          <w:rFonts w:ascii="맑은 고딕" w:eastAsia="맑은 고딕" w:hAnsi="맑은 고딕" w:hint="eastAsia"/>
        </w:rPr>
        <w:t>임을 참고하자.</w:t>
      </w:r>
      <w:r>
        <w:rPr>
          <w:rFonts w:ascii="맑은 고딕" w:eastAsia="맑은 고딕" w:hAnsi="맑은 고딕"/>
        </w:rPr>
        <w:t xml:space="preserve"> </w:t>
      </w:r>
    </w:p>
    <w:p w14:paraId="3733F0F8" w14:textId="77777777" w:rsidR="00E167A7" w:rsidRDefault="00E167A7" w:rsidP="00E167A7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5F689D4" wp14:editId="7E125DDB">
            <wp:extent cx="3518868" cy="2720047"/>
            <wp:effectExtent l="0" t="0" r="5715" b="44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5473" cy="27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2133" w14:textId="4BEFF371" w:rsidR="00E167A7" w:rsidRDefault="00E167A7" w:rsidP="00E167A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그림 </w:t>
      </w:r>
      <w:r>
        <w:rPr>
          <w:rFonts w:ascii="맑은 고딕" w:eastAsia="맑은 고딕" w:hAnsi="맑은 고딕"/>
        </w:rPr>
        <w:t xml:space="preserve">5.7 </w:t>
      </w: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ecombinant C</w:t>
      </w:r>
      <w:r>
        <w:rPr>
          <w:rFonts w:ascii="맑은 고딕" w:eastAsia="맑은 고딕" w:hAnsi="맑은 고딕" w:hint="eastAsia"/>
        </w:rPr>
        <w:t>Y</w:t>
      </w:r>
      <w:r>
        <w:rPr>
          <w:rFonts w:ascii="맑은 고딕" w:eastAsia="맑은 고딕" w:hAnsi="맑은 고딕"/>
        </w:rPr>
        <w:t xml:space="preserve">P </w:t>
      </w:r>
      <w:r>
        <w:rPr>
          <w:rFonts w:ascii="맑은 고딕" w:eastAsia="맑은 고딕" w:hAnsi="맑은 고딕" w:hint="eastAsia"/>
        </w:rPr>
        <w:t>동효소를 이용한 r</w:t>
      </w:r>
      <w:r>
        <w:rPr>
          <w:rFonts w:ascii="맑은 고딕" w:eastAsia="맑은 고딕" w:hAnsi="맑은 고딕"/>
        </w:rPr>
        <w:t xml:space="preserve">eaction phenotyping </w:t>
      </w:r>
      <w:r>
        <w:rPr>
          <w:rFonts w:ascii="맑은 고딕" w:eastAsia="맑은 고딕" w:hAnsi="맑은 고딕" w:hint="eastAsia"/>
        </w:rPr>
        <w:t>예</w:t>
      </w:r>
      <w:r>
        <w:rPr>
          <w:rFonts w:ascii="맑은 고딕" w:eastAsia="맑은 고딕" w:hAnsi="맑은 고딕"/>
        </w:rPr>
        <w:t xml:space="preserve"> (metabolite-formation method)</w:t>
      </w:r>
      <w:r w:rsidR="00FC2CA2">
        <w:rPr>
          <w:rFonts w:ascii="맑은 고딕" w:eastAsia="맑은 고딕" w:hAnsi="맑은 고딕"/>
        </w:rPr>
        <w:t xml:space="preserve"> [3]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 xml:space="preserve">각 </w:t>
      </w:r>
      <w:r>
        <w:rPr>
          <w:rFonts w:ascii="맑은 고딕" w:eastAsia="맑은 고딕" w:hAnsi="맑은 고딕"/>
        </w:rPr>
        <w:t xml:space="preserve">CYP </w:t>
      </w:r>
      <w:r>
        <w:rPr>
          <w:rFonts w:ascii="맑은 고딕" w:eastAsia="맑은 고딕" w:hAnsi="맑은 고딕" w:hint="eastAsia"/>
        </w:rPr>
        <w:t xml:space="preserve">동효소를 이용해 생성되는 대사체의 </w:t>
      </w:r>
      <w:proofErr w:type="spellStart"/>
      <w:r>
        <w:rPr>
          <w:rFonts w:ascii="맑은 고딕" w:eastAsia="맑은 고딕" w:hAnsi="맑은 고딕" w:hint="eastAsia"/>
        </w:rPr>
        <w:t>상대량</w:t>
      </w:r>
      <w:proofErr w:type="spellEnd"/>
      <w:r>
        <w:rPr>
          <w:rFonts w:ascii="맑은 고딕" w:eastAsia="맑은 고딕" w:hAnsi="맑은 고딕"/>
        </w:rPr>
        <w:t>(relative intensity)</w:t>
      </w:r>
      <w:r>
        <w:rPr>
          <w:rFonts w:ascii="맑은 고딕" w:eastAsia="맑은 고딕" w:hAnsi="맑은 고딕" w:hint="eastAsia"/>
        </w:rPr>
        <w:t>를 확인할 수 있다.</w:t>
      </w:r>
    </w:p>
    <w:p w14:paraId="5B778A1B" w14:textId="77777777" w:rsidR="00E167A7" w:rsidRPr="00E167A7" w:rsidRDefault="00E167A7" w:rsidP="00744D97">
      <w:pPr>
        <w:rPr>
          <w:rFonts w:ascii="맑은 고딕" w:eastAsia="맑은 고딕" w:hAnsi="맑은 고딕"/>
        </w:rPr>
      </w:pPr>
    </w:p>
    <w:p w14:paraId="59A24CF5" w14:textId="49AB1255" w:rsidR="00926A4F" w:rsidRPr="00BE609F" w:rsidDel="00BE609F" w:rsidRDefault="00744D97" w:rsidP="00926A4F">
      <w:pPr>
        <w:rPr>
          <w:del w:id="92" w:author="Bae Soo Hyeon" w:date="2022-08-18T14:19:00Z"/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대사체의 표준품을 이용한 </w:t>
      </w:r>
      <w:proofErr w:type="spellStart"/>
      <w:r>
        <w:rPr>
          <w:rFonts w:ascii="맑은 고딕" w:eastAsia="맑은 고딕" w:hAnsi="맑은 고딕" w:hint="eastAsia"/>
        </w:rPr>
        <w:t>검량선</w:t>
      </w:r>
      <w:proofErr w:type="spellEnd"/>
      <w:r>
        <w:rPr>
          <w:rFonts w:ascii="맑은 고딕" w:eastAsia="맑은 고딕" w:hAnsi="맑은 고딕" w:hint="eastAsia"/>
        </w:rPr>
        <w:t xml:space="preserve"> 작성이 선행되어야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정확한 </w:t>
      </w:r>
      <w:proofErr w:type="spellStart"/>
      <w:r>
        <w:rPr>
          <w:rFonts w:ascii="맑은 고딕" w:eastAsia="맑은 고딕" w:hAnsi="맑은 고딕" w:hint="eastAsia"/>
        </w:rPr>
        <w:t>생성량과</w:t>
      </w:r>
      <w:proofErr w:type="spellEnd"/>
      <w:r>
        <w:rPr>
          <w:rFonts w:ascii="맑은 고딕" w:eastAsia="맑은 고딕" w:hAnsi="맑은 고딕" w:hint="eastAsia"/>
        </w:rPr>
        <w:t xml:space="preserve"> 관련된 파라미터들을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알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이의 예는 그림 </w:t>
      </w:r>
      <w:r>
        <w:rPr>
          <w:rFonts w:ascii="맑은 고딕" w:eastAsia="맑은 고딕" w:hAnsi="맑은 고딕"/>
        </w:rPr>
        <w:t>5.8</w:t>
      </w:r>
      <w:r>
        <w:rPr>
          <w:rFonts w:ascii="맑은 고딕" w:eastAsia="맑은 고딕" w:hAnsi="맑은 고딕" w:hint="eastAsia"/>
        </w:rPr>
        <w:t>에 잘 나와 있다.</w:t>
      </w:r>
      <w:r>
        <w:rPr>
          <w:rFonts w:ascii="맑은 고딕" w:eastAsia="맑은 고딕" w:hAnsi="맑은 고딕"/>
        </w:rPr>
        <w:t xml:space="preserve"> </w:t>
      </w:r>
      <w:r w:rsidR="00926A4F">
        <w:rPr>
          <w:rFonts w:ascii="맑은 고딕" w:eastAsia="맑은 고딕" w:hAnsi="맑은 고딕" w:hint="eastAsia"/>
        </w:rPr>
        <w:t>시험물질의 CYP3</w:t>
      </w:r>
      <w:r w:rsidR="00926A4F">
        <w:rPr>
          <w:rFonts w:ascii="맑은 고딕" w:eastAsia="맑은 고딕" w:hAnsi="맑은 고딕"/>
        </w:rPr>
        <w:t>A4</w:t>
      </w:r>
      <w:r w:rsidR="00926A4F">
        <w:rPr>
          <w:rFonts w:ascii="맑은 고딕" w:eastAsia="맑은 고딕" w:hAnsi="맑은 고딕" w:hint="eastAsia"/>
        </w:rPr>
        <w:t xml:space="preserve">에 의해 대사되어 생성되는 대사체인 </w:t>
      </w:r>
      <w:r w:rsidR="00926A4F">
        <w:rPr>
          <w:rFonts w:ascii="맑은 고딕" w:eastAsia="맑은 고딕" w:hAnsi="맑은 고딕"/>
        </w:rPr>
        <w:t>M1</w:t>
      </w:r>
      <w:r w:rsidR="00926A4F">
        <w:rPr>
          <w:rFonts w:ascii="맑은 고딕" w:eastAsia="맑은 고딕" w:hAnsi="맑은 고딕" w:hint="eastAsia"/>
        </w:rPr>
        <w:t xml:space="preserve">과 </w:t>
      </w:r>
      <w:r w:rsidR="00926A4F">
        <w:rPr>
          <w:rFonts w:ascii="맑은 고딕" w:eastAsia="맑은 고딕" w:hAnsi="맑은 고딕"/>
        </w:rPr>
        <w:t>M2</w:t>
      </w:r>
      <w:r w:rsidR="00926A4F">
        <w:rPr>
          <w:rFonts w:ascii="맑은 고딕" w:eastAsia="맑은 고딕" w:hAnsi="맑은 고딕" w:hint="eastAsia"/>
        </w:rPr>
        <w:t xml:space="preserve">의 </w:t>
      </w:r>
      <w:proofErr w:type="spellStart"/>
      <w:r w:rsidR="00926A4F">
        <w:rPr>
          <w:rFonts w:ascii="맑은 고딕" w:eastAsia="맑은 고딕" w:hAnsi="맑은 고딕" w:hint="eastAsia"/>
        </w:rPr>
        <w:t>생성량을</w:t>
      </w:r>
      <w:proofErr w:type="spellEnd"/>
      <w:r w:rsidR="00926A4F">
        <w:rPr>
          <w:rFonts w:ascii="맑은 고딕" w:eastAsia="맑은 고딕" w:hAnsi="맑은 고딕" w:hint="eastAsia"/>
        </w:rPr>
        <w:t xml:space="preserve"> 기질 약물의 농도에 따라 확인하였으며,</w:t>
      </w:r>
      <w:r w:rsidR="00926A4F">
        <w:rPr>
          <w:rFonts w:ascii="맑은 고딕" w:eastAsia="맑은 고딕" w:hAnsi="맑은 고딕"/>
        </w:rPr>
        <w:t xml:space="preserve"> </w:t>
      </w:r>
      <w:r w:rsidR="00926A4F">
        <w:rPr>
          <w:rFonts w:ascii="맑은 고딕" w:eastAsia="맑은 고딕" w:hAnsi="맑은 고딕" w:hint="eastAsia"/>
        </w:rPr>
        <w:t xml:space="preserve">이를 통해 특정 대사효소에 의해 생성되는 특정 대사체의 생성을 설명하는 파라미터인 </w:t>
      </w:r>
      <w:r w:rsidR="00926A4F">
        <w:rPr>
          <w:rFonts w:ascii="맑은 고딕" w:eastAsia="맑은 고딕" w:hAnsi="맑은 고딕"/>
        </w:rPr>
        <w:t>K</w:t>
      </w:r>
      <w:r w:rsidR="00926A4F" w:rsidRPr="00DE2FAB">
        <w:rPr>
          <w:rFonts w:ascii="맑은 고딕" w:eastAsia="맑은 고딕" w:hAnsi="맑은 고딕"/>
          <w:vertAlign w:val="subscript"/>
        </w:rPr>
        <w:t>m</w:t>
      </w:r>
      <w:r w:rsidR="00DE2FAB">
        <w:rPr>
          <w:rFonts w:ascii="맑은 고딕" w:eastAsia="맑은 고딕" w:hAnsi="맑은 고딕" w:hint="eastAsia"/>
        </w:rPr>
        <w:t xml:space="preserve">과 </w:t>
      </w:r>
      <w:r w:rsidR="00926A4F">
        <w:rPr>
          <w:rFonts w:ascii="맑은 고딕" w:eastAsia="맑은 고딕" w:hAnsi="맑은 고딕"/>
        </w:rPr>
        <w:t>V</w:t>
      </w:r>
      <w:r w:rsidR="00926A4F" w:rsidRPr="00DE2FAB">
        <w:rPr>
          <w:rFonts w:ascii="맑은 고딕" w:eastAsia="맑은 고딕" w:hAnsi="맑은 고딕"/>
          <w:vertAlign w:val="subscript"/>
        </w:rPr>
        <w:t>max</w:t>
      </w:r>
      <w:r w:rsidR="00926A4F">
        <w:rPr>
          <w:rFonts w:ascii="맑은 고딕" w:eastAsia="맑은 고딕" w:hAnsi="맑은 고딕" w:hint="eastAsia"/>
        </w:rPr>
        <w:t>를 얻을 수 있다.</w:t>
      </w:r>
      <w:r w:rsidR="007546C9">
        <w:rPr>
          <w:rFonts w:ascii="맑은 고딕" w:eastAsia="맑은 고딕" w:hAnsi="맑은 고딕"/>
        </w:rPr>
        <w:t xml:space="preserve"> </w:t>
      </w:r>
      <w:r w:rsidR="007546C9">
        <w:rPr>
          <w:rFonts w:ascii="맑은 고딕" w:eastAsia="맑은 고딕" w:hAnsi="맑은 고딕" w:hint="eastAsia"/>
        </w:rPr>
        <w:t>이를 통해,</w:t>
      </w:r>
      <w:r w:rsidR="007546C9">
        <w:rPr>
          <w:rFonts w:ascii="맑은 고딕" w:eastAsia="맑은 고딕" w:hAnsi="맑은 고딕"/>
        </w:rPr>
        <w:t xml:space="preserve"> </w:t>
      </w:r>
      <w:r w:rsidR="00DE2FAB">
        <w:rPr>
          <w:rFonts w:ascii="맑은 고딕" w:eastAsia="맑은 고딕" w:hAnsi="맑은 고딕" w:hint="eastAsia"/>
        </w:rPr>
        <w:t>시험물질의</w:t>
      </w:r>
      <w:r w:rsidR="00DC3553">
        <w:rPr>
          <w:rFonts w:ascii="맑은 고딕" w:eastAsia="맑은 고딕" w:hAnsi="맑은 고딕" w:hint="eastAsia"/>
        </w:rPr>
        <w:t xml:space="preserve"> 대사능을 정량적으로</w:t>
      </w:r>
      <w:r w:rsidR="00DC3553">
        <w:rPr>
          <w:rFonts w:ascii="맑은 고딕" w:eastAsia="맑은 고딕" w:hAnsi="맑은 고딕"/>
        </w:rPr>
        <w:t xml:space="preserve"> </w:t>
      </w:r>
      <w:r w:rsidR="00DC3553">
        <w:rPr>
          <w:rFonts w:ascii="맑은 고딕" w:eastAsia="맑은 고딕" w:hAnsi="맑은 고딕" w:hint="eastAsia"/>
        </w:rPr>
        <w:t xml:space="preserve">확인할 수 있으며 </w:t>
      </w:r>
      <w:r w:rsidR="00DC3553">
        <w:rPr>
          <w:rFonts w:ascii="맑은 고딕" w:eastAsia="맑은 고딕" w:hAnsi="맑은 고딕"/>
        </w:rPr>
        <w:t>(K</w:t>
      </w:r>
      <w:r w:rsidR="00DC3553" w:rsidRPr="00DE2FAB">
        <w:rPr>
          <w:rFonts w:ascii="맑은 고딕" w:eastAsia="맑은 고딕" w:hAnsi="맑은 고딕"/>
          <w:vertAlign w:val="subscript"/>
        </w:rPr>
        <w:t>m</w:t>
      </w:r>
      <w:r w:rsidR="00DC3553">
        <w:rPr>
          <w:rFonts w:ascii="맑은 고딕" w:eastAsia="맑은 고딕" w:hAnsi="맑은 고딕"/>
        </w:rPr>
        <w:t xml:space="preserve">, </w:t>
      </w:r>
      <w:r w:rsidR="00DC3553" w:rsidRPr="00DC3553">
        <w:rPr>
          <w:rFonts w:ascii="맑은 고딕" w:eastAsia="맑은 고딕" w:hAnsi="맑은 고딕"/>
        </w:rPr>
        <w:t>V</w:t>
      </w:r>
      <w:r w:rsidR="00DC3553" w:rsidRPr="00DC3553">
        <w:rPr>
          <w:rFonts w:ascii="맑은 고딕" w:eastAsia="맑은 고딕" w:hAnsi="맑은 고딕"/>
          <w:vertAlign w:val="subscript"/>
        </w:rPr>
        <w:t>max</w:t>
      </w:r>
      <w:r w:rsidR="00DC3553">
        <w:rPr>
          <w:rFonts w:ascii="맑은 고딕" w:eastAsia="맑은 고딕" w:hAnsi="맑은 고딕"/>
        </w:rPr>
        <w:t xml:space="preserve">, </w:t>
      </w:r>
      <w:proofErr w:type="spellStart"/>
      <w:r w:rsidR="00DE2FAB" w:rsidRPr="00DC3553">
        <w:rPr>
          <w:rFonts w:ascii="맑은 고딕" w:eastAsia="맑은 고딕" w:hAnsi="맑은 고딕"/>
        </w:rPr>
        <w:t>CL</w:t>
      </w:r>
      <w:r w:rsidR="00DE2FAB" w:rsidRPr="00DC3553">
        <w:rPr>
          <w:rFonts w:ascii="맑은 고딕" w:eastAsia="맑은 고딕" w:hAnsi="맑은 고딕"/>
          <w:vertAlign w:val="subscript"/>
        </w:rPr>
        <w:t>int</w:t>
      </w:r>
      <w:proofErr w:type="spellEnd"/>
      <w:r w:rsidR="00DC3553">
        <w:rPr>
          <w:rFonts w:ascii="맑은 고딕" w:eastAsia="맑은 고딕" w:hAnsi="맑은 고딕" w:hint="eastAsia"/>
        </w:rPr>
        <w:t>),</w:t>
      </w:r>
      <w:r w:rsidR="00DC3553">
        <w:rPr>
          <w:rFonts w:ascii="맑은 고딕" w:eastAsia="맑은 고딕" w:hAnsi="맑은 고딕"/>
        </w:rPr>
        <w:t xml:space="preserve"> </w:t>
      </w:r>
      <w:del w:id="93" w:author="Bae Soo Hyeon" w:date="2022-08-18T14:19:00Z">
        <w:r w:rsidR="00DC3553" w:rsidDel="005B7B59">
          <w:rPr>
            <w:rFonts w:ascii="맑은 고딕" w:eastAsia="맑은 고딕" w:hAnsi="맑은 고딕" w:hint="eastAsia"/>
          </w:rPr>
          <w:delText>궁극적으로</w:delText>
        </w:r>
        <w:r w:rsidR="00DE2FAB" w:rsidDel="005B7B59">
          <w:rPr>
            <w:rFonts w:ascii="맑은 고딕" w:eastAsia="맑은 고딕" w:hAnsi="맑은 고딕"/>
          </w:rPr>
          <w:delText xml:space="preserve"> </w:delText>
        </w:r>
      </w:del>
      <w:ins w:id="94" w:author="Bae Soo Hyeon" w:date="2022-08-18T14:19:00Z">
        <w:r w:rsidR="00BE609F">
          <w:rPr>
            <w:rFonts w:ascii="맑은 고딕" w:eastAsia="맑은 고딕" w:hAnsi="맑은 고딕" w:hint="eastAsia"/>
          </w:rPr>
          <w:t xml:space="preserve">이를 통해 </w:t>
        </w:r>
      </w:ins>
      <w:proofErr w:type="spellStart"/>
      <w:r w:rsidR="00DE2FAB">
        <w:rPr>
          <w:rFonts w:ascii="맑은 고딕" w:eastAsia="맑은 고딕" w:hAnsi="맑은 고딕" w:hint="eastAsia"/>
        </w:rPr>
        <w:t>f</w:t>
      </w:r>
      <w:r w:rsidR="00DE2FAB" w:rsidRPr="00DE2FAB">
        <w:rPr>
          <w:rFonts w:ascii="맑은 고딕" w:eastAsia="맑은 고딕" w:hAnsi="맑은 고딕"/>
          <w:vertAlign w:val="subscript"/>
        </w:rPr>
        <w:t>m</w:t>
      </w:r>
      <w:proofErr w:type="spellEnd"/>
      <w:r w:rsidR="00DE2FAB">
        <w:rPr>
          <w:rFonts w:ascii="맑은 고딕" w:eastAsia="맑은 고딕" w:hAnsi="맑은 고딕"/>
        </w:rPr>
        <w:t xml:space="preserve">을 </w:t>
      </w:r>
      <w:r w:rsidR="00DE2FAB">
        <w:rPr>
          <w:rFonts w:ascii="맑은 고딕" w:eastAsia="맑은 고딕" w:hAnsi="맑은 고딕" w:hint="eastAsia"/>
        </w:rPr>
        <w:t>계산할 수 있다.</w:t>
      </w:r>
      <w:r w:rsidR="00543B62">
        <w:rPr>
          <w:rFonts w:ascii="맑은 고딕" w:eastAsia="맑은 고딕" w:hAnsi="맑은 고딕"/>
        </w:rPr>
        <w:t xml:space="preserve"> </w:t>
      </w:r>
      <w:r w:rsidR="00543B62" w:rsidRPr="00BE609F">
        <w:rPr>
          <w:rFonts w:ascii="맑은 고딕" w:eastAsia="맑은 고딕" w:hAnsi="맑은 고딕" w:hint="eastAsia"/>
          <w:rPrChange w:id="95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여기서</w:t>
      </w:r>
      <w:r w:rsidR="00543B62" w:rsidRPr="00BE609F">
        <w:rPr>
          <w:rFonts w:ascii="맑은 고딕" w:eastAsia="맑은 고딕" w:hAnsi="맑은 고딕"/>
          <w:rPrChange w:id="96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="00543B62" w:rsidRPr="00BE609F">
        <w:rPr>
          <w:rFonts w:ascii="맑은 고딕" w:eastAsia="맑은 고딕" w:hAnsi="맑은 고딕" w:hint="eastAsia"/>
          <w:rPrChange w:id="97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한가지</w:t>
      </w:r>
      <w:r w:rsidR="00543B62" w:rsidRPr="00BE609F">
        <w:rPr>
          <w:rFonts w:ascii="맑은 고딕" w:eastAsia="맑은 고딕" w:hAnsi="맑은 고딕"/>
          <w:rPrChange w:id="98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="00543B62" w:rsidRPr="00BE609F">
        <w:rPr>
          <w:rFonts w:ascii="맑은 고딕" w:eastAsia="맑은 고딕" w:hAnsi="맑은 고딕" w:hint="eastAsia"/>
          <w:rPrChange w:id="99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주의할</w:t>
      </w:r>
      <w:r w:rsidR="00543B62" w:rsidRPr="00BE609F">
        <w:rPr>
          <w:rFonts w:ascii="맑은 고딕" w:eastAsia="맑은 고딕" w:hAnsi="맑은 고딕"/>
          <w:rPrChange w:id="100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="00543B62" w:rsidRPr="00BE609F">
        <w:rPr>
          <w:rFonts w:ascii="맑은 고딕" w:eastAsia="맑은 고딕" w:hAnsi="맑은 고딕" w:hint="eastAsia"/>
          <w:rPrChange w:id="101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점은</w:t>
      </w:r>
      <w:r w:rsidR="00543B62" w:rsidRPr="00BE609F">
        <w:rPr>
          <w:rFonts w:ascii="맑은 고딕" w:eastAsia="맑은 고딕" w:hAnsi="맑은 고딕"/>
          <w:rPrChange w:id="102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, </w:t>
      </w:r>
      <w:del w:id="103" w:author="Bae Soo Hyeon" w:date="2022-08-18T14:19:00Z">
        <w:r w:rsidR="00543B62" w:rsidRPr="00BE609F" w:rsidDel="00BE609F">
          <w:rPr>
            <w:rFonts w:ascii="맑은 고딕" w:eastAsia="맑은 고딕" w:hAnsi="맑은 고딕"/>
            <w:rPrChange w:id="104" w:author="Bae Soo Hyeon" w:date="2022-08-18T14:19:00Z">
              <w:rPr>
                <w:rFonts w:ascii="맑은 고딕" w:eastAsia="맑은 고딕" w:hAnsi="맑은 고딕"/>
                <w:highlight w:val="lightGray"/>
              </w:rPr>
            </w:rPrChange>
          </w:rPr>
          <w:delText>recombinant enzyme</w:delText>
        </w:r>
        <w:r w:rsidR="00543B62" w:rsidRPr="00BE609F" w:rsidDel="00BE609F">
          <w:rPr>
            <w:rFonts w:ascii="맑은 고딕" w:eastAsia="맑은 고딕" w:hAnsi="맑은 고딕" w:hint="eastAsia"/>
            <w:rPrChange w:id="105" w:author="Bae Soo Hyeon" w:date="2022-08-18T14:19:00Z">
              <w:rPr>
                <w:rFonts w:ascii="맑은 고딕" w:eastAsia="맑은 고딕" w:hAnsi="맑은 고딕" w:hint="eastAsia"/>
                <w:highlight w:val="lightGray"/>
              </w:rPr>
            </w:rPrChange>
          </w:rPr>
          <w:delText>을</w:delText>
        </w:r>
        <w:r w:rsidR="00543B62" w:rsidRPr="00BE609F" w:rsidDel="00BE609F">
          <w:rPr>
            <w:rFonts w:ascii="맑은 고딕" w:eastAsia="맑은 고딕" w:hAnsi="맑은 고딕"/>
            <w:rPrChange w:id="106" w:author="Bae Soo Hyeon" w:date="2022-08-18T14:19:00Z">
              <w:rPr>
                <w:rFonts w:ascii="맑은 고딕" w:eastAsia="맑은 고딕" w:hAnsi="맑은 고딕"/>
                <w:highlight w:val="lightGray"/>
              </w:rPr>
            </w:rPrChange>
          </w:rPr>
          <w:delText xml:space="preserve"> </w:delText>
        </w:r>
        <w:r w:rsidR="00543B62" w:rsidRPr="00BE609F" w:rsidDel="00BE609F">
          <w:rPr>
            <w:rFonts w:ascii="맑은 고딕" w:eastAsia="맑은 고딕" w:hAnsi="맑은 고딕" w:hint="eastAsia"/>
            <w:rPrChange w:id="107" w:author="Bae Soo Hyeon" w:date="2022-08-18T14:19:00Z">
              <w:rPr>
                <w:rFonts w:ascii="맑은 고딕" w:eastAsia="맑은 고딕" w:hAnsi="맑은 고딕" w:hint="eastAsia"/>
                <w:highlight w:val="lightGray"/>
              </w:rPr>
            </w:rPrChange>
          </w:rPr>
          <w:delText>사용하여</w:delText>
        </w:r>
        <w:r w:rsidR="00543B62" w:rsidRPr="00BE609F" w:rsidDel="00BE609F">
          <w:rPr>
            <w:rFonts w:ascii="맑은 고딕" w:eastAsia="맑은 고딕" w:hAnsi="맑은 고딕"/>
            <w:rPrChange w:id="108" w:author="Bae Soo Hyeon" w:date="2022-08-18T14:19:00Z">
              <w:rPr>
                <w:rFonts w:ascii="맑은 고딕" w:eastAsia="맑은 고딕" w:hAnsi="맑은 고딕"/>
                <w:highlight w:val="lightGray"/>
              </w:rPr>
            </w:rPrChange>
          </w:rPr>
          <w:delText xml:space="preserve"> </w:delText>
        </w:r>
        <w:r w:rsidR="00543B62" w:rsidRPr="00BE609F" w:rsidDel="00BE609F">
          <w:rPr>
            <w:rFonts w:ascii="맑은 고딕" w:eastAsia="맑은 고딕" w:hAnsi="맑은 고딕" w:hint="eastAsia"/>
            <w:rPrChange w:id="109" w:author="Bae Soo Hyeon" w:date="2022-08-18T14:19:00Z">
              <w:rPr>
                <w:rFonts w:ascii="맑은 고딕" w:eastAsia="맑은 고딕" w:hAnsi="맑은 고딕" w:hint="eastAsia"/>
                <w:highlight w:val="lightGray"/>
              </w:rPr>
            </w:rPrChange>
          </w:rPr>
          <w:delText>얻어진</w:delText>
        </w:r>
        <w:r w:rsidR="00543B62" w:rsidRPr="00BE609F" w:rsidDel="00BE609F">
          <w:rPr>
            <w:rFonts w:ascii="맑은 고딕" w:eastAsia="맑은 고딕" w:hAnsi="맑은 고딕"/>
            <w:rPrChange w:id="110" w:author="Bae Soo Hyeon" w:date="2022-08-18T14:19:00Z">
              <w:rPr>
                <w:rFonts w:ascii="맑은 고딕" w:eastAsia="맑은 고딕" w:hAnsi="맑은 고딕"/>
                <w:highlight w:val="lightGray"/>
              </w:rPr>
            </w:rPrChange>
          </w:rPr>
          <w:delText xml:space="preserve"> metabolism kinetic parameter들을 in vivo CL</w:delText>
        </w:r>
        <w:r w:rsidR="00543B62" w:rsidRPr="00BE609F" w:rsidDel="00BE609F">
          <w:rPr>
            <w:rFonts w:ascii="맑은 고딕" w:eastAsia="맑은 고딕" w:hAnsi="맑은 고딕" w:hint="eastAsia"/>
            <w:rPrChange w:id="111" w:author="Bae Soo Hyeon" w:date="2022-08-18T14:19:00Z">
              <w:rPr>
                <w:rFonts w:ascii="맑은 고딕" w:eastAsia="맑은 고딕" w:hAnsi="맑은 고딕" w:hint="eastAsia"/>
                <w:highlight w:val="lightGray"/>
              </w:rPr>
            </w:rPrChange>
          </w:rPr>
          <w:delText>로</w:delText>
        </w:r>
        <w:r w:rsidR="00543B62" w:rsidRPr="00BE609F" w:rsidDel="00BE609F">
          <w:rPr>
            <w:rFonts w:ascii="맑은 고딕" w:eastAsia="맑은 고딕" w:hAnsi="맑은 고딕"/>
            <w:rPrChange w:id="112" w:author="Bae Soo Hyeon" w:date="2022-08-18T14:19:00Z">
              <w:rPr>
                <w:rFonts w:ascii="맑은 고딕" w:eastAsia="맑은 고딕" w:hAnsi="맑은 고딕"/>
                <w:highlight w:val="lightGray"/>
              </w:rPr>
            </w:rPrChange>
          </w:rPr>
          <w:delText xml:space="preserve"> 변환할 때 (IVIVE),</w:delText>
        </w:r>
        <w:r w:rsidR="002D3500" w:rsidRPr="00BE609F" w:rsidDel="00BE609F">
          <w:rPr>
            <w:rFonts w:ascii="맑은 고딕" w:eastAsia="맑은 고딕" w:hAnsi="맑은 고딕"/>
          </w:rPr>
          <w:delText xml:space="preserve"> recombinant </w:delText>
        </w:r>
        <w:r w:rsidR="002D3500" w:rsidRPr="00BE609F" w:rsidDel="00BE609F">
          <w:rPr>
            <w:rFonts w:ascii="맑은 고딕" w:eastAsia="맑은 고딕" w:hAnsi="맑은 고딕" w:hint="eastAsia"/>
          </w:rPr>
          <w:delText xml:space="preserve">효소에 발현되어 있는 실제 효소량과 그 효소가 전체 간에서 차지하는 </w:delText>
        </w:r>
        <w:r w:rsidR="0008355E" w:rsidRPr="00BE609F" w:rsidDel="00BE609F">
          <w:rPr>
            <w:rFonts w:ascii="맑은 고딕" w:eastAsia="맑은 고딕" w:hAnsi="맑은 고딕" w:hint="eastAsia"/>
          </w:rPr>
          <w:delText>비율(또는</w:delText>
        </w:r>
        <w:r w:rsidR="0008355E" w:rsidRPr="00BE609F" w:rsidDel="00BE609F">
          <w:rPr>
            <w:rFonts w:ascii="맑은 고딕" w:eastAsia="맑은 고딕" w:hAnsi="맑은 고딕"/>
          </w:rPr>
          <w:delText xml:space="preserve"> </w:delText>
        </w:r>
        <w:r w:rsidR="0008355E" w:rsidRPr="00BE609F" w:rsidDel="00BE609F">
          <w:rPr>
            <w:rFonts w:ascii="맑은 고딕" w:eastAsia="맑은 고딕" w:hAnsi="맑은 고딕" w:hint="eastAsia"/>
          </w:rPr>
          <w:delText>양)을 알고,</w:delText>
        </w:r>
        <w:r w:rsidR="0008355E" w:rsidRPr="00BE609F" w:rsidDel="00BE609F">
          <w:rPr>
            <w:rFonts w:ascii="맑은 고딕" w:eastAsia="맑은 고딕" w:hAnsi="맑은 고딕"/>
          </w:rPr>
          <w:delText xml:space="preserve"> </w:delText>
        </w:r>
        <w:r w:rsidR="0008355E" w:rsidRPr="00BE609F" w:rsidDel="00BE609F">
          <w:rPr>
            <w:rFonts w:ascii="맑은 고딕" w:eastAsia="맑은 고딕" w:hAnsi="맑은 고딕" w:hint="eastAsia"/>
          </w:rPr>
          <w:delText>그 값을 반영해 주어야 한다.</w:delText>
        </w:r>
      </w:del>
    </w:p>
    <w:p w14:paraId="1D2EBB1C" w14:textId="41C513BA" w:rsidR="00FA6894" w:rsidRDefault="00FA6894" w:rsidP="00FA6894">
      <w:pPr>
        <w:rPr>
          <w:rFonts w:ascii="맑은 고딕" w:eastAsia="맑은 고딕" w:hAnsi="맑은 고딕"/>
        </w:rPr>
      </w:pPr>
      <w:r w:rsidRPr="00BE609F">
        <w:rPr>
          <w:rFonts w:ascii="맑은 고딕" w:eastAsia="맑은 고딕" w:hAnsi="맑은 고딕" w:hint="eastAsia"/>
          <w:rPrChange w:id="113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재조합효소를</w:t>
      </w:r>
      <w:r w:rsidRPr="00BE609F">
        <w:rPr>
          <w:rFonts w:ascii="맑은 고딕" w:eastAsia="맑은 고딕" w:hAnsi="맑은 고딕"/>
          <w:rPrChange w:id="114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15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이용하여</w:t>
      </w:r>
      <w:r w:rsidRPr="00BE609F">
        <w:rPr>
          <w:rFonts w:ascii="맑은 고딕" w:eastAsia="맑은 고딕" w:hAnsi="맑은 고딕"/>
          <w:rPrChange w:id="116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17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정량적인</w:t>
      </w:r>
      <w:r w:rsidRPr="00BE609F">
        <w:rPr>
          <w:rFonts w:ascii="맑은 고딕" w:eastAsia="맑은 고딕" w:hAnsi="맑은 고딕"/>
          <w:rPrChange w:id="118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19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값</w:t>
      </w:r>
      <w:r w:rsidRPr="00BE609F">
        <w:rPr>
          <w:rFonts w:ascii="맑은 고딕" w:eastAsia="맑은 고딕" w:hAnsi="맑은 고딕"/>
          <w:rPrChange w:id="120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>(</w:t>
      </w:r>
      <w:proofErr w:type="spellStart"/>
      <w:r w:rsidRPr="00BE609F">
        <w:rPr>
          <w:rFonts w:ascii="맑은 고딕" w:eastAsia="맑은 고딕" w:hAnsi="맑은 고딕"/>
          <w:rPrChange w:id="121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>CL</w:t>
      </w:r>
      <w:r w:rsidRPr="00BE609F">
        <w:rPr>
          <w:rFonts w:ascii="맑은 고딕" w:eastAsia="맑은 고딕" w:hAnsi="맑은 고딕"/>
          <w:vertAlign w:val="subscript"/>
          <w:rPrChange w:id="122" w:author="Bae Soo Hyeon" w:date="2022-08-18T14:19:00Z">
            <w:rPr>
              <w:rFonts w:ascii="맑은 고딕" w:eastAsia="맑은 고딕" w:hAnsi="맑은 고딕"/>
              <w:highlight w:val="lightGray"/>
              <w:vertAlign w:val="subscript"/>
            </w:rPr>
          </w:rPrChange>
        </w:rPr>
        <w:t>int</w:t>
      </w:r>
      <w:proofErr w:type="spellEnd"/>
      <w:r w:rsidRPr="00BE609F">
        <w:rPr>
          <w:rFonts w:ascii="맑은 고딕" w:eastAsia="맑은 고딕" w:hAnsi="맑은 고딕"/>
          <w:rPrChange w:id="123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>)</w:t>
      </w:r>
      <w:r w:rsidRPr="00BE609F">
        <w:rPr>
          <w:rFonts w:ascii="맑은 고딕" w:eastAsia="맑은 고딕" w:hAnsi="맑은 고딕" w:hint="eastAsia"/>
          <w:rPrChange w:id="124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을</w:t>
      </w:r>
      <w:r w:rsidRPr="00BE609F">
        <w:rPr>
          <w:rFonts w:ascii="맑은 고딕" w:eastAsia="맑은 고딕" w:hAnsi="맑은 고딕"/>
          <w:rPrChange w:id="125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26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산출하고</w:t>
      </w:r>
      <w:r w:rsidRPr="00BE609F">
        <w:rPr>
          <w:rFonts w:ascii="맑은 고딕" w:eastAsia="맑은 고딕" w:hAnsi="맑은 고딕"/>
          <w:rPrChange w:id="127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, </w:t>
      </w:r>
      <w:r w:rsidRPr="00BE609F">
        <w:rPr>
          <w:rFonts w:ascii="맑은 고딕" w:eastAsia="맑은 고딕" w:hAnsi="맑은 고딕" w:hint="eastAsia"/>
          <w:rPrChange w:id="128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이를</w:t>
      </w:r>
      <w:r w:rsidRPr="00BE609F">
        <w:rPr>
          <w:rFonts w:ascii="맑은 고딕" w:eastAsia="맑은 고딕" w:hAnsi="맑은 고딕"/>
          <w:rPrChange w:id="129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/>
          <w:i/>
          <w:iCs/>
          <w:rPrChange w:id="130" w:author="Bae Soo Hyeon" w:date="2022-08-18T14:19:00Z">
            <w:rPr>
              <w:rFonts w:ascii="맑은 고딕" w:eastAsia="맑은 고딕" w:hAnsi="맑은 고딕"/>
              <w:i/>
              <w:iCs/>
              <w:highlight w:val="lightGray"/>
            </w:rPr>
          </w:rPrChange>
        </w:rPr>
        <w:t>in vitro</w:t>
      </w:r>
      <w:r w:rsidRPr="00BE609F">
        <w:rPr>
          <w:rFonts w:ascii="맑은 고딕" w:eastAsia="맑은 고딕" w:hAnsi="맑은 고딕"/>
          <w:rPrChange w:id="131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-</w:t>
      </w:r>
      <w:r w:rsidRPr="00BE609F">
        <w:rPr>
          <w:rFonts w:ascii="맑은 고딕" w:eastAsia="맑은 고딕" w:hAnsi="맑은 고딕"/>
          <w:i/>
          <w:iCs/>
          <w:rPrChange w:id="132" w:author="Bae Soo Hyeon" w:date="2022-08-18T14:19:00Z">
            <w:rPr>
              <w:rFonts w:ascii="맑은 고딕" w:eastAsia="맑은 고딕" w:hAnsi="맑은 고딕"/>
              <w:i/>
              <w:iCs/>
              <w:highlight w:val="lightGray"/>
            </w:rPr>
          </w:rPrChange>
        </w:rPr>
        <w:t xml:space="preserve"> in vitro</w:t>
      </w:r>
      <w:r w:rsidRPr="00BE609F">
        <w:rPr>
          <w:rFonts w:ascii="맑은 고딕" w:eastAsia="맑은 고딕" w:hAnsi="맑은 고딕"/>
          <w:rPrChange w:id="133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extrapolation (IVIVE)</w:t>
      </w:r>
      <w:r w:rsidRPr="00BE609F">
        <w:rPr>
          <w:rFonts w:ascii="맑은 고딕" w:eastAsia="맑은 고딕" w:hAnsi="맑은 고딕" w:hint="eastAsia"/>
          <w:rPrChange w:id="134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를</w:t>
      </w:r>
      <w:r w:rsidRPr="00BE609F">
        <w:rPr>
          <w:rFonts w:ascii="맑은 고딕" w:eastAsia="맑은 고딕" w:hAnsi="맑은 고딕"/>
          <w:rPrChange w:id="135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통해 in vivo CL 계산에 활용하고자 할 때에는 ISEF </w:t>
      </w:r>
      <w:r w:rsidRPr="00BE609F">
        <w:rPr>
          <w:rFonts w:ascii="맑은 고딕" w:eastAsia="맑은 고딕" w:hAnsi="맑은 고딕" w:hint="eastAsia"/>
          <w:rPrChange w:id="136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또는</w:t>
      </w:r>
      <w:r w:rsidRPr="00BE609F">
        <w:rPr>
          <w:rFonts w:ascii="맑은 고딕" w:eastAsia="맑은 고딕" w:hAnsi="맑은 고딕"/>
          <w:rPrChange w:id="137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RAF </w:t>
      </w:r>
      <w:r w:rsidRPr="00BE609F">
        <w:rPr>
          <w:rFonts w:ascii="맑은 고딕" w:eastAsia="맑은 고딕" w:hAnsi="맑은 고딕" w:hint="eastAsia"/>
          <w:rPrChange w:id="138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등의</w:t>
      </w:r>
      <w:r w:rsidRPr="00BE609F">
        <w:rPr>
          <w:rFonts w:ascii="맑은 고딕" w:eastAsia="맑은 고딕" w:hAnsi="맑은 고딕"/>
          <w:rPrChange w:id="139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40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적절한</w:t>
      </w:r>
      <w:r w:rsidRPr="00BE609F">
        <w:rPr>
          <w:rFonts w:ascii="맑은 고딕" w:eastAsia="맑은 고딕" w:hAnsi="맑은 고딕"/>
          <w:rPrChange w:id="141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42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환산계수를</w:t>
      </w:r>
      <w:r w:rsidRPr="00BE609F">
        <w:rPr>
          <w:rFonts w:ascii="맑은 고딕" w:eastAsia="맑은 고딕" w:hAnsi="맑은 고딕"/>
          <w:rPrChange w:id="143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44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반영하여야</w:t>
      </w:r>
      <w:r w:rsidRPr="00BE609F">
        <w:rPr>
          <w:rFonts w:ascii="맑은 고딕" w:eastAsia="맑은 고딕" w:hAnsi="맑은 고딕"/>
          <w:rPrChange w:id="145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 xml:space="preserve"> </w:t>
      </w:r>
      <w:r w:rsidRPr="00BE609F">
        <w:rPr>
          <w:rFonts w:ascii="맑은 고딕" w:eastAsia="맑은 고딕" w:hAnsi="맑은 고딕" w:hint="eastAsia"/>
          <w:rPrChange w:id="146" w:author="Bae Soo Hyeon" w:date="2022-08-18T14:19:00Z">
            <w:rPr>
              <w:rFonts w:ascii="맑은 고딕" w:eastAsia="맑은 고딕" w:hAnsi="맑은 고딕" w:hint="eastAsia"/>
              <w:highlight w:val="lightGray"/>
            </w:rPr>
          </w:rPrChange>
        </w:rPr>
        <w:t>한다</w:t>
      </w:r>
      <w:r w:rsidRPr="00BE609F">
        <w:rPr>
          <w:rFonts w:ascii="맑은 고딕" w:eastAsia="맑은 고딕" w:hAnsi="맑은 고딕"/>
          <w:rPrChange w:id="147" w:author="Bae Soo Hyeon" w:date="2022-08-18T14:19:00Z">
            <w:rPr>
              <w:rFonts w:ascii="맑은 고딕" w:eastAsia="맑은 고딕" w:hAnsi="맑은 고딕"/>
              <w:highlight w:val="lightGray"/>
            </w:rPr>
          </w:rPrChange>
        </w:rPr>
        <w:t>.</w:t>
      </w:r>
      <w:r>
        <w:rPr>
          <w:rFonts w:ascii="맑은 고딕" w:eastAsia="맑은 고딕" w:hAnsi="맑은 고딕"/>
        </w:rPr>
        <w:t xml:space="preserve"> </w:t>
      </w:r>
    </w:p>
    <w:p w14:paraId="4B14021F" w14:textId="15103485" w:rsidR="00926A4F" w:rsidRPr="00FA6894" w:rsidRDefault="00926A4F" w:rsidP="006A0554">
      <w:pPr>
        <w:rPr>
          <w:rFonts w:ascii="맑은 고딕" w:eastAsia="맑은 고딕" w:hAnsi="맑은 고딕"/>
        </w:rPr>
      </w:pPr>
    </w:p>
    <w:p w14:paraId="2A0A9A20" w14:textId="2EBABC4D" w:rsidR="006A0554" w:rsidRDefault="00926A4F" w:rsidP="00EA6043">
      <w:pPr>
        <w:rPr>
          <w:rFonts w:ascii="맑은 고딕" w:eastAsia="맑은 고딕" w:hAnsi="맑은 고딕"/>
        </w:rPr>
      </w:pPr>
      <w:r w:rsidRPr="00926A4F">
        <w:rPr>
          <w:rFonts w:ascii="맑은 고딕" w:eastAsia="맑은 고딕" w:hAnsi="맑은 고딕"/>
          <w:noProof/>
        </w:rPr>
        <w:drawing>
          <wp:inline distT="0" distB="0" distL="0" distR="0" wp14:anchorId="4CD6A82B" wp14:editId="1C84D569">
            <wp:extent cx="5731510" cy="2124710"/>
            <wp:effectExtent l="0" t="0" r="2540" b="8890"/>
            <wp:docPr id="23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8D040049-2636-7BF4-4997-BBCB8BC75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8D040049-2636-7BF4-4997-BBCB8BC756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l="3843"/>
                    <a:stretch/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86F8" w14:textId="523413F2" w:rsidR="006A0554" w:rsidRDefault="006A0554" w:rsidP="006A05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5.8 </w:t>
      </w: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ecombinant C</w:t>
      </w:r>
      <w:r>
        <w:rPr>
          <w:rFonts w:ascii="맑은 고딕" w:eastAsia="맑은 고딕" w:hAnsi="맑은 고딕" w:hint="eastAsia"/>
        </w:rPr>
        <w:t>Y</w:t>
      </w:r>
      <w:r>
        <w:rPr>
          <w:rFonts w:ascii="맑은 고딕" w:eastAsia="맑은 고딕" w:hAnsi="맑은 고딕"/>
        </w:rPr>
        <w:t xml:space="preserve">P </w:t>
      </w:r>
      <w:r>
        <w:rPr>
          <w:rFonts w:ascii="맑은 고딕" w:eastAsia="맑은 고딕" w:hAnsi="맑은 고딕" w:hint="eastAsia"/>
        </w:rPr>
        <w:t>동효소를 이용한 r</w:t>
      </w:r>
      <w:r>
        <w:rPr>
          <w:rFonts w:ascii="맑은 고딕" w:eastAsia="맑은 고딕" w:hAnsi="맑은 고딕"/>
        </w:rPr>
        <w:t xml:space="preserve">eaction phenotyping </w:t>
      </w:r>
      <w:r w:rsidR="00D15CF2">
        <w:rPr>
          <w:rFonts w:ascii="맑은 고딕" w:eastAsia="맑은 고딕" w:hAnsi="맑은 고딕" w:hint="eastAsia"/>
        </w:rPr>
        <w:t xml:space="preserve">예 </w:t>
      </w:r>
      <w:r>
        <w:rPr>
          <w:rFonts w:ascii="맑은 고딕" w:eastAsia="맑은 고딕" w:hAnsi="맑은 고딕"/>
        </w:rPr>
        <w:t>(metabolite-formation method)</w:t>
      </w:r>
      <w:r w:rsidR="00FC2CA2">
        <w:rPr>
          <w:rFonts w:ascii="맑은 고딕" w:eastAsia="맑은 고딕" w:hAnsi="맑은 고딕"/>
        </w:rPr>
        <w:t xml:space="preserve"> [3]</w:t>
      </w:r>
      <w:r w:rsidR="00926A4F">
        <w:rPr>
          <w:rFonts w:ascii="맑은 고딕" w:eastAsia="맑은 고딕" w:hAnsi="맑은 고딕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대사체의 </w:t>
      </w:r>
      <w:proofErr w:type="spellStart"/>
      <w:r>
        <w:rPr>
          <w:rFonts w:ascii="맑은 고딕" w:eastAsia="맑은 고딕" w:hAnsi="맑은 고딕" w:hint="eastAsia"/>
        </w:rPr>
        <w:t>표준품</w:t>
      </w:r>
      <w:proofErr w:type="spellEnd"/>
      <w:r>
        <w:rPr>
          <w:rFonts w:ascii="맑은 고딕" w:eastAsia="맑은 고딕" w:hAnsi="맑은 고딕" w:hint="eastAsia"/>
        </w:rPr>
        <w:t xml:space="preserve"> 확보가 가능한 경우</w:t>
      </w:r>
    </w:p>
    <w:p w14:paraId="3DB3B4EC" w14:textId="41F79DA8" w:rsidR="004165A6" w:rsidRDefault="004165A6" w:rsidP="00F33AA9">
      <w:pPr>
        <w:rPr>
          <w:rFonts w:ascii="맑은 고딕" w:eastAsia="맑은 고딕" w:hAnsi="맑은 고딕"/>
          <w:highlight w:val="yellow"/>
        </w:rPr>
      </w:pPr>
    </w:p>
    <w:p w14:paraId="2388C71D" w14:textId="64E2128B" w:rsidR="0084664D" w:rsidRPr="00D72E1D" w:rsidRDefault="0084664D" w:rsidP="0084664D">
      <w:pPr>
        <w:pStyle w:val="a5"/>
        <w:numPr>
          <w:ilvl w:val="1"/>
          <w:numId w:val="21"/>
        </w:numPr>
        <w:ind w:leftChars="0" w:left="0" w:firstLine="0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>맺음말</w:t>
      </w:r>
    </w:p>
    <w:p w14:paraId="514B63E6" w14:textId="44F54B61" w:rsidR="002B5E1C" w:rsidRDefault="00C37F33" w:rsidP="0084664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신약개발 과정에서</w:t>
      </w:r>
      <w:r>
        <w:rPr>
          <w:rFonts w:ascii="맑은 고딕" w:eastAsia="맑은 고딕" w:hAnsi="맑은 고딕"/>
        </w:rPr>
        <w:t xml:space="preserve"> in vitro </w:t>
      </w:r>
      <w:r>
        <w:rPr>
          <w:rFonts w:ascii="맑은 고딕" w:eastAsia="맑은 고딕" w:hAnsi="맑은 고딕" w:hint="eastAsia"/>
        </w:rPr>
        <w:t>약물대사를 평가</w:t>
      </w:r>
      <w:r w:rsidR="0069544A">
        <w:rPr>
          <w:rFonts w:ascii="맑은 고딕" w:eastAsia="맑은 고딕" w:hAnsi="맑은 고딕" w:hint="eastAsia"/>
        </w:rPr>
        <w:t xml:space="preserve"> 실험은 필수적이다.</w:t>
      </w:r>
      <w:r w:rsidR="0069544A">
        <w:rPr>
          <w:rFonts w:ascii="맑은 고딕" w:eastAsia="맑은 고딕" w:hAnsi="맑은 고딕"/>
        </w:rPr>
        <w:t xml:space="preserve"> </w:t>
      </w:r>
      <w:r w:rsidR="0069544A">
        <w:rPr>
          <w:rFonts w:ascii="맑은 고딕" w:eastAsia="맑은 고딕" w:hAnsi="맑은 고딕" w:hint="eastAsia"/>
        </w:rPr>
        <w:t>임상진입 전,</w:t>
      </w:r>
      <w:r w:rsidR="0069544A">
        <w:rPr>
          <w:rFonts w:ascii="맑은 고딕" w:eastAsia="맑은 고딕" w:hAnsi="맑은 고딕"/>
        </w:rPr>
        <w:t xml:space="preserve"> </w:t>
      </w:r>
      <w:r w:rsidR="0069544A">
        <w:rPr>
          <w:rFonts w:ascii="맑은 고딕" w:eastAsia="맑은 고딕" w:hAnsi="맑은 고딕" w:hint="eastAsia"/>
        </w:rPr>
        <w:t xml:space="preserve">후보물질의 대사 특성을 잘 파악하고 질 높은 정량적인 파라미터들을 확보해 </w:t>
      </w:r>
      <w:r w:rsidR="0055468A">
        <w:rPr>
          <w:rFonts w:ascii="맑은 고딕" w:eastAsia="맑은 고딕" w:hAnsi="맑은 고딕" w:hint="eastAsia"/>
        </w:rPr>
        <w:t xml:space="preserve">두는 것은 </w:t>
      </w:r>
      <w:r w:rsidR="00D62E6B">
        <w:rPr>
          <w:rFonts w:ascii="맑은 고딕" w:eastAsia="맑은 고딕" w:hAnsi="맑은 고딕" w:hint="eastAsia"/>
        </w:rPr>
        <w:t>임상개발 과정에서 시간과 비용을 줄이는데 중요한 역할을 할 수 있다.</w:t>
      </w:r>
      <w:r w:rsidR="009C6ED5">
        <w:rPr>
          <w:rFonts w:ascii="맑은 고딕" w:eastAsia="맑은 고딕" w:hAnsi="맑은 고딕"/>
        </w:rPr>
        <w:t xml:space="preserve"> </w:t>
      </w:r>
      <w:r w:rsidR="009C6ED5">
        <w:rPr>
          <w:rFonts w:ascii="맑은 고딕" w:eastAsia="맑은 고딕" w:hAnsi="맑은 고딕" w:hint="eastAsia"/>
        </w:rPr>
        <w:t>대사 평가 데이터는</w:t>
      </w:r>
      <w:r w:rsidR="008B49FE">
        <w:rPr>
          <w:rFonts w:ascii="맑은 고딕" w:eastAsia="맑은 고딕" w:hAnsi="맑은 고딕" w:hint="eastAsia"/>
        </w:rPr>
        <w:t xml:space="preserve"> 임상진입을 위한 허가</w:t>
      </w:r>
      <w:r w:rsidR="00B60A6A">
        <w:rPr>
          <w:rFonts w:ascii="맑은 고딕" w:eastAsia="맑은 고딕" w:hAnsi="맑은 고딕" w:hint="eastAsia"/>
        </w:rPr>
        <w:t xml:space="preserve">기관 제출 </w:t>
      </w:r>
      <w:r w:rsidR="008B49FE">
        <w:rPr>
          <w:rFonts w:ascii="맑은 고딕" w:eastAsia="맑은 고딕" w:hAnsi="맑은 고딕" w:hint="eastAsia"/>
        </w:rPr>
        <w:t xml:space="preserve">자료로 </w:t>
      </w:r>
      <w:r w:rsidR="006473BA">
        <w:rPr>
          <w:rFonts w:ascii="맑은 고딕" w:eastAsia="맑은 고딕" w:hAnsi="맑은 고딕" w:hint="eastAsia"/>
        </w:rPr>
        <w:t>확보되어야</w:t>
      </w:r>
      <w:r w:rsidR="006473BA">
        <w:rPr>
          <w:rFonts w:ascii="맑은 고딕" w:eastAsia="맑은 고딕" w:hAnsi="맑은 고딕"/>
        </w:rPr>
        <w:t xml:space="preserve"> </w:t>
      </w:r>
      <w:r w:rsidR="006473BA">
        <w:rPr>
          <w:rFonts w:ascii="맑은 고딕" w:eastAsia="맑은 고딕" w:hAnsi="맑은 고딕" w:hint="eastAsia"/>
        </w:rPr>
        <w:t>하며</w:t>
      </w:r>
      <w:r w:rsidR="008B49FE">
        <w:rPr>
          <w:rFonts w:ascii="맑은 고딕" w:eastAsia="맑은 고딕" w:hAnsi="맑은 고딕" w:hint="eastAsia"/>
        </w:rPr>
        <w:t>,</w:t>
      </w:r>
      <w:r w:rsidR="008B49FE">
        <w:rPr>
          <w:rFonts w:ascii="맑은 고딕" w:eastAsia="맑은 고딕" w:hAnsi="맑은 고딕"/>
        </w:rPr>
        <w:t xml:space="preserve"> </w:t>
      </w:r>
      <w:r w:rsidR="008B49FE">
        <w:rPr>
          <w:rFonts w:ascii="맑은 고딕" w:eastAsia="맑은 고딕" w:hAnsi="맑은 고딕" w:hint="eastAsia"/>
        </w:rPr>
        <w:t>그 외</w:t>
      </w:r>
      <w:r w:rsidR="00B60A6A">
        <w:rPr>
          <w:rFonts w:ascii="맑은 고딕" w:eastAsia="맑은 고딕" w:hAnsi="맑은 고딕" w:hint="eastAsia"/>
        </w:rPr>
        <w:t>,</w:t>
      </w:r>
      <w:r w:rsidR="00B60A6A">
        <w:rPr>
          <w:rFonts w:ascii="맑은 고딕" w:eastAsia="맑은 고딕" w:hAnsi="맑은 고딕"/>
        </w:rPr>
        <w:t xml:space="preserve"> </w:t>
      </w:r>
      <w:r w:rsidR="00B60A6A">
        <w:rPr>
          <w:rFonts w:ascii="맑은 고딕" w:eastAsia="맑은 고딕" w:hAnsi="맑은 고딕" w:hint="eastAsia"/>
        </w:rPr>
        <w:t>임상 진입 후,</w:t>
      </w:r>
      <w:r w:rsidR="00D62E6B">
        <w:rPr>
          <w:rFonts w:ascii="맑은 고딕" w:eastAsia="맑은 고딕" w:hAnsi="맑은 고딕"/>
        </w:rPr>
        <w:t xml:space="preserve"> </w:t>
      </w:r>
      <w:r w:rsidR="00D62E6B">
        <w:rPr>
          <w:rFonts w:ascii="맑은 고딕" w:eastAsia="맑은 고딕" w:hAnsi="맑은 고딕" w:hint="eastAsia"/>
        </w:rPr>
        <w:t>P</w:t>
      </w:r>
      <w:r w:rsidR="00D62E6B">
        <w:rPr>
          <w:rFonts w:ascii="맑은 고딕" w:eastAsia="맑은 고딕" w:hAnsi="맑은 고딕"/>
        </w:rPr>
        <w:t xml:space="preserve">BPK </w:t>
      </w:r>
      <w:r w:rsidR="00D62E6B">
        <w:rPr>
          <w:rFonts w:ascii="맑은 고딕" w:eastAsia="맑은 고딕" w:hAnsi="맑은 고딕" w:hint="eastAsia"/>
        </w:rPr>
        <w:t>모델 개발에 필수적으로 활용되어,</w:t>
      </w:r>
      <w:r w:rsidR="001F2B7C">
        <w:rPr>
          <w:rFonts w:ascii="맑은 고딕" w:eastAsia="맑은 고딕" w:hAnsi="맑은 고딕"/>
        </w:rPr>
        <w:t xml:space="preserve"> </w:t>
      </w:r>
      <w:r w:rsidR="00350A81">
        <w:rPr>
          <w:rFonts w:ascii="맑은 고딕" w:eastAsia="맑은 고딕" w:hAnsi="맑은 고딕" w:hint="eastAsia"/>
        </w:rPr>
        <w:t>병용약물과의 약동학적 상호작용 평가</w:t>
      </w:r>
      <w:r w:rsidR="001B1F6A">
        <w:rPr>
          <w:rFonts w:ascii="맑은 고딕" w:eastAsia="맑은 고딕" w:hAnsi="맑은 고딕" w:hint="eastAsia"/>
        </w:rPr>
        <w:t>,</w:t>
      </w:r>
      <w:r w:rsidR="00350A81">
        <w:rPr>
          <w:rFonts w:ascii="맑은 고딕" w:eastAsia="맑은 고딕" w:hAnsi="맑은 고딕" w:hint="eastAsia"/>
        </w:rPr>
        <w:t xml:space="preserve"> 다양한 환자군</w:t>
      </w:r>
      <w:r w:rsidR="00350A81">
        <w:rPr>
          <w:rFonts w:ascii="맑은 고딕" w:eastAsia="맑은 고딕" w:hAnsi="맑은 고딕"/>
        </w:rPr>
        <w:t>(</w:t>
      </w:r>
      <w:r w:rsidR="008B61C0">
        <w:rPr>
          <w:rFonts w:ascii="맑은 고딕" w:eastAsia="맑은 고딕" w:hAnsi="맑은 고딕" w:hint="eastAsia"/>
        </w:rPr>
        <w:t>예.</w:t>
      </w:r>
      <w:r w:rsidR="008B61C0">
        <w:rPr>
          <w:rFonts w:ascii="맑은 고딕" w:eastAsia="맑은 고딕" w:hAnsi="맑은 고딕"/>
        </w:rPr>
        <w:t xml:space="preserve"> </w:t>
      </w:r>
      <w:r w:rsidR="00350A81">
        <w:rPr>
          <w:rFonts w:ascii="맑은 고딕" w:eastAsia="맑은 고딕" w:hAnsi="맑은 고딕" w:hint="eastAsia"/>
        </w:rPr>
        <w:t>간</w:t>
      </w:r>
      <w:r w:rsidR="00350A81">
        <w:rPr>
          <w:rFonts w:ascii="맑은 고딕" w:eastAsia="맑은 고딕" w:hAnsi="맑은 고딕"/>
        </w:rPr>
        <w:t xml:space="preserve"> </w:t>
      </w:r>
      <w:r w:rsidR="00350A81">
        <w:rPr>
          <w:rFonts w:ascii="맑은 고딕" w:eastAsia="맑은 고딕" w:hAnsi="맑은 고딕" w:hint="eastAsia"/>
        </w:rPr>
        <w:t>및 신장 기능 저하 환자군,</w:t>
      </w:r>
      <w:r w:rsidR="00350A81">
        <w:rPr>
          <w:rFonts w:ascii="맑은 고딕" w:eastAsia="맑은 고딕" w:hAnsi="맑은 고딕"/>
        </w:rPr>
        <w:t xml:space="preserve"> </w:t>
      </w:r>
      <w:r w:rsidR="00350A81">
        <w:rPr>
          <w:rFonts w:ascii="맑은 고딕" w:eastAsia="맑은 고딕" w:hAnsi="맑은 고딕" w:hint="eastAsia"/>
        </w:rPr>
        <w:t>등)</w:t>
      </w:r>
      <w:r w:rsidR="008B61C0">
        <w:rPr>
          <w:rFonts w:ascii="맑은 고딕" w:eastAsia="맑은 고딕" w:hAnsi="맑은 고딕" w:hint="eastAsia"/>
        </w:rPr>
        <w:t xml:space="preserve">에서의 </w:t>
      </w:r>
      <w:proofErr w:type="spellStart"/>
      <w:r w:rsidR="008B61C0">
        <w:rPr>
          <w:rFonts w:ascii="맑은 고딕" w:eastAsia="맑은 고딕" w:hAnsi="맑은 고딕" w:hint="eastAsia"/>
        </w:rPr>
        <w:t>약동학</w:t>
      </w:r>
      <w:proofErr w:type="spellEnd"/>
      <w:r w:rsidR="008B61C0">
        <w:rPr>
          <w:rFonts w:ascii="맑은 고딕" w:eastAsia="맑은 고딕" w:hAnsi="맑은 고딕" w:hint="eastAsia"/>
        </w:rPr>
        <w:t xml:space="preserve"> 평가, </w:t>
      </w:r>
      <w:r w:rsidR="001B1F6A">
        <w:rPr>
          <w:rFonts w:ascii="맑은 고딕" w:eastAsia="맑은 고딕" w:hAnsi="맑은 고딕" w:hint="eastAsia"/>
        </w:rPr>
        <w:t xml:space="preserve">및 </w:t>
      </w:r>
      <w:r w:rsidR="008B61C0">
        <w:rPr>
          <w:rFonts w:ascii="맑은 고딕" w:eastAsia="맑은 고딕" w:hAnsi="맑은 고딕" w:hint="eastAsia"/>
        </w:rPr>
        <w:t xml:space="preserve">인종간의 </w:t>
      </w:r>
      <w:proofErr w:type="spellStart"/>
      <w:r w:rsidR="008B61C0">
        <w:rPr>
          <w:rFonts w:ascii="맑은 고딕" w:eastAsia="맑은 고딕" w:hAnsi="맑은 고딕" w:hint="eastAsia"/>
        </w:rPr>
        <w:t>약동학</w:t>
      </w:r>
      <w:proofErr w:type="spellEnd"/>
      <w:r w:rsidR="008B61C0">
        <w:rPr>
          <w:rFonts w:ascii="맑은 고딕" w:eastAsia="맑은 고딕" w:hAnsi="맑은 고딕" w:hint="eastAsia"/>
        </w:rPr>
        <w:t xml:space="preserve"> 차이 등</w:t>
      </w:r>
      <w:r w:rsidR="001B1F6A">
        <w:rPr>
          <w:rFonts w:ascii="맑은 고딕" w:eastAsia="맑은 고딕" w:hAnsi="맑은 고딕" w:hint="eastAsia"/>
        </w:rPr>
        <w:t xml:space="preserve">의 </w:t>
      </w:r>
      <w:r w:rsidR="001F2B7C">
        <w:rPr>
          <w:rFonts w:ascii="맑은 고딕" w:eastAsia="맑은 고딕" w:hAnsi="맑은 고딕" w:hint="eastAsia"/>
        </w:rPr>
        <w:t>평가에 사용</w:t>
      </w:r>
      <w:r w:rsidR="00B60A6A">
        <w:rPr>
          <w:rFonts w:ascii="맑은 고딕" w:eastAsia="맑은 고딕" w:hAnsi="맑은 고딕" w:hint="eastAsia"/>
        </w:rPr>
        <w:t>될 수 있다</w:t>
      </w:r>
      <w:r w:rsidR="001F2B7C">
        <w:rPr>
          <w:rFonts w:ascii="맑은 고딕" w:eastAsia="맑은 고딕" w:hAnsi="맑은 고딕" w:hint="eastAsia"/>
        </w:rPr>
        <w:t>.</w:t>
      </w:r>
      <w:r w:rsidR="006473BA">
        <w:rPr>
          <w:rFonts w:ascii="맑은 고딕" w:eastAsia="맑은 고딕" w:hAnsi="맑은 고딕"/>
        </w:rPr>
        <w:t xml:space="preserve"> </w:t>
      </w:r>
      <w:r w:rsidR="002B5E1C">
        <w:rPr>
          <w:rFonts w:ascii="맑은 고딕" w:eastAsia="맑은 고딕" w:hAnsi="맑은 고딕"/>
        </w:rPr>
        <w:br w:type="page"/>
      </w:r>
    </w:p>
    <w:p w14:paraId="11599904" w14:textId="77777777" w:rsidR="0084664D" w:rsidRDefault="0084664D" w:rsidP="0084664D">
      <w:pPr>
        <w:rPr>
          <w:rFonts w:ascii="맑은 고딕" w:eastAsia="맑은 고딕" w:hAnsi="맑은 고딕" w:hint="eastAsia"/>
        </w:rPr>
      </w:pPr>
    </w:p>
    <w:p w14:paraId="3A06D0B9" w14:textId="7F51E8CC" w:rsidR="005B5F44" w:rsidRDefault="005B5F44" w:rsidP="005F70F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참고문헌</w:t>
      </w:r>
    </w:p>
    <w:p w14:paraId="61CF172A" w14:textId="7784D5D2" w:rsidR="002F18B8" w:rsidRDefault="005C54B3" w:rsidP="00C85939">
      <w:pPr>
        <w:rPr>
          <w:ins w:id="148" w:author="Bae Soo Hyeon" w:date="2022-08-18T14:03:00Z"/>
          <w:rFonts w:ascii="맑은 고딕" w:eastAsia="맑은 고딕" w:hAnsi="맑은 고딕"/>
        </w:rPr>
      </w:pPr>
      <w:ins w:id="149" w:author="Bae Soo Hyeon" w:date="2022-08-18T11:40:00Z">
        <w:r>
          <w:rPr>
            <w:rFonts w:ascii="맑은 고딕" w:eastAsia="맑은 고딕" w:hAnsi="맑은 고딕" w:hint="eastAsia"/>
          </w:rPr>
          <w:t>[</w:t>
        </w:r>
        <w:r>
          <w:rPr>
            <w:rFonts w:ascii="맑은 고딕" w:eastAsia="맑은 고딕" w:hAnsi="맑은 고딕"/>
          </w:rPr>
          <w:t>1] U</w:t>
        </w:r>
      </w:ins>
      <w:ins w:id="150" w:author="Bae Soo Hyeon" w:date="2022-08-18T12:29:00Z">
        <w:r w:rsidR="00AA1A16">
          <w:rPr>
            <w:rFonts w:ascii="맑은 고딕" w:eastAsia="맑은 고딕" w:hAnsi="맑은 고딕"/>
          </w:rPr>
          <w:t>.</w:t>
        </w:r>
      </w:ins>
      <w:ins w:id="151" w:author="Bae Soo Hyeon" w:date="2022-08-18T11:40:00Z">
        <w:r>
          <w:rPr>
            <w:rFonts w:ascii="맑은 고딕" w:eastAsia="맑은 고딕" w:hAnsi="맑은 고딕"/>
          </w:rPr>
          <w:t>S</w:t>
        </w:r>
      </w:ins>
      <w:ins w:id="152" w:author="Bae Soo Hyeon" w:date="2022-08-18T12:29:00Z">
        <w:r w:rsidR="00AA1A16">
          <w:rPr>
            <w:rFonts w:ascii="맑은 고딕" w:eastAsia="맑은 고딕" w:hAnsi="맑은 고딕"/>
          </w:rPr>
          <w:t>.</w:t>
        </w:r>
        <w:r w:rsidR="002F18B8">
          <w:rPr>
            <w:rFonts w:ascii="맑은 고딕" w:eastAsia="맑은 고딕" w:hAnsi="맑은 고딕"/>
          </w:rPr>
          <w:t xml:space="preserve"> Food and Drug Administration. </w:t>
        </w:r>
      </w:ins>
      <w:ins w:id="153" w:author="Bae Soo Hyeon" w:date="2022-08-18T14:02:00Z">
        <w:r w:rsidR="00025AA0">
          <w:rPr>
            <w:rFonts w:ascii="맑은 고딕" w:eastAsia="맑은 고딕" w:hAnsi="맑은 고딕"/>
          </w:rPr>
          <w:t xml:space="preserve">2020. </w:t>
        </w:r>
      </w:ins>
      <w:ins w:id="154" w:author="Bae Soo Hyeon" w:date="2022-08-18T12:29:00Z">
        <w:r w:rsidR="002F18B8">
          <w:rPr>
            <w:rFonts w:ascii="맑은 고딕" w:eastAsia="맑은 고딕" w:hAnsi="맑은 고딕"/>
          </w:rPr>
          <w:t>In vitro drug interaction studies – Cytochrome P450 enz</w:t>
        </w:r>
      </w:ins>
      <w:ins w:id="155" w:author="Bae Soo Hyeon" w:date="2022-08-18T12:30:00Z">
        <w:r w:rsidR="002F18B8">
          <w:rPr>
            <w:rFonts w:ascii="맑은 고딕" w:eastAsia="맑은 고딕" w:hAnsi="맑은 고딕"/>
          </w:rPr>
          <w:t>yme- and transporter- mediated drug interactions. Guidance for Industry</w:t>
        </w:r>
        <w:r w:rsidR="00C85939">
          <w:rPr>
            <w:rFonts w:ascii="맑은 고딕" w:eastAsia="맑은 고딕" w:hAnsi="맑은 고딕"/>
          </w:rPr>
          <w:t xml:space="preserve"> </w:t>
        </w:r>
        <w:r w:rsidR="00C85939" w:rsidRPr="00C85939">
          <w:rPr>
            <w:rFonts w:ascii="맑은 고딕" w:eastAsia="맑은 고딕" w:hAnsi="맑은 고딕"/>
          </w:rPr>
          <w:t xml:space="preserve">[Internet]. </w:t>
        </w:r>
      </w:ins>
      <w:ins w:id="156" w:author="Bae Soo Hyeon" w:date="2022-08-18T14:03:00Z">
        <w:r w:rsidR="00025AA0">
          <w:rPr>
            <w:rFonts w:ascii="맑은 고딕" w:eastAsia="맑은 고딕" w:hAnsi="맑은 고딕"/>
          </w:rPr>
          <w:fldChar w:fldCharType="begin"/>
        </w:r>
        <w:r w:rsidR="00025AA0">
          <w:rPr>
            <w:rFonts w:ascii="맑은 고딕" w:eastAsia="맑은 고딕" w:hAnsi="맑은 고딕"/>
          </w:rPr>
          <w:instrText xml:space="preserve"> HYPERLINK "</w:instrText>
        </w:r>
      </w:ins>
      <w:ins w:id="157" w:author="Bae Soo Hyeon" w:date="2022-08-18T12:30:00Z">
        <w:r w:rsidR="00025AA0" w:rsidRPr="00C85939">
          <w:rPr>
            <w:rFonts w:ascii="맑은 고딕" w:eastAsia="맑은 고딕" w:hAnsi="맑은 고딕"/>
          </w:rPr>
          <w:instrText>https://www.fda.gov/media/134582/download</w:instrText>
        </w:r>
      </w:ins>
      <w:ins w:id="158" w:author="Bae Soo Hyeon" w:date="2022-08-18T14:03:00Z">
        <w:r w:rsidR="00025AA0">
          <w:rPr>
            <w:rFonts w:ascii="맑은 고딕" w:eastAsia="맑은 고딕" w:hAnsi="맑은 고딕"/>
          </w:rPr>
          <w:instrText xml:space="preserve">" </w:instrText>
        </w:r>
        <w:r w:rsidR="00025AA0">
          <w:rPr>
            <w:rFonts w:ascii="맑은 고딕" w:eastAsia="맑은 고딕" w:hAnsi="맑은 고딕"/>
          </w:rPr>
          <w:fldChar w:fldCharType="separate"/>
        </w:r>
      </w:ins>
      <w:ins w:id="159" w:author="Bae Soo Hyeon" w:date="2022-08-18T12:30:00Z">
        <w:r w:rsidR="00025AA0" w:rsidRPr="00C57FCE">
          <w:rPr>
            <w:rStyle w:val="a6"/>
            <w:rFonts w:ascii="맑은 고딕" w:eastAsia="맑은 고딕" w:hAnsi="맑은 고딕"/>
          </w:rPr>
          <w:t>https://www.fda.gov/media/134582/download</w:t>
        </w:r>
      </w:ins>
      <w:ins w:id="160" w:author="Bae Soo Hyeon" w:date="2022-08-18T14:03:00Z">
        <w:r w:rsidR="00025AA0">
          <w:rPr>
            <w:rFonts w:ascii="맑은 고딕" w:eastAsia="맑은 고딕" w:hAnsi="맑은 고딕"/>
          </w:rPr>
          <w:fldChar w:fldCharType="end"/>
        </w:r>
      </w:ins>
      <w:ins w:id="161" w:author="Bae Soo Hyeon" w:date="2022-08-18T12:30:00Z">
        <w:r w:rsidR="00C85939" w:rsidRPr="00C85939">
          <w:rPr>
            <w:rFonts w:ascii="맑은 고딕" w:eastAsia="맑은 고딕" w:hAnsi="맑은 고딕"/>
          </w:rPr>
          <w:t>.</w:t>
        </w:r>
      </w:ins>
    </w:p>
    <w:p w14:paraId="49058FE8" w14:textId="16830908" w:rsidR="00025AA0" w:rsidRDefault="00025AA0" w:rsidP="00C85939">
      <w:pPr>
        <w:rPr>
          <w:rFonts w:ascii="맑은 고딕" w:eastAsia="맑은 고딕" w:hAnsi="맑은 고딕"/>
        </w:rPr>
      </w:pPr>
      <w:ins w:id="162" w:author="Bae Soo Hyeon" w:date="2022-08-18T14:03:00Z">
        <w:r>
          <w:rPr>
            <w:rFonts w:ascii="맑은 고딕" w:eastAsia="맑은 고딕" w:hAnsi="맑은 고딕"/>
          </w:rPr>
          <w:t xml:space="preserve">[2] </w:t>
        </w:r>
        <w:r>
          <w:rPr>
            <w:rFonts w:ascii="맑은 고딕" w:eastAsia="맑은 고딕" w:hAnsi="맑은 고딕" w:hint="eastAsia"/>
          </w:rPr>
          <w:t>E</w:t>
        </w:r>
        <w:r>
          <w:rPr>
            <w:rFonts w:ascii="맑은 고딕" w:eastAsia="맑은 고딕" w:hAnsi="맑은 고딕"/>
          </w:rPr>
          <w:t>uropean Medi</w:t>
        </w:r>
        <w:r w:rsidR="00F35C3E">
          <w:rPr>
            <w:rFonts w:ascii="맑은 고딕" w:eastAsia="맑은 고딕" w:hAnsi="맑은 고딕"/>
          </w:rPr>
          <w:t>cines Agency. 2012. Guideline on the investig</w:t>
        </w:r>
      </w:ins>
      <w:ins w:id="163" w:author="Bae Soo Hyeon" w:date="2022-08-18T14:04:00Z">
        <w:r w:rsidR="00F35C3E">
          <w:rPr>
            <w:rFonts w:ascii="맑은 고딕" w:eastAsia="맑은 고딕" w:hAnsi="맑은 고딕"/>
          </w:rPr>
          <w:t>ation of drug interactions</w:t>
        </w:r>
        <w:r w:rsidR="000064D5">
          <w:rPr>
            <w:rFonts w:ascii="맑은 고딕" w:eastAsia="맑은 고딕" w:hAnsi="맑은 고딕"/>
          </w:rPr>
          <w:t xml:space="preserve"> [Internet].  </w:t>
        </w:r>
      </w:ins>
      <w:r w:rsidR="00FC2CA2">
        <w:rPr>
          <w:rFonts w:ascii="맑은 고딕" w:eastAsia="맑은 고딕" w:hAnsi="맑은 고딕"/>
        </w:rPr>
        <w:fldChar w:fldCharType="begin"/>
      </w:r>
      <w:r w:rsidR="00FC2CA2">
        <w:rPr>
          <w:rFonts w:ascii="맑은 고딕" w:eastAsia="맑은 고딕" w:hAnsi="맑은 고딕"/>
        </w:rPr>
        <w:instrText xml:space="preserve"> HYPERLINK "</w:instrText>
      </w:r>
      <w:ins w:id="164" w:author="Bae Soo Hyeon" w:date="2022-08-18T14:04:00Z">
        <w:r w:rsidR="00FC2CA2" w:rsidRPr="000064D5">
          <w:rPr>
            <w:rFonts w:ascii="맑은 고딕" w:eastAsia="맑은 고딕" w:hAnsi="맑은 고딕"/>
          </w:rPr>
          <w:instrText>https://www.ema.europa.eu/en/documents/scientific-guideline/guideline-investigation-drug-interactions-revision-1_en.pdf</w:instrText>
        </w:r>
      </w:ins>
      <w:r w:rsidR="00FC2CA2">
        <w:rPr>
          <w:rFonts w:ascii="맑은 고딕" w:eastAsia="맑은 고딕" w:hAnsi="맑은 고딕"/>
        </w:rPr>
        <w:instrText xml:space="preserve">" </w:instrText>
      </w:r>
      <w:r w:rsidR="00FC2CA2">
        <w:rPr>
          <w:rFonts w:ascii="맑은 고딕" w:eastAsia="맑은 고딕" w:hAnsi="맑은 고딕"/>
        </w:rPr>
        <w:fldChar w:fldCharType="separate"/>
      </w:r>
      <w:ins w:id="165" w:author="Bae Soo Hyeon" w:date="2022-08-18T14:04:00Z">
        <w:r w:rsidR="00FC2CA2" w:rsidRPr="00100E5E">
          <w:rPr>
            <w:rStyle w:val="a6"/>
            <w:rFonts w:ascii="맑은 고딕" w:eastAsia="맑은 고딕" w:hAnsi="맑은 고딕"/>
          </w:rPr>
          <w:t>https://www.ema.europa.eu/en/documents/scientific-guideline/guideline-investigation-drug-interactions-revision-1_en.pdf</w:t>
        </w:r>
      </w:ins>
      <w:r w:rsidR="00FC2CA2">
        <w:rPr>
          <w:rFonts w:ascii="맑은 고딕" w:eastAsia="맑은 고딕" w:hAnsi="맑은 고딕"/>
        </w:rPr>
        <w:fldChar w:fldCharType="end"/>
      </w:r>
      <w:ins w:id="166" w:author="Bae Soo Hyeon" w:date="2022-08-18T14:20:00Z">
        <w:r w:rsidR="00D82DC3">
          <w:rPr>
            <w:rFonts w:ascii="맑은 고딕" w:eastAsia="맑은 고딕" w:hAnsi="맑은 고딕"/>
          </w:rPr>
          <w:t>.</w:t>
        </w:r>
      </w:ins>
    </w:p>
    <w:p w14:paraId="3955A01B" w14:textId="73BA26B0" w:rsidR="00FC2CA2" w:rsidRPr="00FC2CA2" w:rsidRDefault="00FC2CA2" w:rsidP="00C85939">
      <w:pPr>
        <w:rPr>
          <w:ins w:id="167" w:author="Bae Soo Hyeon" w:date="2022-08-18T12:29:00Z"/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[3]. </w:t>
      </w:r>
      <w:proofErr w:type="spellStart"/>
      <w:r>
        <w:rPr>
          <w:rFonts w:ascii="맑은 고딕" w:eastAsia="맑은 고딕" w:hAnsi="맑은 고딕"/>
        </w:rPr>
        <w:t>Yanakakis</w:t>
      </w:r>
      <w:proofErr w:type="spellEnd"/>
      <w:r>
        <w:rPr>
          <w:rFonts w:ascii="맑은 고딕" w:eastAsia="맑은 고딕" w:hAnsi="맑은 고딕"/>
        </w:rPr>
        <w:t xml:space="preserve"> LJ and Bumpus NN. 2012. Biotransformation of the antiretroviral drug </w:t>
      </w:r>
      <w:r w:rsidR="008C1296">
        <w:rPr>
          <w:rFonts w:ascii="맑은 고딕" w:eastAsia="맑은 고딕" w:hAnsi="맑은 고딕"/>
        </w:rPr>
        <w:t>etravirine: Metabolite identification, reaction phenotyping, and characterization of autoinduction of cytochrome P450-dependent metabolism.</w:t>
      </w:r>
      <w:r w:rsidR="0084664D">
        <w:rPr>
          <w:rFonts w:ascii="맑은 고딕" w:eastAsia="맑은 고딕" w:hAnsi="맑은 고딕"/>
        </w:rPr>
        <w:t xml:space="preserve"> 40:803-814.</w:t>
      </w:r>
    </w:p>
    <w:p w14:paraId="21459212" w14:textId="77777777" w:rsidR="001D6354" w:rsidRDefault="001D6354" w:rsidP="0084664D">
      <w:pPr>
        <w:rPr>
          <w:rFonts w:ascii="맑은 고딕" w:eastAsia="맑은 고딕" w:hAnsi="맑은 고딕"/>
        </w:rPr>
      </w:pPr>
    </w:p>
    <w:sectPr w:rsidR="001D6354">
      <w:footerReference w:type="default" r:id="rId4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5" w:author="Bae Soo Hyeon" w:date="2022-07-27T11:42:00Z" w:initials="BSH">
    <w:p w14:paraId="5EE0B5E8" w14:textId="77777777" w:rsidR="00836E29" w:rsidRDefault="006E0F7E">
      <w:pPr>
        <w:pStyle w:val="ad"/>
      </w:pPr>
      <w:r>
        <w:rPr>
          <w:rStyle w:val="ac"/>
        </w:rPr>
        <w:annotationRef/>
      </w:r>
      <w:r w:rsidR="00836E29">
        <w:t>*부분을 각주로 달아서 아래에 작성하고 싶음..</w:t>
      </w:r>
    </w:p>
    <w:p w14:paraId="6DAF62F0" w14:textId="77777777" w:rsidR="00836E29" w:rsidRDefault="00836E29">
      <w:pPr>
        <w:pStyle w:val="ad"/>
      </w:pPr>
    </w:p>
    <w:p w14:paraId="299CDF0A" w14:textId="77777777" w:rsidR="00836E29" w:rsidRDefault="00836E29" w:rsidP="00D42281">
      <w:pPr>
        <w:pStyle w:val="ad"/>
      </w:pPr>
      <w:r>
        <w:t>간 대사능은 intrinsic clearance, CLint로 표현하는 것이 일반적이나, 간에서 약물의 disposition을 대사에 의한 부분 뿐만 아니라, 간세포 내외로 능동 수송 및 수동 확산되는 부분, 담즙으로 배설되는 부분으로 세분화하여 설명하거나, 각 과정을 구분짓기 위해 대사능을 CLint,met로 구체화하여 사용하기도 한다.</w:t>
      </w:r>
    </w:p>
  </w:comment>
  <w:comment w:id="36" w:author="Bae Soo Hyeon" w:date="2022-05-04T10:41:00Z" w:initials="BSH">
    <w:p w14:paraId="545A00FF" w14:textId="78E837B6" w:rsidR="00191A70" w:rsidRDefault="00191A70" w:rsidP="00E5083C">
      <w:pPr>
        <w:pStyle w:val="ad"/>
      </w:pPr>
      <w:r>
        <w:rPr>
          <w:rStyle w:val="ac"/>
        </w:rPr>
        <w:annotationRef/>
      </w:r>
      <w:r>
        <w:t>Abbriviation 확인 필요</w:t>
      </w:r>
    </w:p>
  </w:comment>
  <w:comment w:id="77" w:author="Bae Soo Hyeon" w:date="2022-08-18T11:37:00Z" w:initials="BSH">
    <w:p w14:paraId="02F7941B" w14:textId="77777777" w:rsidR="005F5F85" w:rsidRDefault="005F5F85" w:rsidP="00FE5722">
      <w:pPr>
        <w:pStyle w:val="ad"/>
      </w:pPr>
      <w:r>
        <w:rPr>
          <w:rStyle w:val="ac"/>
        </w:rPr>
        <w:annotationRef/>
      </w:r>
      <w:r>
        <w:t>그림 수정,  챕터 전체 그림 수정 필요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9CDF0A" w15:done="0"/>
  <w15:commentEx w15:paraId="545A00FF" w15:done="0"/>
  <w15:commentEx w15:paraId="02F794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BA33E" w16cex:dateUtc="2022-07-27T02:42:00Z"/>
  <w16cex:commentExtensible w16cex:durableId="261CD6F1" w16cex:dateUtc="2022-05-04T01:41:00Z"/>
  <w16cex:commentExtensible w16cex:durableId="26A8A2DE" w16cex:dateUtc="2022-08-18T02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9CDF0A" w16cid:durableId="268BA33E"/>
  <w16cid:commentId w16cid:paraId="545A00FF" w16cid:durableId="261CD6F1"/>
  <w16cid:commentId w16cid:paraId="02F7941B" w16cid:durableId="26A8A2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3A867" w14:textId="77777777" w:rsidR="00DA7C7B" w:rsidRDefault="00DA7C7B" w:rsidP="00E1360A">
      <w:pPr>
        <w:spacing w:after="0" w:line="240" w:lineRule="auto"/>
      </w:pPr>
      <w:r>
        <w:separator/>
      </w:r>
    </w:p>
  </w:endnote>
  <w:endnote w:type="continuationSeparator" w:id="0">
    <w:p w14:paraId="0EBF871F" w14:textId="77777777" w:rsidR="00DA7C7B" w:rsidRDefault="00DA7C7B" w:rsidP="00E13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8747493"/>
      <w:docPartObj>
        <w:docPartGallery w:val="Page Numbers (Bottom of Page)"/>
        <w:docPartUnique/>
      </w:docPartObj>
    </w:sdtPr>
    <w:sdtEndPr/>
    <w:sdtContent>
      <w:p w14:paraId="79E4F9E8" w14:textId="6B36C5BE" w:rsidR="00572E70" w:rsidRDefault="00572E7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17768">
          <w:rPr>
            <w:noProof/>
            <w:lang w:val="ko-KR"/>
          </w:rPr>
          <w:t>27</w:t>
        </w:r>
        <w:r>
          <w:fldChar w:fldCharType="end"/>
        </w:r>
      </w:p>
    </w:sdtContent>
  </w:sdt>
  <w:p w14:paraId="581AC760" w14:textId="77777777" w:rsidR="00572E70" w:rsidRDefault="00572E7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5E3A5" w14:textId="77777777" w:rsidR="00DA7C7B" w:rsidRDefault="00DA7C7B" w:rsidP="00E1360A">
      <w:pPr>
        <w:spacing w:after="0" w:line="240" w:lineRule="auto"/>
      </w:pPr>
      <w:r>
        <w:separator/>
      </w:r>
    </w:p>
  </w:footnote>
  <w:footnote w:type="continuationSeparator" w:id="0">
    <w:p w14:paraId="14C74928" w14:textId="77777777" w:rsidR="00DA7C7B" w:rsidRDefault="00DA7C7B" w:rsidP="00E13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9CA"/>
    <w:multiLevelType w:val="multilevel"/>
    <w:tmpl w:val="B59490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039C18FE"/>
    <w:multiLevelType w:val="hybridMultilevel"/>
    <w:tmpl w:val="4094D97E"/>
    <w:lvl w:ilvl="0" w:tplc="3C58783E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D5291B"/>
    <w:multiLevelType w:val="hybridMultilevel"/>
    <w:tmpl w:val="8A6CE154"/>
    <w:lvl w:ilvl="0" w:tplc="A2A88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1D5784"/>
    <w:multiLevelType w:val="hybridMultilevel"/>
    <w:tmpl w:val="4E6614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564AE5"/>
    <w:multiLevelType w:val="hybridMultilevel"/>
    <w:tmpl w:val="DF72DA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A63259B"/>
    <w:multiLevelType w:val="multilevel"/>
    <w:tmpl w:val="D3E45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5B7CEE"/>
    <w:multiLevelType w:val="multilevel"/>
    <w:tmpl w:val="1090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EB11DF"/>
    <w:multiLevelType w:val="hybridMultilevel"/>
    <w:tmpl w:val="1004D612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FE043E7"/>
    <w:multiLevelType w:val="hybridMultilevel"/>
    <w:tmpl w:val="7A94DEEA"/>
    <w:lvl w:ilvl="0" w:tplc="9ADA0D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5578C1"/>
    <w:multiLevelType w:val="hybridMultilevel"/>
    <w:tmpl w:val="B8E4AD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4A26572"/>
    <w:multiLevelType w:val="multilevel"/>
    <w:tmpl w:val="1CE85A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65342D"/>
    <w:multiLevelType w:val="hybridMultilevel"/>
    <w:tmpl w:val="AC30396E"/>
    <w:lvl w:ilvl="0" w:tplc="ABEAACB8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E14F44"/>
    <w:multiLevelType w:val="multilevel"/>
    <w:tmpl w:val="3DDA2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050CF3"/>
    <w:multiLevelType w:val="multilevel"/>
    <w:tmpl w:val="FECEF228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4" w15:restartNumberingAfterBreak="0">
    <w:nsid w:val="458D7A59"/>
    <w:multiLevelType w:val="hybridMultilevel"/>
    <w:tmpl w:val="231EA050"/>
    <w:lvl w:ilvl="0" w:tplc="C07604F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83D7F8B"/>
    <w:multiLevelType w:val="multilevel"/>
    <w:tmpl w:val="A5BE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273E45"/>
    <w:multiLevelType w:val="hybridMultilevel"/>
    <w:tmpl w:val="5E42684A"/>
    <w:lvl w:ilvl="0" w:tplc="6C880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8888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E76B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0A8C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6625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3563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A5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D240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5A6F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7" w15:restartNumberingAfterBreak="0">
    <w:nsid w:val="590B404A"/>
    <w:multiLevelType w:val="hybridMultilevel"/>
    <w:tmpl w:val="10D049B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F755FB5"/>
    <w:multiLevelType w:val="hybridMultilevel"/>
    <w:tmpl w:val="4C747552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26D2CCA"/>
    <w:multiLevelType w:val="multilevel"/>
    <w:tmpl w:val="FB24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B577D0"/>
    <w:multiLevelType w:val="multilevel"/>
    <w:tmpl w:val="18D4FFB0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65D1567D"/>
    <w:multiLevelType w:val="hybridMultilevel"/>
    <w:tmpl w:val="83909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798107E"/>
    <w:multiLevelType w:val="multilevel"/>
    <w:tmpl w:val="18D4FFB0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3" w15:restartNumberingAfterBreak="0">
    <w:nsid w:val="67D92D06"/>
    <w:multiLevelType w:val="multilevel"/>
    <w:tmpl w:val="D60ACC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5958BC"/>
    <w:multiLevelType w:val="multilevel"/>
    <w:tmpl w:val="9CE6AC24"/>
    <w:lvl w:ilvl="0">
      <w:start w:val="5"/>
      <w:numFmt w:val="decimal"/>
      <w:lvlText w:val="%1"/>
      <w:lvlJc w:val="left"/>
      <w:pPr>
        <w:ind w:left="12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default"/>
      </w:rPr>
    </w:lvl>
  </w:abstractNum>
  <w:abstractNum w:abstractNumId="25" w15:restartNumberingAfterBreak="0">
    <w:nsid w:val="7861059C"/>
    <w:multiLevelType w:val="hybridMultilevel"/>
    <w:tmpl w:val="C2A6E700"/>
    <w:lvl w:ilvl="0" w:tplc="8230D1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1D46D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F9A174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53CEC6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F6D5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EFA36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DB473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94A693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F50C42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6" w15:restartNumberingAfterBreak="0">
    <w:nsid w:val="7B9256BD"/>
    <w:multiLevelType w:val="multilevel"/>
    <w:tmpl w:val="BC466E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F348B4"/>
    <w:multiLevelType w:val="hybridMultilevel"/>
    <w:tmpl w:val="B776DC52"/>
    <w:lvl w:ilvl="0" w:tplc="E6169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13AE9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BC441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7F0B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3A8C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A24B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1763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DB61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7ACE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 w16cid:durableId="642466338">
    <w:abstractNumId w:val="15"/>
  </w:num>
  <w:num w:numId="2" w16cid:durableId="2056352286">
    <w:abstractNumId w:val="12"/>
  </w:num>
  <w:num w:numId="3" w16cid:durableId="1330669279">
    <w:abstractNumId w:val="26"/>
  </w:num>
  <w:num w:numId="4" w16cid:durableId="1557163088">
    <w:abstractNumId w:val="5"/>
  </w:num>
  <w:num w:numId="5" w16cid:durableId="1037966504">
    <w:abstractNumId w:val="23"/>
  </w:num>
  <w:num w:numId="6" w16cid:durableId="1072392796">
    <w:abstractNumId w:val="6"/>
  </w:num>
  <w:num w:numId="7" w16cid:durableId="1873299674">
    <w:abstractNumId w:val="10"/>
  </w:num>
  <w:num w:numId="8" w16cid:durableId="1554727794">
    <w:abstractNumId w:val="19"/>
  </w:num>
  <w:num w:numId="9" w16cid:durableId="297341352">
    <w:abstractNumId w:val="0"/>
  </w:num>
  <w:num w:numId="10" w16cid:durableId="430274718">
    <w:abstractNumId w:val="9"/>
  </w:num>
  <w:num w:numId="11" w16cid:durableId="297808952">
    <w:abstractNumId w:val="21"/>
  </w:num>
  <w:num w:numId="12" w16cid:durableId="1009673506">
    <w:abstractNumId w:val="3"/>
  </w:num>
  <w:num w:numId="13" w16cid:durableId="491069639">
    <w:abstractNumId w:val="4"/>
  </w:num>
  <w:num w:numId="14" w16cid:durableId="394741624">
    <w:abstractNumId w:val="20"/>
  </w:num>
  <w:num w:numId="15" w16cid:durableId="1731073134">
    <w:abstractNumId w:val="25"/>
  </w:num>
  <w:num w:numId="16" w16cid:durableId="184289141">
    <w:abstractNumId w:val="27"/>
  </w:num>
  <w:num w:numId="17" w16cid:durableId="2100827311">
    <w:abstractNumId w:val="2"/>
  </w:num>
  <w:num w:numId="18" w16cid:durableId="1461991420">
    <w:abstractNumId w:val="16"/>
  </w:num>
  <w:num w:numId="19" w16cid:durableId="1179923621">
    <w:abstractNumId w:val="17"/>
  </w:num>
  <w:num w:numId="20" w16cid:durableId="634601060">
    <w:abstractNumId w:val="24"/>
  </w:num>
  <w:num w:numId="21" w16cid:durableId="1895579597">
    <w:abstractNumId w:val="22"/>
  </w:num>
  <w:num w:numId="22" w16cid:durableId="536745546">
    <w:abstractNumId w:val="13"/>
  </w:num>
  <w:num w:numId="23" w16cid:durableId="1260288866">
    <w:abstractNumId w:val="1"/>
  </w:num>
  <w:num w:numId="24" w16cid:durableId="1974098708">
    <w:abstractNumId w:val="11"/>
  </w:num>
  <w:num w:numId="25" w16cid:durableId="1557010461">
    <w:abstractNumId w:val="14"/>
  </w:num>
  <w:num w:numId="26" w16cid:durableId="643892616">
    <w:abstractNumId w:val="8"/>
  </w:num>
  <w:num w:numId="27" w16cid:durableId="424035193">
    <w:abstractNumId w:val="7"/>
  </w:num>
  <w:num w:numId="28" w16cid:durableId="73462248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e Soo Hyeon">
    <w15:presenceInfo w15:providerId="Windows Live" w15:userId="541e8e727868d8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cwMDMyNjUxMDI2NzRQ0lEKTi0uzszPAykwMqwFAHQhKgotAAAA"/>
  </w:docVars>
  <w:rsids>
    <w:rsidRoot w:val="009B7ED0"/>
    <w:rsid w:val="00001F81"/>
    <w:rsid w:val="000057C7"/>
    <w:rsid w:val="000063E9"/>
    <w:rsid w:val="000064D5"/>
    <w:rsid w:val="000117C2"/>
    <w:rsid w:val="00017244"/>
    <w:rsid w:val="000173C8"/>
    <w:rsid w:val="000228AA"/>
    <w:rsid w:val="00025AA0"/>
    <w:rsid w:val="00025BD5"/>
    <w:rsid w:val="00026C32"/>
    <w:rsid w:val="00032C4C"/>
    <w:rsid w:val="000342C2"/>
    <w:rsid w:val="00045597"/>
    <w:rsid w:val="00053A3E"/>
    <w:rsid w:val="00054177"/>
    <w:rsid w:val="00055BEB"/>
    <w:rsid w:val="00056E34"/>
    <w:rsid w:val="00061BA7"/>
    <w:rsid w:val="00062F5B"/>
    <w:rsid w:val="00065D91"/>
    <w:rsid w:val="0007246C"/>
    <w:rsid w:val="00075679"/>
    <w:rsid w:val="0008013C"/>
    <w:rsid w:val="0008355E"/>
    <w:rsid w:val="00084671"/>
    <w:rsid w:val="000939CA"/>
    <w:rsid w:val="00096BAF"/>
    <w:rsid w:val="000A0237"/>
    <w:rsid w:val="000A680D"/>
    <w:rsid w:val="000A773F"/>
    <w:rsid w:val="000A7E2B"/>
    <w:rsid w:val="000B283F"/>
    <w:rsid w:val="000B2F33"/>
    <w:rsid w:val="000B3CD8"/>
    <w:rsid w:val="000B7614"/>
    <w:rsid w:val="000C06DE"/>
    <w:rsid w:val="000C19D7"/>
    <w:rsid w:val="000C3205"/>
    <w:rsid w:val="000C3C64"/>
    <w:rsid w:val="000C4A06"/>
    <w:rsid w:val="000C5659"/>
    <w:rsid w:val="000C59F6"/>
    <w:rsid w:val="000C73DB"/>
    <w:rsid w:val="000C7FB6"/>
    <w:rsid w:val="000D0181"/>
    <w:rsid w:val="000D4B8D"/>
    <w:rsid w:val="000D4F6B"/>
    <w:rsid w:val="000D6265"/>
    <w:rsid w:val="000E01D5"/>
    <w:rsid w:val="000E0926"/>
    <w:rsid w:val="000E0F96"/>
    <w:rsid w:val="000E19D9"/>
    <w:rsid w:val="000E1FB1"/>
    <w:rsid w:val="000E2A72"/>
    <w:rsid w:val="000E4242"/>
    <w:rsid w:val="000E717D"/>
    <w:rsid w:val="000E754F"/>
    <w:rsid w:val="000F09CB"/>
    <w:rsid w:val="000F2EEF"/>
    <w:rsid w:val="000F3F91"/>
    <w:rsid w:val="000F4857"/>
    <w:rsid w:val="000F59E7"/>
    <w:rsid w:val="000F5E09"/>
    <w:rsid w:val="000F7DE7"/>
    <w:rsid w:val="00101A54"/>
    <w:rsid w:val="00102FA1"/>
    <w:rsid w:val="00103F7A"/>
    <w:rsid w:val="001050FA"/>
    <w:rsid w:val="00111ABB"/>
    <w:rsid w:val="00112171"/>
    <w:rsid w:val="00115CD0"/>
    <w:rsid w:val="00117844"/>
    <w:rsid w:val="00122005"/>
    <w:rsid w:val="001226C5"/>
    <w:rsid w:val="001250EB"/>
    <w:rsid w:val="00131437"/>
    <w:rsid w:val="00133731"/>
    <w:rsid w:val="00137C25"/>
    <w:rsid w:val="00140131"/>
    <w:rsid w:val="0014040E"/>
    <w:rsid w:val="0014062A"/>
    <w:rsid w:val="001428C3"/>
    <w:rsid w:val="00144ED7"/>
    <w:rsid w:val="001475C3"/>
    <w:rsid w:val="00147931"/>
    <w:rsid w:val="00152A37"/>
    <w:rsid w:val="00152CF4"/>
    <w:rsid w:val="00153782"/>
    <w:rsid w:val="00153EC9"/>
    <w:rsid w:val="00155678"/>
    <w:rsid w:val="00161A79"/>
    <w:rsid w:val="00162CDB"/>
    <w:rsid w:val="00164B63"/>
    <w:rsid w:val="00165591"/>
    <w:rsid w:val="0016604F"/>
    <w:rsid w:val="001711DD"/>
    <w:rsid w:val="00172120"/>
    <w:rsid w:val="00175E96"/>
    <w:rsid w:val="00177165"/>
    <w:rsid w:val="00177C59"/>
    <w:rsid w:val="0018436F"/>
    <w:rsid w:val="00185607"/>
    <w:rsid w:val="00191A70"/>
    <w:rsid w:val="00193F71"/>
    <w:rsid w:val="00196F89"/>
    <w:rsid w:val="001A0F33"/>
    <w:rsid w:val="001A3AC6"/>
    <w:rsid w:val="001B0C80"/>
    <w:rsid w:val="001B13E9"/>
    <w:rsid w:val="001B1F6A"/>
    <w:rsid w:val="001B52DA"/>
    <w:rsid w:val="001C0055"/>
    <w:rsid w:val="001C03B6"/>
    <w:rsid w:val="001C0BFF"/>
    <w:rsid w:val="001C6831"/>
    <w:rsid w:val="001D2FE2"/>
    <w:rsid w:val="001D3046"/>
    <w:rsid w:val="001D6354"/>
    <w:rsid w:val="001D6451"/>
    <w:rsid w:val="001E43C0"/>
    <w:rsid w:val="001E59B5"/>
    <w:rsid w:val="001E732D"/>
    <w:rsid w:val="001F0087"/>
    <w:rsid w:val="001F27BF"/>
    <w:rsid w:val="001F2B7C"/>
    <w:rsid w:val="002005FE"/>
    <w:rsid w:val="00200974"/>
    <w:rsid w:val="002026DD"/>
    <w:rsid w:val="00202DBE"/>
    <w:rsid w:val="002062FE"/>
    <w:rsid w:val="00207670"/>
    <w:rsid w:val="00207A4B"/>
    <w:rsid w:val="0021450F"/>
    <w:rsid w:val="00214B11"/>
    <w:rsid w:val="00216768"/>
    <w:rsid w:val="00220A14"/>
    <w:rsid w:val="00220D50"/>
    <w:rsid w:val="00222403"/>
    <w:rsid w:val="00226359"/>
    <w:rsid w:val="002271E3"/>
    <w:rsid w:val="002338A7"/>
    <w:rsid w:val="0023499A"/>
    <w:rsid w:val="00234D17"/>
    <w:rsid w:val="00237255"/>
    <w:rsid w:val="00240DEC"/>
    <w:rsid w:val="002440F3"/>
    <w:rsid w:val="0024448E"/>
    <w:rsid w:val="00245793"/>
    <w:rsid w:val="0025057C"/>
    <w:rsid w:val="00251907"/>
    <w:rsid w:val="002520DF"/>
    <w:rsid w:val="00263384"/>
    <w:rsid w:val="00264267"/>
    <w:rsid w:val="00266E1C"/>
    <w:rsid w:val="00273C18"/>
    <w:rsid w:val="00280057"/>
    <w:rsid w:val="00281473"/>
    <w:rsid w:val="00281F37"/>
    <w:rsid w:val="00283DC2"/>
    <w:rsid w:val="002840B9"/>
    <w:rsid w:val="00285486"/>
    <w:rsid w:val="002878B7"/>
    <w:rsid w:val="00287C4E"/>
    <w:rsid w:val="002908F4"/>
    <w:rsid w:val="00290D58"/>
    <w:rsid w:val="0029195F"/>
    <w:rsid w:val="00291C1D"/>
    <w:rsid w:val="002920BF"/>
    <w:rsid w:val="00292758"/>
    <w:rsid w:val="00296B39"/>
    <w:rsid w:val="002978F5"/>
    <w:rsid w:val="002A210A"/>
    <w:rsid w:val="002A7690"/>
    <w:rsid w:val="002B0CBE"/>
    <w:rsid w:val="002B1590"/>
    <w:rsid w:val="002B31B5"/>
    <w:rsid w:val="002B3324"/>
    <w:rsid w:val="002B39A9"/>
    <w:rsid w:val="002B5E1C"/>
    <w:rsid w:val="002C0D47"/>
    <w:rsid w:val="002C6BB8"/>
    <w:rsid w:val="002C6BD5"/>
    <w:rsid w:val="002C7A39"/>
    <w:rsid w:val="002D093B"/>
    <w:rsid w:val="002D3500"/>
    <w:rsid w:val="002D4BC3"/>
    <w:rsid w:val="002D55F8"/>
    <w:rsid w:val="002D7D9F"/>
    <w:rsid w:val="002E1F3F"/>
    <w:rsid w:val="002E3A96"/>
    <w:rsid w:val="002E67A9"/>
    <w:rsid w:val="002E7176"/>
    <w:rsid w:val="002F18B8"/>
    <w:rsid w:val="002F4BBD"/>
    <w:rsid w:val="002F52B8"/>
    <w:rsid w:val="002F53CE"/>
    <w:rsid w:val="002F5B62"/>
    <w:rsid w:val="00304856"/>
    <w:rsid w:val="0030796C"/>
    <w:rsid w:val="0031181D"/>
    <w:rsid w:val="00312401"/>
    <w:rsid w:val="00320722"/>
    <w:rsid w:val="00322BEB"/>
    <w:rsid w:val="00324BBF"/>
    <w:rsid w:val="00325514"/>
    <w:rsid w:val="003330CD"/>
    <w:rsid w:val="00343B02"/>
    <w:rsid w:val="0034450E"/>
    <w:rsid w:val="003465F3"/>
    <w:rsid w:val="00347CDA"/>
    <w:rsid w:val="00350A81"/>
    <w:rsid w:val="0035525E"/>
    <w:rsid w:val="00360718"/>
    <w:rsid w:val="00363CF0"/>
    <w:rsid w:val="0036475D"/>
    <w:rsid w:val="00365A85"/>
    <w:rsid w:val="003675CE"/>
    <w:rsid w:val="00370D11"/>
    <w:rsid w:val="00374B5A"/>
    <w:rsid w:val="00374CC8"/>
    <w:rsid w:val="00375E2F"/>
    <w:rsid w:val="00382A81"/>
    <w:rsid w:val="00382E2D"/>
    <w:rsid w:val="00382F74"/>
    <w:rsid w:val="003831DF"/>
    <w:rsid w:val="00383864"/>
    <w:rsid w:val="003874AF"/>
    <w:rsid w:val="00390A90"/>
    <w:rsid w:val="003954E5"/>
    <w:rsid w:val="0039618C"/>
    <w:rsid w:val="003A1AF7"/>
    <w:rsid w:val="003A1CFD"/>
    <w:rsid w:val="003A354E"/>
    <w:rsid w:val="003A4000"/>
    <w:rsid w:val="003B1F80"/>
    <w:rsid w:val="003B2BE6"/>
    <w:rsid w:val="003B46CE"/>
    <w:rsid w:val="003B5C6C"/>
    <w:rsid w:val="003B7A74"/>
    <w:rsid w:val="003C1B55"/>
    <w:rsid w:val="003C35C6"/>
    <w:rsid w:val="003C6F2B"/>
    <w:rsid w:val="003D3951"/>
    <w:rsid w:val="003D45E4"/>
    <w:rsid w:val="003D4790"/>
    <w:rsid w:val="003D713B"/>
    <w:rsid w:val="003D797E"/>
    <w:rsid w:val="003E0895"/>
    <w:rsid w:val="003E1407"/>
    <w:rsid w:val="003E5F7A"/>
    <w:rsid w:val="003F2D75"/>
    <w:rsid w:val="003F6451"/>
    <w:rsid w:val="004036BB"/>
    <w:rsid w:val="00404C2B"/>
    <w:rsid w:val="00405640"/>
    <w:rsid w:val="004058C4"/>
    <w:rsid w:val="00405A5D"/>
    <w:rsid w:val="00412D87"/>
    <w:rsid w:val="004143CE"/>
    <w:rsid w:val="0041567B"/>
    <w:rsid w:val="004165A6"/>
    <w:rsid w:val="00425867"/>
    <w:rsid w:val="004301FD"/>
    <w:rsid w:val="00430BF3"/>
    <w:rsid w:val="004323F4"/>
    <w:rsid w:val="00436818"/>
    <w:rsid w:val="00441882"/>
    <w:rsid w:val="004462A2"/>
    <w:rsid w:val="0045256B"/>
    <w:rsid w:val="00457235"/>
    <w:rsid w:val="0045795A"/>
    <w:rsid w:val="004605B7"/>
    <w:rsid w:val="0046469E"/>
    <w:rsid w:val="004660B0"/>
    <w:rsid w:val="0046759A"/>
    <w:rsid w:val="00474540"/>
    <w:rsid w:val="004756ED"/>
    <w:rsid w:val="0047578A"/>
    <w:rsid w:val="00476122"/>
    <w:rsid w:val="004870C5"/>
    <w:rsid w:val="00491E35"/>
    <w:rsid w:val="0049261B"/>
    <w:rsid w:val="004931DB"/>
    <w:rsid w:val="004969E0"/>
    <w:rsid w:val="004A1820"/>
    <w:rsid w:val="004A2802"/>
    <w:rsid w:val="004A284A"/>
    <w:rsid w:val="004A4577"/>
    <w:rsid w:val="004B071A"/>
    <w:rsid w:val="004B19C6"/>
    <w:rsid w:val="004B2395"/>
    <w:rsid w:val="004B35A9"/>
    <w:rsid w:val="004B5F13"/>
    <w:rsid w:val="004C0442"/>
    <w:rsid w:val="004C7920"/>
    <w:rsid w:val="004D27BB"/>
    <w:rsid w:val="004D4A26"/>
    <w:rsid w:val="004D56C6"/>
    <w:rsid w:val="004E04FE"/>
    <w:rsid w:val="004E0FD9"/>
    <w:rsid w:val="004E28F6"/>
    <w:rsid w:val="004E3D2B"/>
    <w:rsid w:val="004F1367"/>
    <w:rsid w:val="004F142B"/>
    <w:rsid w:val="004F5AEF"/>
    <w:rsid w:val="004F784E"/>
    <w:rsid w:val="004F7E93"/>
    <w:rsid w:val="0050098D"/>
    <w:rsid w:val="00501CBC"/>
    <w:rsid w:val="00503FB6"/>
    <w:rsid w:val="00505B3C"/>
    <w:rsid w:val="005064F4"/>
    <w:rsid w:val="00510D24"/>
    <w:rsid w:val="00511019"/>
    <w:rsid w:val="0051419E"/>
    <w:rsid w:val="0052667A"/>
    <w:rsid w:val="005276F0"/>
    <w:rsid w:val="00530BC4"/>
    <w:rsid w:val="00533706"/>
    <w:rsid w:val="00536418"/>
    <w:rsid w:val="00543B62"/>
    <w:rsid w:val="005457DA"/>
    <w:rsid w:val="0054652B"/>
    <w:rsid w:val="00551436"/>
    <w:rsid w:val="005517BE"/>
    <w:rsid w:val="00552CF0"/>
    <w:rsid w:val="00554552"/>
    <w:rsid w:val="0055468A"/>
    <w:rsid w:val="005602D4"/>
    <w:rsid w:val="0056484B"/>
    <w:rsid w:val="00564CCF"/>
    <w:rsid w:val="00565FFB"/>
    <w:rsid w:val="0056790E"/>
    <w:rsid w:val="00572E70"/>
    <w:rsid w:val="00573196"/>
    <w:rsid w:val="0057346D"/>
    <w:rsid w:val="00576FA5"/>
    <w:rsid w:val="005844EF"/>
    <w:rsid w:val="005866C2"/>
    <w:rsid w:val="005910DC"/>
    <w:rsid w:val="00592688"/>
    <w:rsid w:val="005A5041"/>
    <w:rsid w:val="005A7985"/>
    <w:rsid w:val="005B3857"/>
    <w:rsid w:val="005B5F44"/>
    <w:rsid w:val="005B63ED"/>
    <w:rsid w:val="005B7B59"/>
    <w:rsid w:val="005C078D"/>
    <w:rsid w:val="005C0E1C"/>
    <w:rsid w:val="005C19C6"/>
    <w:rsid w:val="005C4219"/>
    <w:rsid w:val="005C4CE3"/>
    <w:rsid w:val="005C54B3"/>
    <w:rsid w:val="005C635F"/>
    <w:rsid w:val="005C6F16"/>
    <w:rsid w:val="005C7DE0"/>
    <w:rsid w:val="005D1C83"/>
    <w:rsid w:val="005D447B"/>
    <w:rsid w:val="005D6E2A"/>
    <w:rsid w:val="005D7560"/>
    <w:rsid w:val="005E02CD"/>
    <w:rsid w:val="005E1F4E"/>
    <w:rsid w:val="005E59FC"/>
    <w:rsid w:val="005E60F4"/>
    <w:rsid w:val="005F03E7"/>
    <w:rsid w:val="005F0DC4"/>
    <w:rsid w:val="005F23D1"/>
    <w:rsid w:val="005F47CD"/>
    <w:rsid w:val="005F5F85"/>
    <w:rsid w:val="005F6876"/>
    <w:rsid w:val="005F6BC9"/>
    <w:rsid w:val="005F70F5"/>
    <w:rsid w:val="00600B17"/>
    <w:rsid w:val="00604A66"/>
    <w:rsid w:val="00604B72"/>
    <w:rsid w:val="006112F5"/>
    <w:rsid w:val="006116F7"/>
    <w:rsid w:val="00617A13"/>
    <w:rsid w:val="00621FFA"/>
    <w:rsid w:val="00630845"/>
    <w:rsid w:val="00634A08"/>
    <w:rsid w:val="006467C5"/>
    <w:rsid w:val="006473BA"/>
    <w:rsid w:val="006510D8"/>
    <w:rsid w:val="0065160E"/>
    <w:rsid w:val="00657F4E"/>
    <w:rsid w:val="00667385"/>
    <w:rsid w:val="00675A13"/>
    <w:rsid w:val="00675F23"/>
    <w:rsid w:val="00676CA9"/>
    <w:rsid w:val="00681A52"/>
    <w:rsid w:val="00683399"/>
    <w:rsid w:val="00686BC6"/>
    <w:rsid w:val="006879A5"/>
    <w:rsid w:val="00690902"/>
    <w:rsid w:val="0069147A"/>
    <w:rsid w:val="0069544A"/>
    <w:rsid w:val="0069568A"/>
    <w:rsid w:val="006A0554"/>
    <w:rsid w:val="006A2986"/>
    <w:rsid w:val="006A3524"/>
    <w:rsid w:val="006A4187"/>
    <w:rsid w:val="006B0AA3"/>
    <w:rsid w:val="006B1980"/>
    <w:rsid w:val="006C0FFC"/>
    <w:rsid w:val="006C2B36"/>
    <w:rsid w:val="006C2C15"/>
    <w:rsid w:val="006C3752"/>
    <w:rsid w:val="006C4190"/>
    <w:rsid w:val="006C5A5A"/>
    <w:rsid w:val="006D3172"/>
    <w:rsid w:val="006D7E0F"/>
    <w:rsid w:val="006E08B4"/>
    <w:rsid w:val="006E0A0B"/>
    <w:rsid w:val="006E0F7E"/>
    <w:rsid w:val="006E258C"/>
    <w:rsid w:val="006E45E2"/>
    <w:rsid w:val="006E5F43"/>
    <w:rsid w:val="006E77B7"/>
    <w:rsid w:val="006F1F6B"/>
    <w:rsid w:val="006F28B8"/>
    <w:rsid w:val="006F2B55"/>
    <w:rsid w:val="006F2BA3"/>
    <w:rsid w:val="006F2F92"/>
    <w:rsid w:val="006F62C9"/>
    <w:rsid w:val="006F668B"/>
    <w:rsid w:val="006F7BBC"/>
    <w:rsid w:val="0070395E"/>
    <w:rsid w:val="00703BF6"/>
    <w:rsid w:val="007044E5"/>
    <w:rsid w:val="00704562"/>
    <w:rsid w:val="0070551A"/>
    <w:rsid w:val="00712B94"/>
    <w:rsid w:val="00714052"/>
    <w:rsid w:val="00715BB4"/>
    <w:rsid w:val="00716AF6"/>
    <w:rsid w:val="00721234"/>
    <w:rsid w:val="00723452"/>
    <w:rsid w:val="00725414"/>
    <w:rsid w:val="0072638A"/>
    <w:rsid w:val="00726B5F"/>
    <w:rsid w:val="00726C7A"/>
    <w:rsid w:val="00726FBB"/>
    <w:rsid w:val="007305EE"/>
    <w:rsid w:val="00734FFD"/>
    <w:rsid w:val="0073582B"/>
    <w:rsid w:val="00736131"/>
    <w:rsid w:val="0073698C"/>
    <w:rsid w:val="00737568"/>
    <w:rsid w:val="007410E4"/>
    <w:rsid w:val="00741B1A"/>
    <w:rsid w:val="00742E24"/>
    <w:rsid w:val="00744D97"/>
    <w:rsid w:val="00744DFD"/>
    <w:rsid w:val="00753840"/>
    <w:rsid w:val="007538D3"/>
    <w:rsid w:val="007546C9"/>
    <w:rsid w:val="00754852"/>
    <w:rsid w:val="00755B7B"/>
    <w:rsid w:val="00757A92"/>
    <w:rsid w:val="007608A2"/>
    <w:rsid w:val="00760B3D"/>
    <w:rsid w:val="007629D8"/>
    <w:rsid w:val="007641F3"/>
    <w:rsid w:val="00771EFE"/>
    <w:rsid w:val="00772966"/>
    <w:rsid w:val="00772A76"/>
    <w:rsid w:val="0077302B"/>
    <w:rsid w:val="007733D6"/>
    <w:rsid w:val="00773D05"/>
    <w:rsid w:val="00781AE5"/>
    <w:rsid w:val="007825DF"/>
    <w:rsid w:val="007830F2"/>
    <w:rsid w:val="007842EC"/>
    <w:rsid w:val="007878DF"/>
    <w:rsid w:val="00790602"/>
    <w:rsid w:val="00790CB8"/>
    <w:rsid w:val="0079209A"/>
    <w:rsid w:val="00793055"/>
    <w:rsid w:val="00795ACE"/>
    <w:rsid w:val="00795E8E"/>
    <w:rsid w:val="007A3EAF"/>
    <w:rsid w:val="007B2A4C"/>
    <w:rsid w:val="007B2E6D"/>
    <w:rsid w:val="007B335D"/>
    <w:rsid w:val="007B3559"/>
    <w:rsid w:val="007B3CC8"/>
    <w:rsid w:val="007C1A42"/>
    <w:rsid w:val="007C380A"/>
    <w:rsid w:val="007C4D03"/>
    <w:rsid w:val="007C766E"/>
    <w:rsid w:val="007C7A72"/>
    <w:rsid w:val="007D2660"/>
    <w:rsid w:val="007D37C2"/>
    <w:rsid w:val="007D40F7"/>
    <w:rsid w:val="007D7A25"/>
    <w:rsid w:val="007E06D4"/>
    <w:rsid w:val="007E0936"/>
    <w:rsid w:val="007E0AC5"/>
    <w:rsid w:val="007E5E8C"/>
    <w:rsid w:val="007F2F2D"/>
    <w:rsid w:val="007F69A2"/>
    <w:rsid w:val="007F6FC2"/>
    <w:rsid w:val="00800159"/>
    <w:rsid w:val="00801595"/>
    <w:rsid w:val="00801E69"/>
    <w:rsid w:val="00807408"/>
    <w:rsid w:val="0081112D"/>
    <w:rsid w:val="00812AC6"/>
    <w:rsid w:val="00814819"/>
    <w:rsid w:val="00814A18"/>
    <w:rsid w:val="00815267"/>
    <w:rsid w:val="00817BC4"/>
    <w:rsid w:val="00820729"/>
    <w:rsid w:val="00821901"/>
    <w:rsid w:val="00821AAC"/>
    <w:rsid w:val="00821D93"/>
    <w:rsid w:val="0083367D"/>
    <w:rsid w:val="00836E29"/>
    <w:rsid w:val="00837BE0"/>
    <w:rsid w:val="00841105"/>
    <w:rsid w:val="00841680"/>
    <w:rsid w:val="0084664D"/>
    <w:rsid w:val="00850463"/>
    <w:rsid w:val="008541C1"/>
    <w:rsid w:val="008544CA"/>
    <w:rsid w:val="00855D99"/>
    <w:rsid w:val="00856CE3"/>
    <w:rsid w:val="008575A4"/>
    <w:rsid w:val="0086008D"/>
    <w:rsid w:val="00863783"/>
    <w:rsid w:val="00864713"/>
    <w:rsid w:val="00866DD4"/>
    <w:rsid w:val="00873785"/>
    <w:rsid w:val="008739FD"/>
    <w:rsid w:val="00873E57"/>
    <w:rsid w:val="00875728"/>
    <w:rsid w:val="00876E20"/>
    <w:rsid w:val="00877B6C"/>
    <w:rsid w:val="008816FF"/>
    <w:rsid w:val="00883A8D"/>
    <w:rsid w:val="00883D4D"/>
    <w:rsid w:val="00884579"/>
    <w:rsid w:val="00891729"/>
    <w:rsid w:val="008937F0"/>
    <w:rsid w:val="008944D0"/>
    <w:rsid w:val="008951FD"/>
    <w:rsid w:val="0089686E"/>
    <w:rsid w:val="00897413"/>
    <w:rsid w:val="008A0409"/>
    <w:rsid w:val="008A35D3"/>
    <w:rsid w:val="008A5087"/>
    <w:rsid w:val="008A5270"/>
    <w:rsid w:val="008B3C19"/>
    <w:rsid w:val="008B49FE"/>
    <w:rsid w:val="008B56D4"/>
    <w:rsid w:val="008B61C0"/>
    <w:rsid w:val="008B7128"/>
    <w:rsid w:val="008C03F4"/>
    <w:rsid w:val="008C1296"/>
    <w:rsid w:val="008C4B96"/>
    <w:rsid w:val="008C5E52"/>
    <w:rsid w:val="008D2165"/>
    <w:rsid w:val="008D42F5"/>
    <w:rsid w:val="008D53AD"/>
    <w:rsid w:val="008D66E4"/>
    <w:rsid w:val="008D7A03"/>
    <w:rsid w:val="008D7EBE"/>
    <w:rsid w:val="008E0D7F"/>
    <w:rsid w:val="008F3009"/>
    <w:rsid w:val="008F7EBC"/>
    <w:rsid w:val="0090535A"/>
    <w:rsid w:val="00910A18"/>
    <w:rsid w:val="00912F57"/>
    <w:rsid w:val="009141F4"/>
    <w:rsid w:val="00915916"/>
    <w:rsid w:val="00915A69"/>
    <w:rsid w:val="0092133A"/>
    <w:rsid w:val="0092485F"/>
    <w:rsid w:val="00926A4F"/>
    <w:rsid w:val="00930EA2"/>
    <w:rsid w:val="0093135E"/>
    <w:rsid w:val="00932702"/>
    <w:rsid w:val="00932AE5"/>
    <w:rsid w:val="00933F31"/>
    <w:rsid w:val="009343B6"/>
    <w:rsid w:val="00935235"/>
    <w:rsid w:val="00950948"/>
    <w:rsid w:val="009524C6"/>
    <w:rsid w:val="00955533"/>
    <w:rsid w:val="00960A93"/>
    <w:rsid w:val="00960B38"/>
    <w:rsid w:val="00961C27"/>
    <w:rsid w:val="00962B14"/>
    <w:rsid w:val="00963927"/>
    <w:rsid w:val="00967E65"/>
    <w:rsid w:val="00970038"/>
    <w:rsid w:val="009702F5"/>
    <w:rsid w:val="00970D7A"/>
    <w:rsid w:val="009744EF"/>
    <w:rsid w:val="0097454E"/>
    <w:rsid w:val="009805D3"/>
    <w:rsid w:val="00987319"/>
    <w:rsid w:val="009935EC"/>
    <w:rsid w:val="009A5139"/>
    <w:rsid w:val="009A620B"/>
    <w:rsid w:val="009A7791"/>
    <w:rsid w:val="009B3757"/>
    <w:rsid w:val="009B5F41"/>
    <w:rsid w:val="009B7ED0"/>
    <w:rsid w:val="009C0255"/>
    <w:rsid w:val="009C6ED5"/>
    <w:rsid w:val="009C7A3B"/>
    <w:rsid w:val="009D36EE"/>
    <w:rsid w:val="009D50A2"/>
    <w:rsid w:val="009E0497"/>
    <w:rsid w:val="009E1222"/>
    <w:rsid w:val="009E1946"/>
    <w:rsid w:val="009E3FA3"/>
    <w:rsid w:val="009E5F5B"/>
    <w:rsid w:val="009F73EB"/>
    <w:rsid w:val="00A01E1B"/>
    <w:rsid w:val="00A04D2C"/>
    <w:rsid w:val="00A11008"/>
    <w:rsid w:val="00A13CB2"/>
    <w:rsid w:val="00A17B94"/>
    <w:rsid w:val="00A225E3"/>
    <w:rsid w:val="00A275FE"/>
    <w:rsid w:val="00A419E5"/>
    <w:rsid w:val="00A42574"/>
    <w:rsid w:val="00A44860"/>
    <w:rsid w:val="00A50EBA"/>
    <w:rsid w:val="00A5166B"/>
    <w:rsid w:val="00A55577"/>
    <w:rsid w:val="00A57244"/>
    <w:rsid w:val="00A57E4B"/>
    <w:rsid w:val="00A623FD"/>
    <w:rsid w:val="00A63298"/>
    <w:rsid w:val="00A65741"/>
    <w:rsid w:val="00A66342"/>
    <w:rsid w:val="00A66A5B"/>
    <w:rsid w:val="00A66F88"/>
    <w:rsid w:val="00A67BCD"/>
    <w:rsid w:val="00A70852"/>
    <w:rsid w:val="00A71524"/>
    <w:rsid w:val="00A71828"/>
    <w:rsid w:val="00A748F0"/>
    <w:rsid w:val="00A74DCF"/>
    <w:rsid w:val="00A765CB"/>
    <w:rsid w:val="00A82618"/>
    <w:rsid w:val="00A84983"/>
    <w:rsid w:val="00A8556B"/>
    <w:rsid w:val="00A86B02"/>
    <w:rsid w:val="00A86F75"/>
    <w:rsid w:val="00A872F0"/>
    <w:rsid w:val="00A87B9B"/>
    <w:rsid w:val="00A87E91"/>
    <w:rsid w:val="00A90661"/>
    <w:rsid w:val="00A917A3"/>
    <w:rsid w:val="00A918C9"/>
    <w:rsid w:val="00A93A9F"/>
    <w:rsid w:val="00AA115A"/>
    <w:rsid w:val="00AA1A16"/>
    <w:rsid w:val="00AA2582"/>
    <w:rsid w:val="00AB205D"/>
    <w:rsid w:val="00AB4AA9"/>
    <w:rsid w:val="00AC41F1"/>
    <w:rsid w:val="00AD15ED"/>
    <w:rsid w:val="00AD17C6"/>
    <w:rsid w:val="00AD39F6"/>
    <w:rsid w:val="00AD4A05"/>
    <w:rsid w:val="00AD6942"/>
    <w:rsid w:val="00AD7BAD"/>
    <w:rsid w:val="00AE0714"/>
    <w:rsid w:val="00AE12AC"/>
    <w:rsid w:val="00AE2B13"/>
    <w:rsid w:val="00AE5F21"/>
    <w:rsid w:val="00AE61B2"/>
    <w:rsid w:val="00AF0EE2"/>
    <w:rsid w:val="00AF28E8"/>
    <w:rsid w:val="00AF3CA6"/>
    <w:rsid w:val="00AF4F20"/>
    <w:rsid w:val="00B01D56"/>
    <w:rsid w:val="00B02231"/>
    <w:rsid w:val="00B026F9"/>
    <w:rsid w:val="00B1048B"/>
    <w:rsid w:val="00B12334"/>
    <w:rsid w:val="00B12C37"/>
    <w:rsid w:val="00B13A40"/>
    <w:rsid w:val="00B173A8"/>
    <w:rsid w:val="00B20634"/>
    <w:rsid w:val="00B216C6"/>
    <w:rsid w:val="00B3622B"/>
    <w:rsid w:val="00B41549"/>
    <w:rsid w:val="00B43341"/>
    <w:rsid w:val="00B45964"/>
    <w:rsid w:val="00B549E2"/>
    <w:rsid w:val="00B56089"/>
    <w:rsid w:val="00B60A6A"/>
    <w:rsid w:val="00B61ACD"/>
    <w:rsid w:val="00B6348E"/>
    <w:rsid w:val="00B6422E"/>
    <w:rsid w:val="00B66936"/>
    <w:rsid w:val="00B675B3"/>
    <w:rsid w:val="00B71EFF"/>
    <w:rsid w:val="00B749F1"/>
    <w:rsid w:val="00B76E49"/>
    <w:rsid w:val="00B77F0A"/>
    <w:rsid w:val="00B8079E"/>
    <w:rsid w:val="00B87080"/>
    <w:rsid w:val="00B907EE"/>
    <w:rsid w:val="00B90AFA"/>
    <w:rsid w:val="00B93806"/>
    <w:rsid w:val="00B953C6"/>
    <w:rsid w:val="00B96E5E"/>
    <w:rsid w:val="00BA0AA4"/>
    <w:rsid w:val="00BA2AC6"/>
    <w:rsid w:val="00BA5FFB"/>
    <w:rsid w:val="00BA6293"/>
    <w:rsid w:val="00BA6D60"/>
    <w:rsid w:val="00BA7789"/>
    <w:rsid w:val="00BB0283"/>
    <w:rsid w:val="00BB2B9C"/>
    <w:rsid w:val="00BB4D22"/>
    <w:rsid w:val="00BB6517"/>
    <w:rsid w:val="00BB66F3"/>
    <w:rsid w:val="00BC01D8"/>
    <w:rsid w:val="00BC12BE"/>
    <w:rsid w:val="00BC5A3A"/>
    <w:rsid w:val="00BC7F2C"/>
    <w:rsid w:val="00BC7FF7"/>
    <w:rsid w:val="00BD3732"/>
    <w:rsid w:val="00BD53E6"/>
    <w:rsid w:val="00BE5398"/>
    <w:rsid w:val="00BE609F"/>
    <w:rsid w:val="00BE6E68"/>
    <w:rsid w:val="00BE7485"/>
    <w:rsid w:val="00BE75A9"/>
    <w:rsid w:val="00BF0625"/>
    <w:rsid w:val="00BF0CC4"/>
    <w:rsid w:val="00BF0E5E"/>
    <w:rsid w:val="00BF0F3E"/>
    <w:rsid w:val="00BF4ACA"/>
    <w:rsid w:val="00BF4E0B"/>
    <w:rsid w:val="00BF5433"/>
    <w:rsid w:val="00BF6044"/>
    <w:rsid w:val="00BF6F7E"/>
    <w:rsid w:val="00C0308F"/>
    <w:rsid w:val="00C0455F"/>
    <w:rsid w:val="00C115F0"/>
    <w:rsid w:val="00C12F04"/>
    <w:rsid w:val="00C136EC"/>
    <w:rsid w:val="00C149B8"/>
    <w:rsid w:val="00C16028"/>
    <w:rsid w:val="00C206AB"/>
    <w:rsid w:val="00C22C9A"/>
    <w:rsid w:val="00C248CE"/>
    <w:rsid w:val="00C262B0"/>
    <w:rsid w:val="00C32414"/>
    <w:rsid w:val="00C36F2E"/>
    <w:rsid w:val="00C37524"/>
    <w:rsid w:val="00C37F33"/>
    <w:rsid w:val="00C43504"/>
    <w:rsid w:val="00C46174"/>
    <w:rsid w:val="00C50D91"/>
    <w:rsid w:val="00C51350"/>
    <w:rsid w:val="00C56FB9"/>
    <w:rsid w:val="00C6033C"/>
    <w:rsid w:val="00C61157"/>
    <w:rsid w:val="00C61D01"/>
    <w:rsid w:val="00C64B56"/>
    <w:rsid w:val="00C655DC"/>
    <w:rsid w:val="00C6613B"/>
    <w:rsid w:val="00C66B4F"/>
    <w:rsid w:val="00C71907"/>
    <w:rsid w:val="00C71C41"/>
    <w:rsid w:val="00C721DD"/>
    <w:rsid w:val="00C744A1"/>
    <w:rsid w:val="00C75465"/>
    <w:rsid w:val="00C77798"/>
    <w:rsid w:val="00C823AE"/>
    <w:rsid w:val="00C82F1D"/>
    <w:rsid w:val="00C85939"/>
    <w:rsid w:val="00C91B4A"/>
    <w:rsid w:val="00C930C1"/>
    <w:rsid w:val="00CA090C"/>
    <w:rsid w:val="00CA4981"/>
    <w:rsid w:val="00CD086D"/>
    <w:rsid w:val="00CD7797"/>
    <w:rsid w:val="00CE09E8"/>
    <w:rsid w:val="00CE1C7F"/>
    <w:rsid w:val="00CE5BA9"/>
    <w:rsid w:val="00CE75B2"/>
    <w:rsid w:val="00CF1EBC"/>
    <w:rsid w:val="00CF28AD"/>
    <w:rsid w:val="00CF2B8B"/>
    <w:rsid w:val="00CF3527"/>
    <w:rsid w:val="00CF54FA"/>
    <w:rsid w:val="00CF60A2"/>
    <w:rsid w:val="00CF6171"/>
    <w:rsid w:val="00D02A30"/>
    <w:rsid w:val="00D1185D"/>
    <w:rsid w:val="00D1206B"/>
    <w:rsid w:val="00D15CF2"/>
    <w:rsid w:val="00D16299"/>
    <w:rsid w:val="00D171DA"/>
    <w:rsid w:val="00D24E21"/>
    <w:rsid w:val="00D25B60"/>
    <w:rsid w:val="00D26562"/>
    <w:rsid w:val="00D270A9"/>
    <w:rsid w:val="00D302AB"/>
    <w:rsid w:val="00D30CF2"/>
    <w:rsid w:val="00D31FD5"/>
    <w:rsid w:val="00D338E7"/>
    <w:rsid w:val="00D37D07"/>
    <w:rsid w:val="00D37D5D"/>
    <w:rsid w:val="00D47DC2"/>
    <w:rsid w:val="00D5047A"/>
    <w:rsid w:val="00D517A1"/>
    <w:rsid w:val="00D55812"/>
    <w:rsid w:val="00D62E6B"/>
    <w:rsid w:val="00D632A3"/>
    <w:rsid w:val="00D63618"/>
    <w:rsid w:val="00D65790"/>
    <w:rsid w:val="00D710A8"/>
    <w:rsid w:val="00D72B9A"/>
    <w:rsid w:val="00D72E1D"/>
    <w:rsid w:val="00D77171"/>
    <w:rsid w:val="00D80237"/>
    <w:rsid w:val="00D813F1"/>
    <w:rsid w:val="00D82DC3"/>
    <w:rsid w:val="00D858C2"/>
    <w:rsid w:val="00D97C2D"/>
    <w:rsid w:val="00DA1CE3"/>
    <w:rsid w:val="00DA3EE3"/>
    <w:rsid w:val="00DA548A"/>
    <w:rsid w:val="00DA6462"/>
    <w:rsid w:val="00DA7C7B"/>
    <w:rsid w:val="00DB2D89"/>
    <w:rsid w:val="00DB6F74"/>
    <w:rsid w:val="00DC1B06"/>
    <w:rsid w:val="00DC3553"/>
    <w:rsid w:val="00DC3AD0"/>
    <w:rsid w:val="00DC3B03"/>
    <w:rsid w:val="00DC5C50"/>
    <w:rsid w:val="00DC5E79"/>
    <w:rsid w:val="00DC6730"/>
    <w:rsid w:val="00DC700C"/>
    <w:rsid w:val="00DD2A70"/>
    <w:rsid w:val="00DD2AC4"/>
    <w:rsid w:val="00DD3B28"/>
    <w:rsid w:val="00DD416C"/>
    <w:rsid w:val="00DD4E15"/>
    <w:rsid w:val="00DE0166"/>
    <w:rsid w:val="00DE2FAB"/>
    <w:rsid w:val="00DE538A"/>
    <w:rsid w:val="00DE73B2"/>
    <w:rsid w:val="00DF0B0B"/>
    <w:rsid w:val="00DF1B1D"/>
    <w:rsid w:val="00DF2A6D"/>
    <w:rsid w:val="00DF74D7"/>
    <w:rsid w:val="00E01EE1"/>
    <w:rsid w:val="00E04CFD"/>
    <w:rsid w:val="00E052BD"/>
    <w:rsid w:val="00E05659"/>
    <w:rsid w:val="00E06C0E"/>
    <w:rsid w:val="00E1232D"/>
    <w:rsid w:val="00E12BA5"/>
    <w:rsid w:val="00E1360A"/>
    <w:rsid w:val="00E15EA8"/>
    <w:rsid w:val="00E167A7"/>
    <w:rsid w:val="00E17615"/>
    <w:rsid w:val="00E20E2B"/>
    <w:rsid w:val="00E226C5"/>
    <w:rsid w:val="00E240D9"/>
    <w:rsid w:val="00E24505"/>
    <w:rsid w:val="00E24864"/>
    <w:rsid w:val="00E24E7E"/>
    <w:rsid w:val="00E3013E"/>
    <w:rsid w:val="00E322BD"/>
    <w:rsid w:val="00E34A6D"/>
    <w:rsid w:val="00E3546A"/>
    <w:rsid w:val="00E36BBA"/>
    <w:rsid w:val="00E41DE0"/>
    <w:rsid w:val="00E4242D"/>
    <w:rsid w:val="00E4492C"/>
    <w:rsid w:val="00E514C6"/>
    <w:rsid w:val="00E5182E"/>
    <w:rsid w:val="00E527DD"/>
    <w:rsid w:val="00E52A48"/>
    <w:rsid w:val="00E52AD2"/>
    <w:rsid w:val="00E53A00"/>
    <w:rsid w:val="00E543D5"/>
    <w:rsid w:val="00E574F5"/>
    <w:rsid w:val="00E64B9E"/>
    <w:rsid w:val="00E65A08"/>
    <w:rsid w:val="00E6601D"/>
    <w:rsid w:val="00E75954"/>
    <w:rsid w:val="00E75ED9"/>
    <w:rsid w:val="00E8320E"/>
    <w:rsid w:val="00E84CBA"/>
    <w:rsid w:val="00E857DB"/>
    <w:rsid w:val="00E86128"/>
    <w:rsid w:val="00E9004A"/>
    <w:rsid w:val="00E96B6D"/>
    <w:rsid w:val="00EA237E"/>
    <w:rsid w:val="00EA503B"/>
    <w:rsid w:val="00EA6043"/>
    <w:rsid w:val="00EA7A70"/>
    <w:rsid w:val="00EB60A1"/>
    <w:rsid w:val="00EB7A59"/>
    <w:rsid w:val="00EC003F"/>
    <w:rsid w:val="00EC05F5"/>
    <w:rsid w:val="00EC3F66"/>
    <w:rsid w:val="00ED32EE"/>
    <w:rsid w:val="00EE241B"/>
    <w:rsid w:val="00EE281A"/>
    <w:rsid w:val="00EE583D"/>
    <w:rsid w:val="00EE7C6E"/>
    <w:rsid w:val="00EE7FDA"/>
    <w:rsid w:val="00EF01D1"/>
    <w:rsid w:val="00EF054F"/>
    <w:rsid w:val="00EF2575"/>
    <w:rsid w:val="00EF3EF0"/>
    <w:rsid w:val="00EF57A2"/>
    <w:rsid w:val="00EF7E06"/>
    <w:rsid w:val="00F03E7E"/>
    <w:rsid w:val="00F046D8"/>
    <w:rsid w:val="00F14788"/>
    <w:rsid w:val="00F17768"/>
    <w:rsid w:val="00F262A6"/>
    <w:rsid w:val="00F27CD8"/>
    <w:rsid w:val="00F30AE5"/>
    <w:rsid w:val="00F33AA9"/>
    <w:rsid w:val="00F34887"/>
    <w:rsid w:val="00F35250"/>
    <w:rsid w:val="00F35C3E"/>
    <w:rsid w:val="00F3646F"/>
    <w:rsid w:val="00F36C62"/>
    <w:rsid w:val="00F42B1F"/>
    <w:rsid w:val="00F42D1B"/>
    <w:rsid w:val="00F463E2"/>
    <w:rsid w:val="00F5060E"/>
    <w:rsid w:val="00F516B2"/>
    <w:rsid w:val="00F51BC5"/>
    <w:rsid w:val="00F52A2B"/>
    <w:rsid w:val="00F55578"/>
    <w:rsid w:val="00F62A26"/>
    <w:rsid w:val="00F67BDB"/>
    <w:rsid w:val="00F71794"/>
    <w:rsid w:val="00F728CA"/>
    <w:rsid w:val="00F7705C"/>
    <w:rsid w:val="00F90D24"/>
    <w:rsid w:val="00F93EFE"/>
    <w:rsid w:val="00F940C8"/>
    <w:rsid w:val="00FA4C08"/>
    <w:rsid w:val="00FA6894"/>
    <w:rsid w:val="00FA7448"/>
    <w:rsid w:val="00FB4C77"/>
    <w:rsid w:val="00FB532B"/>
    <w:rsid w:val="00FB55A5"/>
    <w:rsid w:val="00FC0198"/>
    <w:rsid w:val="00FC1CC3"/>
    <w:rsid w:val="00FC214D"/>
    <w:rsid w:val="00FC2CA2"/>
    <w:rsid w:val="00FC31A4"/>
    <w:rsid w:val="00FC38B5"/>
    <w:rsid w:val="00FC3FBF"/>
    <w:rsid w:val="00FC6195"/>
    <w:rsid w:val="00FC710E"/>
    <w:rsid w:val="00FD30B8"/>
    <w:rsid w:val="00FD36B0"/>
    <w:rsid w:val="00FD77E0"/>
    <w:rsid w:val="00FE2AA7"/>
    <w:rsid w:val="00FE4483"/>
    <w:rsid w:val="00FE7329"/>
    <w:rsid w:val="00FF28B5"/>
    <w:rsid w:val="00FF52A2"/>
    <w:rsid w:val="00FF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277D3"/>
  <w15:chartTrackingRefBased/>
  <w15:docId w15:val="{4956B4CB-AE26-4855-8F36-A1E83874C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60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7ED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7E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B7E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B7ED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9B7ED0"/>
    <w:rPr>
      <w:rFonts w:asciiTheme="majorHAnsi" w:eastAsiaTheme="majorEastAsia" w:hAnsiTheme="majorHAnsi" w:cstheme="majorBidi"/>
      <w:sz w:val="24"/>
      <w:szCs w:val="24"/>
    </w:rPr>
  </w:style>
  <w:style w:type="paragraph" w:customStyle="1" w:styleId="paragraph">
    <w:name w:val="paragraph"/>
    <w:basedOn w:val="a"/>
    <w:rsid w:val="009B7E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9B7ED0"/>
  </w:style>
  <w:style w:type="character" w:customStyle="1" w:styleId="eop">
    <w:name w:val="eop"/>
    <w:basedOn w:val="a0"/>
    <w:rsid w:val="009B7ED0"/>
  </w:style>
  <w:style w:type="character" w:customStyle="1" w:styleId="spellingerror">
    <w:name w:val="spellingerror"/>
    <w:basedOn w:val="a0"/>
    <w:rsid w:val="009B7ED0"/>
  </w:style>
  <w:style w:type="paragraph" w:styleId="a5">
    <w:name w:val="List Paragraph"/>
    <w:basedOn w:val="a"/>
    <w:uiPriority w:val="34"/>
    <w:qFormat/>
    <w:rsid w:val="009B7ED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B7ED0"/>
    <w:rPr>
      <w:rFonts w:asciiTheme="majorHAnsi" w:eastAsiaTheme="majorEastAsia" w:hAnsiTheme="majorHAnsi" w:cstheme="majorBidi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910DC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910DC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5910DC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E1360A"/>
  </w:style>
  <w:style w:type="paragraph" w:styleId="a8">
    <w:name w:val="footer"/>
    <w:basedOn w:val="a"/>
    <w:link w:val="Char2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E1360A"/>
  </w:style>
  <w:style w:type="character" w:styleId="a9">
    <w:name w:val="Placeholder Text"/>
    <w:basedOn w:val="a0"/>
    <w:uiPriority w:val="99"/>
    <w:semiHidden/>
    <w:rsid w:val="004C0442"/>
    <w:rPr>
      <w:color w:val="808080"/>
    </w:rPr>
  </w:style>
  <w:style w:type="paragraph" w:styleId="aa">
    <w:name w:val="Normal (Web)"/>
    <w:basedOn w:val="a"/>
    <w:uiPriority w:val="99"/>
    <w:semiHidden/>
    <w:unhideWhenUsed/>
    <w:rsid w:val="00675F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emphi">
    <w:name w:val="emph_i"/>
    <w:basedOn w:val="a0"/>
    <w:rsid w:val="004165A6"/>
  </w:style>
  <w:style w:type="table" w:styleId="ab">
    <w:name w:val="Table Grid"/>
    <w:basedOn w:val="a1"/>
    <w:uiPriority w:val="39"/>
    <w:rsid w:val="00117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191A70"/>
    <w:rPr>
      <w:sz w:val="18"/>
      <w:szCs w:val="18"/>
    </w:rPr>
  </w:style>
  <w:style w:type="paragraph" w:styleId="ad">
    <w:name w:val="annotation text"/>
    <w:basedOn w:val="a"/>
    <w:link w:val="Char3"/>
    <w:uiPriority w:val="99"/>
    <w:unhideWhenUsed/>
    <w:rsid w:val="00191A70"/>
    <w:pPr>
      <w:jc w:val="left"/>
    </w:pPr>
  </w:style>
  <w:style w:type="character" w:customStyle="1" w:styleId="Char3">
    <w:name w:val="메모 텍스트 Char"/>
    <w:basedOn w:val="a0"/>
    <w:link w:val="ad"/>
    <w:uiPriority w:val="99"/>
    <w:rsid w:val="00191A70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191A70"/>
    <w:rPr>
      <w:b/>
      <w:bCs/>
    </w:rPr>
  </w:style>
  <w:style w:type="character" w:customStyle="1" w:styleId="Char4">
    <w:name w:val="메모 주제 Char"/>
    <w:basedOn w:val="Char3"/>
    <w:link w:val="ae"/>
    <w:uiPriority w:val="99"/>
    <w:semiHidden/>
    <w:rsid w:val="00191A70"/>
    <w:rPr>
      <w:b/>
      <w:bCs/>
    </w:rPr>
  </w:style>
  <w:style w:type="paragraph" w:styleId="af">
    <w:name w:val="Revision"/>
    <w:hidden/>
    <w:uiPriority w:val="99"/>
    <w:semiHidden/>
    <w:rsid w:val="00A623FD"/>
    <w:pPr>
      <w:spacing w:after="0" w:line="240" w:lineRule="auto"/>
      <w:jc w:val="left"/>
    </w:pPr>
  </w:style>
  <w:style w:type="paragraph" w:customStyle="1" w:styleId="EndNoteBibliography">
    <w:name w:val="EndNote Bibliography"/>
    <w:basedOn w:val="a"/>
    <w:link w:val="EndNoteBibliographyChar"/>
    <w:rsid w:val="001D6354"/>
    <w:pPr>
      <w:spacing w:line="240" w:lineRule="auto"/>
    </w:pPr>
    <w:rPr>
      <w:rFonts w:ascii="나눔명조" w:eastAsia="나눔명조" w:hAnsi="나눔명조"/>
      <w:noProof/>
    </w:rPr>
  </w:style>
  <w:style w:type="character" w:customStyle="1" w:styleId="EndNoteBibliographyChar">
    <w:name w:val="EndNote Bibliography Char"/>
    <w:basedOn w:val="a0"/>
    <w:link w:val="EndNoteBibliography"/>
    <w:rsid w:val="001D6354"/>
    <w:rPr>
      <w:rFonts w:ascii="나눔명조" w:eastAsia="나눔명조" w:hAnsi="나눔명조"/>
      <w:noProof/>
    </w:rPr>
  </w:style>
  <w:style w:type="character" w:styleId="af0">
    <w:name w:val="Unresolved Mention"/>
    <w:basedOn w:val="a0"/>
    <w:uiPriority w:val="99"/>
    <w:semiHidden/>
    <w:unhideWhenUsed/>
    <w:rsid w:val="00025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27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268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27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051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093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56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90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9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418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844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785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microsoft.com/office/2018/08/relationships/commentsExtensible" Target="commentsExtensible.xml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emf"/><Relationship Id="rId32" Type="http://schemas.microsoft.com/office/2011/relationships/commentsExtended" Target="commentsExtended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comments" Target="comments.xml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16/09/relationships/commentsIds" Target="commentsIds.xml"/><Relationship Id="rId38" Type="http://schemas.openxmlformats.org/officeDocument/2006/relationships/image" Target="media/image24.png"/><Relationship Id="rId46" Type="http://schemas.microsoft.com/office/2011/relationships/people" Target="people.xml"/><Relationship Id="rId20" Type="http://schemas.openxmlformats.org/officeDocument/2006/relationships/image" Target="media/image10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나눔명조">
      <a:majorFont>
        <a:latin typeface="나눔명조"/>
        <a:ea typeface="나눔명조"/>
        <a:cs typeface=""/>
      </a:majorFont>
      <a:minorFont>
        <a:latin typeface="나눔명조"/>
        <a:ea typeface="나눔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70a6809f-50aa-4d9c-bcc7-b7ca85f7fe65" xsi:nil="true"/>
    <Invited_Teachers xmlns="70a6809f-50aa-4d9c-bcc7-b7ca85f7fe65" xsi:nil="true"/>
    <Owner xmlns="70a6809f-50aa-4d9c-bcc7-b7ca85f7fe65">
      <UserInfo>
        <DisplayName/>
        <AccountId xsi:nil="true"/>
        <AccountType/>
      </UserInfo>
    </Owner>
    <FolderType xmlns="70a6809f-50aa-4d9c-bcc7-b7ca85f7fe65" xsi:nil="true"/>
    <CultureName xmlns="70a6809f-50aa-4d9c-bcc7-b7ca85f7fe65" xsi:nil="true"/>
    <Distribution_Groups xmlns="70a6809f-50aa-4d9c-bcc7-b7ca85f7fe65" xsi:nil="true"/>
    <AppVersion xmlns="70a6809f-50aa-4d9c-bcc7-b7ca85f7fe65" xsi:nil="true"/>
    <Invited_Students xmlns="70a6809f-50aa-4d9c-bcc7-b7ca85f7fe65" xsi:nil="true"/>
    <Math_Settings xmlns="70a6809f-50aa-4d9c-bcc7-b7ca85f7fe65" xsi:nil="true"/>
    <Templates xmlns="70a6809f-50aa-4d9c-bcc7-b7ca85f7fe65" xsi:nil="true"/>
    <Teachers xmlns="70a6809f-50aa-4d9c-bcc7-b7ca85f7fe65">
      <UserInfo>
        <DisplayName/>
        <AccountId xsi:nil="true"/>
        <AccountType/>
      </UserInfo>
    </Teachers>
    <Student_Groups xmlns="70a6809f-50aa-4d9c-bcc7-b7ca85f7fe65">
      <UserInfo>
        <DisplayName/>
        <AccountId xsi:nil="true"/>
        <AccountType/>
      </UserInfo>
    </Student_Groups>
    <TeamsChannelId xmlns="70a6809f-50aa-4d9c-bcc7-b7ca85f7fe65" xsi:nil="true"/>
    <IsNotebookLocked xmlns="70a6809f-50aa-4d9c-bcc7-b7ca85f7fe65" xsi:nil="true"/>
    <DefaultSectionNames xmlns="70a6809f-50aa-4d9c-bcc7-b7ca85f7fe65" xsi:nil="true"/>
    <Self_Registration_Enabled xmlns="70a6809f-50aa-4d9c-bcc7-b7ca85f7fe65" xsi:nil="true"/>
    <Has_Teacher_Only_SectionGroup xmlns="70a6809f-50aa-4d9c-bcc7-b7ca85f7fe65" xsi:nil="true"/>
    <Students xmlns="70a6809f-50aa-4d9c-bcc7-b7ca85f7fe65">
      <UserInfo>
        <DisplayName/>
        <AccountId xsi:nil="true"/>
        <AccountType/>
      </UserInfo>
    </Students>
    <LMS_Mappings xmlns="70a6809f-50aa-4d9c-bcc7-b7ca85f7fe65" xsi:nil="true"/>
    <Is_Collaboration_Space_Locked xmlns="70a6809f-50aa-4d9c-bcc7-b7ca85f7fe6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D10DB966FA7194FB6BC0EFDD35F382A" ma:contentTypeVersion="33" ma:contentTypeDescription="새 문서를 만듭니다." ma:contentTypeScope="" ma:versionID="877dd9ed7d84b6d2107fa3b0265cc3ae">
  <xsd:schema xmlns:xsd="http://www.w3.org/2001/XMLSchema" xmlns:xs="http://www.w3.org/2001/XMLSchema" xmlns:p="http://schemas.microsoft.com/office/2006/metadata/properties" xmlns:ns3="70a6809f-50aa-4d9c-bcc7-b7ca85f7fe65" xmlns:ns4="f102ef3a-5799-4028-b630-d536bbbc1b6e" targetNamespace="http://schemas.microsoft.com/office/2006/metadata/properties" ma:root="true" ma:fieldsID="be3e3023757aa66fa15e1f6608b03183" ns3:_="" ns4:_="">
    <xsd:import namespace="70a6809f-50aa-4d9c-bcc7-b7ca85f7fe65"/>
    <xsd:import namespace="f102ef3a-5799-4028-b630-d536bbbc1b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6809f-50aa-4d9c-bcc7-b7ca85f7fe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2ef3a-5799-4028-b630-d536bbbc1b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D831F-E915-4750-AB26-A299D52290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F58F3F-8E49-4BA4-9E91-9F95CDB78A22}">
  <ds:schemaRefs>
    <ds:schemaRef ds:uri="http://schemas.microsoft.com/office/2006/metadata/properties"/>
    <ds:schemaRef ds:uri="http://schemas.microsoft.com/office/infopath/2007/PartnerControls"/>
    <ds:schemaRef ds:uri="70a6809f-50aa-4d9c-bcc7-b7ca85f7fe65"/>
  </ds:schemaRefs>
</ds:datastoreItem>
</file>

<file path=customXml/itemProps3.xml><?xml version="1.0" encoding="utf-8"?>
<ds:datastoreItem xmlns:ds="http://schemas.openxmlformats.org/officeDocument/2006/customXml" ds:itemID="{0CEBCB26-E7EA-4073-BC66-584E2F43C4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a6809f-50aa-4d9c-bcc7-b7ca85f7fe65"/>
    <ds:schemaRef ds:uri="f102ef3a-5799-4028-b630-d536bbbc1b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25D9D6-05EA-42AD-AF84-96B890C1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17</Pages>
  <Words>2244</Words>
  <Characters>12795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Soohyeon</dc:creator>
  <cp:keywords/>
  <dc:description/>
  <cp:lastModifiedBy>Bae Soo Hyeon</cp:lastModifiedBy>
  <cp:revision>70</cp:revision>
  <dcterms:created xsi:type="dcterms:W3CDTF">2022-08-17T09:01:00Z</dcterms:created>
  <dcterms:modified xsi:type="dcterms:W3CDTF">2022-08-22T07:26:00Z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0x0101008D10DB966FA7194FB6BC0EFDD35F382A</vt:lpwstr>
  </property>
</Properties>
</file>
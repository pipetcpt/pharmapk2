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10FEA" w14:textId="672A7FD2" w:rsidR="009B7ED0" w:rsidRPr="00960A93" w:rsidRDefault="009B7ED0" w:rsidP="00960A93">
      <w:pPr>
        <w:pStyle w:val="a4"/>
        <w:rPr>
          <w:rFonts w:ascii="맑은 고딕" w:eastAsia="맑은 고딕" w:hAnsi="맑은 고딕"/>
        </w:rPr>
      </w:pPr>
      <w:r w:rsidRPr="00FE7329">
        <w:rPr>
          <w:rFonts w:ascii="맑은 고딕" w:eastAsia="맑은 고딕" w:hAnsi="맑은 고딕" w:hint="eastAsia"/>
        </w:rPr>
        <w:t>신약개발을</w:t>
      </w:r>
      <w:r w:rsidRPr="00FE7329">
        <w:rPr>
          <w:rFonts w:ascii="맑은 고딕" w:eastAsia="맑은 고딕" w:hAnsi="맑은 고딕"/>
        </w:rPr>
        <w:t xml:space="preserve"> 위한 실전 </w:t>
      </w:r>
      <w:proofErr w:type="spellStart"/>
      <w:r w:rsidRPr="00FE7329">
        <w:rPr>
          <w:rFonts w:ascii="맑은 고딕" w:eastAsia="맑은 고딕" w:hAnsi="맑은 고딕"/>
        </w:rPr>
        <w:t>약동학</w:t>
      </w:r>
      <w:proofErr w:type="spellEnd"/>
      <w:r w:rsidRPr="00FE7329">
        <w:rPr>
          <w:rFonts w:ascii="맑은 고딕" w:eastAsia="맑은 고딕" w:hAnsi="맑은 고딕" w:cs="MS Gothic"/>
        </w:rPr>
        <w:t>​</w:t>
      </w:r>
      <w:r w:rsidR="00960A93">
        <w:rPr>
          <w:rFonts w:ascii="맑은 고딕" w:eastAsia="맑은 고딕" w:hAnsi="맑은 고딕" w:cs="MS Gothic"/>
        </w:rPr>
        <w:t xml:space="preserve"> </w:t>
      </w:r>
      <w:r w:rsidR="000C59F6">
        <w:rPr>
          <w:rFonts w:ascii="맑은 고딕" w:eastAsia="맑은 고딕" w:hAnsi="맑은 고딕" w:cs="MS Gothic" w:hint="eastAsia"/>
        </w:rPr>
        <w:t>I</w:t>
      </w:r>
      <w:r w:rsidR="000C59F6">
        <w:rPr>
          <w:rFonts w:ascii="맑은 고딕" w:eastAsia="맑은 고딕" w:hAnsi="맑은 고딕" w:cs="MS Gothic"/>
        </w:rPr>
        <w:t>I</w:t>
      </w:r>
      <w:r w:rsidR="00C206AB">
        <w:rPr>
          <w:rFonts w:ascii="맑은 고딕" w:eastAsia="맑은 고딕" w:hAnsi="맑은 고딕"/>
        </w:rPr>
        <w:t xml:space="preserve"> </w:t>
      </w:r>
    </w:p>
    <w:p w14:paraId="231C723B" w14:textId="52513D83" w:rsidR="009B7ED0" w:rsidRDefault="00960A93" w:rsidP="009B7ED0">
      <w:pPr>
        <w:pStyle w:val="a4"/>
        <w:rPr>
          <w:rFonts w:ascii="맑은 고딕" w:eastAsia="맑은 고딕" w:hAnsi="맑은 고딕" w:cs="MS Gothic"/>
        </w:rPr>
      </w:pPr>
      <w:r>
        <w:rPr>
          <w:rFonts w:ascii="맑은 고딕" w:eastAsia="맑은 고딕" w:hAnsi="맑은 고딕"/>
        </w:rPr>
        <w:t>(</w:t>
      </w:r>
      <w:proofErr w:type="spellStart"/>
      <w:r w:rsidR="009B7ED0" w:rsidRPr="00FE7329">
        <w:rPr>
          <w:rFonts w:ascii="맑은 고딕" w:eastAsia="맑은 고딕" w:hAnsi="맑은 고딕"/>
        </w:rPr>
        <w:t>Phamacokinetics</w:t>
      </w:r>
      <w:proofErr w:type="spellEnd"/>
      <w:r w:rsidR="009B7ED0" w:rsidRPr="00FE7329">
        <w:rPr>
          <w:rFonts w:ascii="맑은 고딕" w:eastAsia="맑은 고딕" w:hAnsi="맑은 고딕"/>
        </w:rPr>
        <w:t xml:space="preserve"> for pharmaceutical scientists</w:t>
      </w:r>
      <w:r w:rsidR="009B7ED0" w:rsidRPr="00FE7329">
        <w:rPr>
          <w:rFonts w:ascii="맑은 고딕" w:eastAsia="맑은 고딕" w:hAnsi="맑은 고딕" w:cs="MS Gothic" w:hint="eastAsia"/>
        </w:rPr>
        <w:t>​</w:t>
      </w:r>
      <w:r>
        <w:rPr>
          <w:rFonts w:ascii="맑은 고딕" w:eastAsia="맑은 고딕" w:hAnsi="맑은 고딕" w:cs="MS Gothic" w:hint="eastAsia"/>
        </w:rPr>
        <w:t>)</w:t>
      </w:r>
    </w:p>
    <w:p w14:paraId="3EA5A8E2" w14:textId="77777777" w:rsidR="00960A93" w:rsidRDefault="00960A93" w:rsidP="00960A93">
      <w:pPr>
        <w:rPr>
          <w:rFonts w:ascii="맑은 고딕" w:eastAsia="맑은 고딕" w:hAnsi="맑은 고딕"/>
        </w:rPr>
      </w:pPr>
    </w:p>
    <w:p w14:paraId="03BFB93F" w14:textId="610C79B9" w:rsidR="009B7ED0" w:rsidRPr="00FE7329" w:rsidRDefault="001C3892" w:rsidP="001C3892">
      <w:pPr>
        <w:pStyle w:val="1"/>
        <w:numPr>
          <w:ilvl w:val="0"/>
          <w:numId w:val="29"/>
        </w:numPr>
        <w:rPr>
          <w:rFonts w:ascii="맑은 고딕" w:eastAsia="맑은 고딕" w:hAnsi="맑은 고딕"/>
        </w:rPr>
      </w:pPr>
      <w:r>
        <w:rPr>
          <w:rFonts w:ascii="맑은 고딕" w:eastAsia="맑은 고딕" w:hAnsi="맑은 고딕" w:hint="eastAsia"/>
        </w:rPr>
        <w:t>약물 수송체에 대한 후보물질의 작용평가</w:t>
      </w:r>
    </w:p>
    <w:p w14:paraId="2F7E2F03" w14:textId="6642B435" w:rsidR="00592688" w:rsidRDefault="00AE0714" w:rsidP="00592688">
      <w:pPr>
        <w:jc w:val="right"/>
        <w:rPr>
          <w:rFonts w:ascii="맑은 고딕" w:eastAsia="맑은 고딕" w:hAnsi="맑은 고딕"/>
        </w:rPr>
      </w:pPr>
      <w:r>
        <w:rPr>
          <w:rFonts w:ascii="맑은 고딕" w:eastAsia="맑은 고딕" w:hAnsi="맑은 고딕" w:hint="eastAsia"/>
        </w:rPr>
        <w:t>배수현</w:t>
      </w:r>
    </w:p>
    <w:p w14:paraId="3AC5B00F" w14:textId="77777777" w:rsidR="001C3892" w:rsidRPr="001C3892" w:rsidRDefault="001C3892" w:rsidP="001C3892">
      <w:pPr>
        <w:pStyle w:val="a5"/>
        <w:numPr>
          <w:ilvl w:val="0"/>
          <w:numId w:val="21"/>
        </w:numPr>
        <w:ind w:leftChars="0"/>
        <w:rPr>
          <w:rFonts w:ascii="맑은 고딕" w:eastAsia="맑은 고딕" w:hAnsi="맑은 고딕"/>
          <w:b/>
          <w:bCs/>
          <w:vanish/>
        </w:rPr>
      </w:pPr>
    </w:p>
    <w:p w14:paraId="12F02A66" w14:textId="77777777" w:rsidR="001C3892" w:rsidRPr="001C3892" w:rsidRDefault="001C3892" w:rsidP="001C3892">
      <w:pPr>
        <w:pStyle w:val="a5"/>
        <w:numPr>
          <w:ilvl w:val="0"/>
          <w:numId w:val="21"/>
        </w:numPr>
        <w:ind w:leftChars="0"/>
        <w:rPr>
          <w:rFonts w:ascii="맑은 고딕" w:eastAsia="맑은 고딕" w:hAnsi="맑은 고딕"/>
          <w:b/>
          <w:bCs/>
          <w:vanish/>
        </w:rPr>
      </w:pPr>
    </w:p>
    <w:p w14:paraId="1EF35CD5" w14:textId="77777777" w:rsidR="001C3892" w:rsidRPr="001C3892" w:rsidRDefault="001C3892" w:rsidP="001C3892">
      <w:pPr>
        <w:pStyle w:val="a5"/>
        <w:numPr>
          <w:ilvl w:val="0"/>
          <w:numId w:val="21"/>
        </w:numPr>
        <w:ind w:leftChars="0"/>
        <w:rPr>
          <w:rFonts w:ascii="맑은 고딕" w:eastAsia="맑은 고딕" w:hAnsi="맑은 고딕"/>
          <w:b/>
          <w:bCs/>
          <w:vanish/>
        </w:rPr>
      </w:pPr>
    </w:p>
    <w:p w14:paraId="5AF88E70" w14:textId="22973C5C" w:rsidR="00103F7A" w:rsidRPr="00D72E1D" w:rsidRDefault="00103F7A" w:rsidP="001C3892">
      <w:pPr>
        <w:pStyle w:val="a5"/>
        <w:numPr>
          <w:ilvl w:val="1"/>
          <w:numId w:val="21"/>
        </w:numPr>
        <w:ind w:leftChars="0"/>
        <w:rPr>
          <w:rFonts w:ascii="맑은 고딕" w:eastAsia="맑은 고딕" w:hAnsi="맑은 고딕"/>
          <w:b/>
          <w:bCs/>
        </w:rPr>
      </w:pPr>
      <w:r w:rsidRPr="00D72E1D">
        <w:rPr>
          <w:rFonts w:ascii="맑은 고딕" w:eastAsia="맑은 고딕" w:hAnsi="맑은 고딕" w:hint="eastAsia"/>
          <w:b/>
          <w:bCs/>
        </w:rPr>
        <w:t>서론</w:t>
      </w:r>
    </w:p>
    <w:p w14:paraId="42373CA2" w14:textId="7DC71DA0" w:rsidR="007D37C2" w:rsidRDefault="00482BDE" w:rsidP="009343B6">
      <w:pPr>
        <w:rPr>
          <w:rFonts w:ascii="맑은 고딕" w:eastAsia="맑은 고딕" w:hAnsi="맑은 고딕"/>
        </w:rPr>
      </w:pPr>
      <w:r>
        <w:rPr>
          <w:rFonts w:ascii="맑은 고딕" w:eastAsia="맑은 고딕" w:hAnsi="맑은 고딕" w:hint="eastAsia"/>
        </w:rPr>
        <w:t>세포내 물질</w:t>
      </w:r>
      <w:r w:rsidR="006C1639">
        <w:rPr>
          <w:rFonts w:ascii="맑은 고딕" w:eastAsia="맑은 고딕" w:hAnsi="맑은 고딕" w:hint="eastAsia"/>
        </w:rPr>
        <w:t xml:space="preserve"> </w:t>
      </w:r>
      <w:r>
        <w:rPr>
          <w:rFonts w:ascii="맑은 고딕" w:eastAsia="맑은 고딕" w:hAnsi="맑은 고딕" w:hint="eastAsia"/>
        </w:rPr>
        <w:t xml:space="preserve">이동은 </w:t>
      </w:r>
      <w:r w:rsidR="00C10535">
        <w:rPr>
          <w:rFonts w:ascii="맑은 고딕" w:eastAsia="맑은 고딕" w:hAnsi="맑은 고딕" w:hint="eastAsia"/>
        </w:rPr>
        <w:t xml:space="preserve">그림 </w:t>
      </w:r>
      <w:r w:rsidR="00C10535">
        <w:rPr>
          <w:rFonts w:ascii="맑은 고딕" w:eastAsia="맑은 고딕" w:hAnsi="맑은 고딕"/>
        </w:rPr>
        <w:t>7.1</w:t>
      </w:r>
      <w:r>
        <w:rPr>
          <w:rFonts w:ascii="맑은 고딕" w:eastAsia="맑은 고딕" w:hAnsi="맑은 고딕" w:hint="eastAsia"/>
        </w:rPr>
        <w:t>과 같다.</w:t>
      </w:r>
      <w:r>
        <w:rPr>
          <w:rFonts w:ascii="맑은 고딕" w:eastAsia="맑은 고딕" w:hAnsi="맑은 고딕"/>
        </w:rPr>
        <w:t xml:space="preserve"> </w:t>
      </w:r>
      <w:r w:rsidR="009450D2">
        <w:rPr>
          <w:rFonts w:ascii="맑은 고딕" w:eastAsia="맑은 고딕" w:hAnsi="맑은 고딕" w:hint="eastAsia"/>
        </w:rPr>
        <w:t>크게</w:t>
      </w:r>
      <w:r w:rsidR="009450D2">
        <w:rPr>
          <w:rFonts w:ascii="맑은 고딕" w:eastAsia="맑은 고딕" w:hAnsi="맑은 고딕"/>
        </w:rPr>
        <w:t xml:space="preserve"> </w:t>
      </w:r>
      <w:r w:rsidR="009450D2">
        <w:rPr>
          <w:rFonts w:ascii="맑은 고딕" w:eastAsia="맑은 고딕" w:hAnsi="맑은 고딕" w:hint="eastAsia"/>
        </w:rPr>
        <w:t>수동수송과 능동수송으로 구분할 수 있</w:t>
      </w:r>
      <w:r w:rsidR="00864C69">
        <w:rPr>
          <w:rFonts w:ascii="맑은 고딕" w:eastAsia="맑은 고딕" w:hAnsi="맑은 고딕" w:hint="eastAsia"/>
        </w:rPr>
        <w:t>다.</w:t>
      </w:r>
      <w:r w:rsidR="00864C69">
        <w:rPr>
          <w:rFonts w:ascii="맑은 고딕" w:eastAsia="맑은 고딕" w:hAnsi="맑은 고딕"/>
        </w:rPr>
        <w:t xml:space="preserve"> </w:t>
      </w:r>
      <w:r w:rsidR="009450D2">
        <w:rPr>
          <w:rFonts w:ascii="맑은 고딕" w:eastAsia="맑은 고딕" w:hAnsi="맑은 고딕" w:hint="eastAsia"/>
        </w:rPr>
        <w:t xml:space="preserve">수동수송은 </w:t>
      </w:r>
      <w:r w:rsidR="004357B5">
        <w:rPr>
          <w:rFonts w:ascii="맑은 고딕" w:eastAsia="맑은 고딕" w:hAnsi="맑은 고딕" w:hint="eastAsia"/>
        </w:rPr>
        <w:t>세포막</w:t>
      </w:r>
      <w:r w:rsidR="004357B5">
        <w:rPr>
          <w:rFonts w:ascii="맑은 고딕" w:eastAsia="맑은 고딕" w:hAnsi="맑은 고딕"/>
        </w:rPr>
        <w:t xml:space="preserve"> </w:t>
      </w:r>
      <w:r w:rsidR="004357B5">
        <w:rPr>
          <w:rFonts w:ascii="맑은 고딕" w:eastAsia="맑은 고딕" w:hAnsi="맑은 고딕" w:hint="eastAsia"/>
        </w:rPr>
        <w:t>사이의 물질의 농도</w:t>
      </w:r>
      <w:r w:rsidR="00864C69">
        <w:rPr>
          <w:rFonts w:ascii="맑은 고딕" w:eastAsia="맑은 고딕" w:hAnsi="맑은 고딕"/>
        </w:rPr>
        <w:t xml:space="preserve"> </w:t>
      </w:r>
      <w:r w:rsidR="00864C69">
        <w:rPr>
          <w:rFonts w:ascii="맑은 고딕" w:eastAsia="맑은 고딕" w:hAnsi="맑은 고딕" w:hint="eastAsia"/>
        </w:rPr>
        <w:t>차이에</w:t>
      </w:r>
      <w:r w:rsidR="00A02624">
        <w:rPr>
          <w:rFonts w:ascii="맑은 고딕" w:eastAsia="맑은 고딕" w:hAnsi="맑은 고딕" w:hint="eastAsia"/>
        </w:rPr>
        <w:t xml:space="preserve"> 의해 발생</w:t>
      </w:r>
      <w:r w:rsidR="00864C69">
        <w:rPr>
          <w:rFonts w:ascii="맑은 고딕" w:eastAsia="맑은 고딕" w:hAnsi="맑은 고딕" w:hint="eastAsia"/>
        </w:rPr>
        <w:t>한다.</w:t>
      </w:r>
      <w:r w:rsidR="00864C69">
        <w:rPr>
          <w:rFonts w:ascii="맑은 고딕" w:eastAsia="맑은 고딕" w:hAnsi="맑은 고딕"/>
        </w:rPr>
        <w:t xml:space="preserve"> </w:t>
      </w:r>
      <w:r w:rsidR="00864C69">
        <w:rPr>
          <w:rFonts w:ascii="맑은 고딕" w:eastAsia="맑은 고딕" w:hAnsi="맑은 고딕" w:hint="eastAsia"/>
        </w:rPr>
        <w:t>즉</w:t>
      </w:r>
      <w:r w:rsidR="00B8615F">
        <w:rPr>
          <w:rFonts w:ascii="맑은 고딕" w:eastAsia="맑은 고딕" w:hAnsi="맑은 고딕" w:hint="eastAsia"/>
        </w:rPr>
        <w:t>,</w:t>
      </w:r>
      <w:r w:rsidR="00B8615F">
        <w:rPr>
          <w:rFonts w:ascii="맑은 고딕" w:eastAsia="맑은 고딕" w:hAnsi="맑은 고딕"/>
        </w:rPr>
        <w:t xml:space="preserve"> </w:t>
      </w:r>
      <w:r w:rsidR="00B8615F">
        <w:rPr>
          <w:rFonts w:ascii="맑은 고딕" w:eastAsia="맑은 고딕" w:hAnsi="맑은 고딕" w:hint="eastAsia"/>
        </w:rPr>
        <w:t>물질의</w:t>
      </w:r>
      <w:r w:rsidR="00864C69">
        <w:rPr>
          <w:rFonts w:ascii="맑은 고딕" w:eastAsia="맑은 고딕" w:hAnsi="맑은 고딕" w:hint="eastAsia"/>
        </w:rPr>
        <w:t xml:space="preserve"> 농도가 높은 곳에서 낮은 곳으로 </w:t>
      </w:r>
      <w:r w:rsidR="00ED3455">
        <w:rPr>
          <w:rFonts w:ascii="맑은 고딕" w:eastAsia="맑은 고딕" w:hAnsi="맑은 고딕" w:hint="eastAsia"/>
        </w:rPr>
        <w:t xml:space="preserve">농도 </w:t>
      </w:r>
      <w:proofErr w:type="spellStart"/>
      <w:r w:rsidR="00ED3455">
        <w:rPr>
          <w:rFonts w:ascii="맑은 고딕" w:eastAsia="맑은 고딕" w:hAnsi="맑은 고딕" w:hint="eastAsia"/>
        </w:rPr>
        <w:t>구배에</w:t>
      </w:r>
      <w:proofErr w:type="spellEnd"/>
      <w:r w:rsidR="00ED3455">
        <w:rPr>
          <w:rFonts w:ascii="맑은 고딕" w:eastAsia="맑은 고딕" w:hAnsi="맑은 고딕" w:hint="eastAsia"/>
        </w:rPr>
        <w:t xml:space="preserve"> 따라 </w:t>
      </w:r>
      <w:r w:rsidR="00864C69">
        <w:rPr>
          <w:rFonts w:ascii="맑은 고딕" w:eastAsia="맑은 고딕" w:hAnsi="맑은 고딕" w:hint="eastAsia"/>
        </w:rPr>
        <w:t>이동하며,</w:t>
      </w:r>
      <w:r w:rsidR="00864C69">
        <w:rPr>
          <w:rFonts w:ascii="맑은 고딕" w:eastAsia="맑은 고딕" w:hAnsi="맑은 고딕"/>
        </w:rPr>
        <w:t xml:space="preserve"> </w:t>
      </w:r>
      <w:r w:rsidR="00864C69">
        <w:rPr>
          <w:rFonts w:ascii="맑은 고딕" w:eastAsia="맑은 고딕" w:hAnsi="맑은 고딕" w:hint="eastAsia"/>
        </w:rPr>
        <w:t>에너지를 사용하지</w:t>
      </w:r>
      <w:r w:rsidR="004351AB">
        <w:rPr>
          <w:rFonts w:ascii="맑은 고딕" w:eastAsia="맑은 고딕" w:hAnsi="맑은 고딕" w:hint="eastAsia"/>
        </w:rPr>
        <w:t xml:space="preserve"> 않는다.</w:t>
      </w:r>
      <w:r w:rsidR="00864C69">
        <w:rPr>
          <w:rFonts w:ascii="맑은 고딕" w:eastAsia="맑은 고딕" w:hAnsi="맑은 고딕" w:hint="eastAsia"/>
        </w:rPr>
        <w:t xml:space="preserve"> </w:t>
      </w:r>
      <w:r w:rsidR="007F626A">
        <w:rPr>
          <w:rFonts w:ascii="맑은 고딕" w:eastAsia="맑은 고딕" w:hAnsi="맑은 고딕" w:hint="eastAsia"/>
        </w:rPr>
        <w:t xml:space="preserve">비극성 </w:t>
      </w:r>
      <w:r w:rsidR="007F626A" w:rsidRPr="00F27EFB">
        <w:rPr>
          <w:rFonts w:ascii="맑은 고딕" w:eastAsia="맑은 고딕" w:hAnsi="맑은 고딕" w:hint="eastAsia"/>
        </w:rPr>
        <w:t>물질</w:t>
      </w:r>
      <w:r w:rsidR="0047696C" w:rsidRPr="00F27EFB">
        <w:rPr>
          <w:rFonts w:ascii="맑은 고딕" w:eastAsia="맑은 고딕" w:hAnsi="맑은 고딕" w:hint="eastAsia"/>
        </w:rPr>
        <w:t xml:space="preserve">은 </w:t>
      </w:r>
      <w:r w:rsidR="00A02624" w:rsidRPr="00F27EFB">
        <w:rPr>
          <w:rFonts w:ascii="맑은 고딕" w:eastAsia="맑은 고딕" w:hAnsi="맑은 고딕" w:hint="eastAsia"/>
        </w:rPr>
        <w:t>단순확산</w:t>
      </w:r>
      <w:r w:rsidR="00A02624" w:rsidRPr="00F27EFB">
        <w:rPr>
          <w:rFonts w:ascii="맑은 고딕" w:eastAsia="맑은 고딕" w:hAnsi="맑은 고딕"/>
        </w:rPr>
        <w:t>(passive</w:t>
      </w:r>
      <w:r w:rsidR="00A02624">
        <w:rPr>
          <w:rFonts w:ascii="맑은 고딕" w:eastAsia="맑은 고딕" w:hAnsi="맑은 고딕"/>
        </w:rPr>
        <w:t xml:space="preserve"> diffusion)</w:t>
      </w:r>
      <w:r w:rsidR="0047696C">
        <w:rPr>
          <w:rFonts w:ascii="맑은 고딕" w:eastAsia="맑은 고딕" w:hAnsi="맑은 고딕"/>
        </w:rPr>
        <w:t xml:space="preserve"> </w:t>
      </w:r>
      <w:r w:rsidR="0047696C">
        <w:rPr>
          <w:rFonts w:ascii="맑은 고딕" w:eastAsia="맑은 고딕" w:hAnsi="맑은 고딕" w:hint="eastAsia"/>
        </w:rPr>
        <w:t>되며,</w:t>
      </w:r>
      <w:r w:rsidR="0047696C">
        <w:rPr>
          <w:rFonts w:ascii="맑은 고딕" w:eastAsia="맑은 고딕" w:hAnsi="맑은 고딕"/>
        </w:rPr>
        <w:t xml:space="preserve"> </w:t>
      </w:r>
      <w:r w:rsidR="0047696C">
        <w:rPr>
          <w:rFonts w:ascii="맑은 고딕" w:eastAsia="맑은 고딕" w:hAnsi="맑은 고딕" w:hint="eastAsia"/>
        </w:rPr>
        <w:t>극성을 띄는 물질은</w:t>
      </w:r>
      <w:r w:rsidR="006934E8">
        <w:rPr>
          <w:rFonts w:ascii="맑은 고딕" w:eastAsia="맑은 고딕" w:hAnsi="맑은 고딕"/>
        </w:rPr>
        <w:t xml:space="preserve"> </w:t>
      </w:r>
      <w:r w:rsidR="006934E8">
        <w:rPr>
          <w:rFonts w:ascii="맑은 고딕" w:eastAsia="맑은 고딕" w:hAnsi="맑은 고딕" w:hint="eastAsia"/>
        </w:rPr>
        <w:t>촉진 확산(f</w:t>
      </w:r>
      <w:r w:rsidR="006934E8">
        <w:rPr>
          <w:rFonts w:ascii="맑은 고딕" w:eastAsia="맑은 고딕" w:hAnsi="맑은 고딕"/>
        </w:rPr>
        <w:t>acilitated diffusion)</w:t>
      </w:r>
      <w:r w:rsidR="0047696C">
        <w:rPr>
          <w:rFonts w:ascii="맑은 고딕" w:eastAsia="맑은 고딕" w:hAnsi="맑은 고딕" w:hint="eastAsia"/>
        </w:rPr>
        <w:t>을 통해 세포막을 통과한다.</w:t>
      </w:r>
      <w:r w:rsidR="00B13C21">
        <w:rPr>
          <w:rFonts w:ascii="맑은 고딕" w:eastAsia="맑은 고딕" w:hAnsi="맑은 고딕"/>
        </w:rPr>
        <w:t xml:space="preserve"> </w:t>
      </w:r>
      <w:ins w:id="0" w:author="Bae Soo Hyeon" w:date="2022-08-17T16:11:00Z">
        <w:r w:rsidR="00C037BC">
          <w:rPr>
            <w:rFonts w:ascii="맑은 고딕" w:eastAsia="맑은 고딕" w:hAnsi="맑은 고딕" w:hint="eastAsia"/>
          </w:rPr>
          <w:t>반면</w:t>
        </w:r>
        <w:r w:rsidR="00C037BC">
          <w:rPr>
            <w:rFonts w:ascii="맑은 고딕" w:eastAsia="맑은 고딕" w:hAnsi="맑은 고딕"/>
          </w:rPr>
          <w:t xml:space="preserve">, </w:t>
        </w:r>
      </w:ins>
      <w:r w:rsidR="00B13C21">
        <w:rPr>
          <w:rFonts w:ascii="맑은 고딕" w:eastAsia="맑은 고딕" w:hAnsi="맑은 고딕" w:hint="eastAsia"/>
        </w:rPr>
        <w:t xml:space="preserve">능동수송은 </w:t>
      </w:r>
      <w:del w:id="1" w:author="Bae Soo Hyeon" w:date="2022-08-17T16:11:00Z">
        <w:r w:rsidR="00B13C21" w:rsidDel="00C037BC">
          <w:rPr>
            <w:rFonts w:ascii="맑은 고딕" w:eastAsia="맑은 고딕" w:hAnsi="맑은 고딕" w:hint="eastAsia"/>
          </w:rPr>
          <w:delText>수동수송과 달리,</w:delText>
        </w:r>
        <w:r w:rsidR="00B13C21" w:rsidDel="00C037BC">
          <w:rPr>
            <w:rFonts w:ascii="맑은 고딕" w:eastAsia="맑은 고딕" w:hAnsi="맑은 고딕"/>
          </w:rPr>
          <w:delText xml:space="preserve"> </w:delText>
        </w:r>
      </w:del>
      <w:r w:rsidR="00B13C21">
        <w:rPr>
          <w:rFonts w:ascii="맑은 고딕" w:eastAsia="맑은 고딕" w:hAnsi="맑은 고딕" w:hint="eastAsia"/>
        </w:rPr>
        <w:t>물질</w:t>
      </w:r>
      <w:r w:rsidR="00B2526F">
        <w:rPr>
          <w:rFonts w:ascii="맑은 고딕" w:eastAsia="맑은 고딕" w:hAnsi="맑은 고딕" w:hint="eastAsia"/>
        </w:rPr>
        <w:t>이 농도에 역행하여 이동하며 이때</w:t>
      </w:r>
      <w:r w:rsidR="00B2526F">
        <w:rPr>
          <w:rFonts w:ascii="맑은 고딕" w:eastAsia="맑은 고딕" w:hAnsi="맑은 고딕"/>
        </w:rPr>
        <w:t>,</w:t>
      </w:r>
      <w:r w:rsidR="00D60386">
        <w:rPr>
          <w:rFonts w:ascii="맑은 고딕" w:eastAsia="맑은 고딕" w:hAnsi="맑은 고딕"/>
        </w:rPr>
        <w:t xml:space="preserve"> </w:t>
      </w:r>
      <w:r w:rsidR="00B13C21">
        <w:rPr>
          <w:rFonts w:ascii="맑은 고딕" w:eastAsia="맑은 고딕" w:hAnsi="맑은 고딕" w:hint="eastAsia"/>
        </w:rPr>
        <w:t>에너지를 사용한다</w:t>
      </w:r>
      <w:r w:rsidR="00D60386">
        <w:rPr>
          <w:rFonts w:ascii="맑은 고딕" w:eastAsia="맑은 고딕" w:hAnsi="맑은 고딕"/>
        </w:rPr>
        <w:t xml:space="preserve">. </w:t>
      </w:r>
      <w:r w:rsidR="00D60386">
        <w:rPr>
          <w:rFonts w:ascii="맑은 고딕" w:eastAsia="맑은 고딕" w:hAnsi="맑은 고딕" w:hint="eastAsia"/>
        </w:rPr>
        <w:t>낮은 농도에서 높은 농도로 물질이 이동하기 때문에</w:t>
      </w:r>
      <w:del w:id="2" w:author="Bae Soo Hyeon" w:date="2022-08-17T16:11:00Z">
        <w:r w:rsidR="00D60386" w:rsidDel="00B83487">
          <w:rPr>
            <w:rFonts w:ascii="맑은 고딕" w:eastAsia="맑은 고딕" w:hAnsi="맑은 고딕" w:hint="eastAsia"/>
          </w:rPr>
          <w:delText>,</w:delText>
        </w:r>
      </w:del>
      <w:r w:rsidR="009D098E">
        <w:rPr>
          <w:rFonts w:ascii="맑은 고딕" w:eastAsia="맑은 고딕" w:hAnsi="맑은 고딕"/>
        </w:rPr>
        <w:t xml:space="preserve"> </w:t>
      </w:r>
      <w:r w:rsidR="009D098E">
        <w:rPr>
          <w:rFonts w:ascii="맑은 고딕" w:eastAsia="맑은 고딕" w:hAnsi="맑은 고딕" w:hint="eastAsia"/>
        </w:rPr>
        <w:t>지속적으로 에너지를 사용하게 되며,</w:t>
      </w:r>
      <w:r w:rsidR="00B2526F">
        <w:rPr>
          <w:rFonts w:ascii="맑은 고딕" w:eastAsia="맑은 고딕" w:hAnsi="맑은 고딕"/>
        </w:rPr>
        <w:t xml:space="preserve"> </w:t>
      </w:r>
      <w:r w:rsidR="004E12FC">
        <w:rPr>
          <w:rFonts w:ascii="맑은 고딕" w:eastAsia="맑은 고딕" w:hAnsi="맑은 고딕" w:hint="eastAsia"/>
        </w:rPr>
        <w:t>수송체를</w:t>
      </w:r>
      <w:r w:rsidR="000E7781">
        <w:rPr>
          <w:rFonts w:ascii="맑은 고딕" w:eastAsia="맑은 고딕" w:hAnsi="맑은 고딕"/>
        </w:rPr>
        <w:t xml:space="preserve"> </w:t>
      </w:r>
      <w:r w:rsidR="000E7781">
        <w:rPr>
          <w:rFonts w:ascii="맑은 고딕" w:eastAsia="맑은 고딕" w:hAnsi="맑은 고딕" w:hint="eastAsia"/>
        </w:rPr>
        <w:t>통해 물질이 이동한다.</w:t>
      </w:r>
      <w:r w:rsidR="000E7781">
        <w:rPr>
          <w:rFonts w:ascii="맑은 고딕" w:eastAsia="맑은 고딕" w:hAnsi="맑은 고딕"/>
        </w:rPr>
        <w:t xml:space="preserve"> </w:t>
      </w:r>
      <w:r w:rsidR="000E7781">
        <w:rPr>
          <w:rFonts w:ascii="맑은 고딕" w:eastAsia="맑은 고딕" w:hAnsi="맑은 고딕" w:hint="eastAsia"/>
        </w:rPr>
        <w:t xml:space="preserve">수송체의 종류에 따라 </w:t>
      </w:r>
      <w:r w:rsidR="000E7781">
        <w:rPr>
          <w:rFonts w:ascii="맑은 고딕" w:eastAsia="맑은 고딕" w:hAnsi="맑은 고딕"/>
        </w:rPr>
        <w:t>Solute carrier (SLC) transporter</w:t>
      </w:r>
      <w:r w:rsidR="000E7781">
        <w:rPr>
          <w:rFonts w:ascii="맑은 고딕" w:eastAsia="맑은 고딕" w:hAnsi="맑은 고딕" w:hint="eastAsia"/>
        </w:rPr>
        <w:t xml:space="preserve">와 </w:t>
      </w:r>
      <w:r w:rsidR="000E7781">
        <w:rPr>
          <w:rFonts w:ascii="맑은 고딕" w:eastAsia="맑은 고딕" w:hAnsi="맑은 고딕"/>
        </w:rPr>
        <w:t>ATP-binding cassette (ABC) tran</w:t>
      </w:r>
      <w:r w:rsidR="000E7781">
        <w:rPr>
          <w:rFonts w:ascii="맑은 고딕" w:eastAsia="맑은 고딕" w:hAnsi="맑은 고딕" w:hint="eastAsia"/>
        </w:rPr>
        <w:t>s</w:t>
      </w:r>
      <w:r w:rsidR="000E7781">
        <w:rPr>
          <w:rFonts w:ascii="맑은 고딕" w:eastAsia="맑은 고딕" w:hAnsi="맑은 고딕"/>
        </w:rPr>
        <w:t>porter</w:t>
      </w:r>
      <w:r w:rsidR="000E7781">
        <w:rPr>
          <w:rFonts w:ascii="맑은 고딕" w:eastAsia="맑은 고딕" w:hAnsi="맑은 고딕" w:hint="eastAsia"/>
        </w:rPr>
        <w:t>로 나뉜다.</w:t>
      </w:r>
      <w:r w:rsidR="000E7781">
        <w:rPr>
          <w:rFonts w:ascii="맑은 고딕" w:eastAsia="맑은 고딕" w:hAnsi="맑은 고딕"/>
        </w:rPr>
        <w:t xml:space="preserve"> </w:t>
      </w:r>
      <w:r w:rsidR="00AB1382">
        <w:rPr>
          <w:rFonts w:ascii="맑은 고딕" w:eastAsia="맑은 고딕" w:hAnsi="맑은 고딕" w:hint="eastAsia"/>
        </w:rPr>
        <w:t>이 단원에서는 약물을 세포</w:t>
      </w:r>
      <w:ins w:id="3" w:author="Bae Soo Hyeon" w:date="2022-08-17T16:11:00Z">
        <w:r w:rsidR="00B83487">
          <w:rPr>
            <w:rFonts w:ascii="맑은 고딕" w:eastAsia="맑은 고딕" w:hAnsi="맑은 고딕" w:hint="eastAsia"/>
          </w:rPr>
          <w:t xml:space="preserve"> </w:t>
        </w:r>
      </w:ins>
      <w:r w:rsidR="00AB1382">
        <w:rPr>
          <w:rFonts w:ascii="맑은 고딕" w:eastAsia="맑은 고딕" w:hAnsi="맑은 고딕" w:hint="eastAsia"/>
        </w:rPr>
        <w:t xml:space="preserve">내외로 이동시키는데 관여하는 수송체의 종류와 특성을 </w:t>
      </w:r>
      <w:r w:rsidR="00F27B98">
        <w:rPr>
          <w:rFonts w:ascii="맑은 고딕" w:eastAsia="맑은 고딕" w:hAnsi="맑은 고딕" w:hint="eastAsia"/>
        </w:rPr>
        <w:t>살펴보고,</w:t>
      </w:r>
      <w:r w:rsidR="00F27EFB">
        <w:rPr>
          <w:rFonts w:ascii="맑은 고딕" w:eastAsia="맑은 고딕" w:hAnsi="맑은 고딕"/>
        </w:rPr>
        <w:t xml:space="preserve"> </w:t>
      </w:r>
      <w:r w:rsidR="00F27EFB">
        <w:rPr>
          <w:rFonts w:ascii="맑은 고딕" w:eastAsia="맑은 고딕" w:hAnsi="맑은 고딕" w:hint="eastAsia"/>
        </w:rPr>
        <w:t xml:space="preserve">신약후보물질의 </w:t>
      </w:r>
      <w:proofErr w:type="spellStart"/>
      <w:r w:rsidR="00F27B98">
        <w:rPr>
          <w:rFonts w:ascii="맑은 고딕" w:eastAsia="맑은 고딕" w:hAnsi="맑은 고딕" w:hint="eastAsia"/>
        </w:rPr>
        <w:t>수송체</w:t>
      </w:r>
      <w:proofErr w:type="spellEnd"/>
      <w:r w:rsidR="00F27B98">
        <w:rPr>
          <w:rFonts w:ascii="맑은 고딕" w:eastAsia="맑은 고딕" w:hAnsi="맑은 고딕" w:hint="eastAsia"/>
        </w:rPr>
        <w:t xml:space="preserve"> 기질 및 </w:t>
      </w:r>
      <w:proofErr w:type="spellStart"/>
      <w:r w:rsidR="00F27B98">
        <w:rPr>
          <w:rFonts w:ascii="맑은 고딕" w:eastAsia="맑은 고딕" w:hAnsi="맑은 고딕" w:hint="eastAsia"/>
        </w:rPr>
        <w:t>저해능</w:t>
      </w:r>
      <w:proofErr w:type="spellEnd"/>
      <w:r w:rsidR="00F27B98">
        <w:rPr>
          <w:rFonts w:ascii="맑은 고딕" w:eastAsia="맑은 고딕" w:hAnsi="맑은 고딕" w:hint="eastAsia"/>
        </w:rPr>
        <w:t xml:space="preserve"> 평가 방법에 대하여 </w:t>
      </w:r>
      <w:r w:rsidR="00F27EFB">
        <w:rPr>
          <w:rFonts w:ascii="맑은 고딕" w:eastAsia="맑은 고딕" w:hAnsi="맑은 고딕" w:hint="eastAsia"/>
        </w:rPr>
        <w:t>기술한다.</w:t>
      </w:r>
    </w:p>
    <w:p w14:paraId="59ACD232" w14:textId="77777777" w:rsidR="00C10535" w:rsidRDefault="00C10535" w:rsidP="00C10535">
      <w:pPr>
        <w:keepNext/>
      </w:pPr>
      <w:r>
        <w:rPr>
          <w:rFonts w:ascii="맑은 고딕" w:eastAsia="맑은 고딕" w:hAnsi="맑은 고딕"/>
          <w:noProof/>
        </w:rPr>
        <w:drawing>
          <wp:inline distT="0" distB="0" distL="0" distR="0" wp14:anchorId="59B51821" wp14:editId="268850DF">
            <wp:extent cx="5834955" cy="2661145"/>
            <wp:effectExtent l="0" t="0" r="0"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1839" cy="2664285"/>
                    </a:xfrm>
                    <a:prstGeom prst="rect">
                      <a:avLst/>
                    </a:prstGeom>
                    <a:noFill/>
                  </pic:spPr>
                </pic:pic>
              </a:graphicData>
            </a:graphic>
          </wp:inline>
        </w:drawing>
      </w:r>
    </w:p>
    <w:p w14:paraId="1CD712F1" w14:textId="3F2B613F" w:rsidR="00C10535" w:rsidRPr="009450D2" w:rsidRDefault="00C10535" w:rsidP="00C10535">
      <w:pPr>
        <w:pStyle w:val="af"/>
        <w:rPr>
          <w:rFonts w:ascii="맑은 고딕" w:eastAsia="맑은 고딕" w:hAnsi="맑은 고딕"/>
          <w:b w:val="0"/>
          <w:bCs w:val="0"/>
          <w:szCs w:val="22"/>
        </w:rPr>
      </w:pPr>
      <w:r w:rsidRPr="009450D2">
        <w:rPr>
          <w:rFonts w:ascii="맑은 고딕" w:eastAsia="맑은 고딕" w:hAnsi="맑은 고딕"/>
          <w:b w:val="0"/>
          <w:bCs w:val="0"/>
          <w:szCs w:val="22"/>
        </w:rPr>
        <w:t xml:space="preserve">그림 </w:t>
      </w:r>
      <w:r w:rsidR="001B0728">
        <w:rPr>
          <w:rFonts w:ascii="맑은 고딕" w:eastAsia="맑은 고딕" w:hAnsi="맑은 고딕"/>
          <w:b w:val="0"/>
          <w:bCs w:val="0"/>
          <w:szCs w:val="22"/>
        </w:rPr>
        <w:fldChar w:fldCharType="begin"/>
      </w:r>
      <w:r w:rsidR="001B0728">
        <w:rPr>
          <w:rFonts w:ascii="맑은 고딕" w:eastAsia="맑은 고딕" w:hAnsi="맑은 고딕"/>
          <w:b w:val="0"/>
          <w:bCs w:val="0"/>
          <w:szCs w:val="22"/>
        </w:rPr>
        <w:instrText xml:space="preserve"> STYLEREF 1 \s </w:instrText>
      </w:r>
      <w:r w:rsidR="001B0728">
        <w:rPr>
          <w:rFonts w:ascii="맑은 고딕" w:eastAsia="맑은 고딕" w:hAnsi="맑은 고딕"/>
          <w:b w:val="0"/>
          <w:bCs w:val="0"/>
          <w:szCs w:val="22"/>
        </w:rPr>
        <w:fldChar w:fldCharType="separate"/>
      </w:r>
      <w:r w:rsidR="001B0728">
        <w:rPr>
          <w:rFonts w:ascii="맑은 고딕" w:eastAsia="맑은 고딕" w:hAnsi="맑은 고딕"/>
          <w:b w:val="0"/>
          <w:bCs w:val="0"/>
          <w:noProof/>
          <w:szCs w:val="22"/>
        </w:rPr>
        <w:t>7</w:t>
      </w:r>
      <w:r w:rsidR="001B0728">
        <w:rPr>
          <w:rFonts w:ascii="맑은 고딕" w:eastAsia="맑은 고딕" w:hAnsi="맑은 고딕"/>
          <w:b w:val="0"/>
          <w:bCs w:val="0"/>
          <w:szCs w:val="22"/>
        </w:rPr>
        <w:fldChar w:fldCharType="end"/>
      </w:r>
      <w:r w:rsidR="001B0728">
        <w:rPr>
          <w:rFonts w:ascii="맑은 고딕" w:eastAsia="맑은 고딕" w:hAnsi="맑은 고딕"/>
          <w:b w:val="0"/>
          <w:bCs w:val="0"/>
          <w:szCs w:val="22"/>
        </w:rPr>
        <w:noBreakHyphen/>
      </w:r>
      <w:r w:rsidR="001B0728">
        <w:rPr>
          <w:rFonts w:ascii="맑은 고딕" w:eastAsia="맑은 고딕" w:hAnsi="맑은 고딕"/>
          <w:b w:val="0"/>
          <w:bCs w:val="0"/>
          <w:szCs w:val="22"/>
        </w:rPr>
        <w:fldChar w:fldCharType="begin"/>
      </w:r>
      <w:r w:rsidR="001B0728">
        <w:rPr>
          <w:rFonts w:ascii="맑은 고딕" w:eastAsia="맑은 고딕" w:hAnsi="맑은 고딕"/>
          <w:b w:val="0"/>
          <w:bCs w:val="0"/>
          <w:szCs w:val="22"/>
        </w:rPr>
        <w:instrText xml:space="preserve"> SEQ 그림 \* ARABIC \s 1 </w:instrText>
      </w:r>
      <w:r w:rsidR="001B0728">
        <w:rPr>
          <w:rFonts w:ascii="맑은 고딕" w:eastAsia="맑은 고딕" w:hAnsi="맑은 고딕"/>
          <w:b w:val="0"/>
          <w:bCs w:val="0"/>
          <w:szCs w:val="22"/>
        </w:rPr>
        <w:fldChar w:fldCharType="separate"/>
      </w:r>
      <w:r w:rsidR="001B0728">
        <w:rPr>
          <w:rFonts w:ascii="맑은 고딕" w:eastAsia="맑은 고딕" w:hAnsi="맑은 고딕"/>
          <w:b w:val="0"/>
          <w:bCs w:val="0"/>
          <w:noProof/>
          <w:szCs w:val="22"/>
        </w:rPr>
        <w:t>1</w:t>
      </w:r>
      <w:r w:rsidR="001B0728">
        <w:rPr>
          <w:rFonts w:ascii="맑은 고딕" w:eastAsia="맑은 고딕" w:hAnsi="맑은 고딕"/>
          <w:b w:val="0"/>
          <w:bCs w:val="0"/>
          <w:szCs w:val="22"/>
        </w:rPr>
        <w:fldChar w:fldCharType="end"/>
      </w:r>
      <w:r w:rsidRPr="009450D2">
        <w:rPr>
          <w:rFonts w:ascii="맑은 고딕" w:eastAsia="맑은 고딕" w:hAnsi="맑은 고딕"/>
          <w:b w:val="0"/>
          <w:bCs w:val="0"/>
          <w:szCs w:val="22"/>
        </w:rPr>
        <w:t xml:space="preserve">. </w:t>
      </w:r>
      <w:r w:rsidR="009450D2" w:rsidRPr="009450D2">
        <w:rPr>
          <w:rFonts w:ascii="맑은 고딕" w:eastAsia="맑은 고딕" w:hAnsi="맑은 고딕" w:hint="eastAsia"/>
          <w:b w:val="0"/>
          <w:bCs w:val="0"/>
          <w:szCs w:val="22"/>
        </w:rPr>
        <w:t>세포내 물질의 이동 원리</w:t>
      </w:r>
    </w:p>
    <w:p w14:paraId="5A2EA955" w14:textId="47649714" w:rsidR="00C10535" w:rsidRDefault="00C10535" w:rsidP="009343B6">
      <w:pPr>
        <w:rPr>
          <w:rFonts w:ascii="맑은 고딕" w:eastAsia="맑은 고딕" w:hAnsi="맑은 고딕"/>
        </w:rPr>
      </w:pPr>
    </w:p>
    <w:p w14:paraId="34356733" w14:textId="17D1B617" w:rsidR="000228AA" w:rsidRPr="00D72E1D" w:rsidRDefault="005F5E3A" w:rsidP="00D72E1D">
      <w:pPr>
        <w:pStyle w:val="a5"/>
        <w:numPr>
          <w:ilvl w:val="1"/>
          <w:numId w:val="21"/>
        </w:numPr>
        <w:ind w:leftChars="0" w:left="0" w:firstLine="0"/>
        <w:rPr>
          <w:rFonts w:ascii="맑은 고딕" w:eastAsia="맑은 고딕" w:hAnsi="맑은 고딕"/>
          <w:b/>
          <w:bCs/>
        </w:rPr>
      </w:pPr>
      <w:r>
        <w:rPr>
          <w:rFonts w:ascii="맑은 고딕" w:eastAsia="맑은 고딕" w:hAnsi="맑은 고딕" w:hint="eastAsia"/>
          <w:b/>
          <w:bCs/>
        </w:rPr>
        <w:t xml:space="preserve">약물수송체의 </w:t>
      </w:r>
      <w:r w:rsidR="001165B3">
        <w:rPr>
          <w:rFonts w:ascii="맑은 고딕" w:eastAsia="맑은 고딕" w:hAnsi="맑은 고딕" w:hint="eastAsia"/>
          <w:b/>
          <w:bCs/>
        </w:rPr>
        <w:t>종류와 역할</w:t>
      </w:r>
    </w:p>
    <w:p w14:paraId="1BB46A1D" w14:textId="542D9831" w:rsidR="006663CC" w:rsidRDefault="001165B3" w:rsidP="000228AA">
      <w:pPr>
        <w:rPr>
          <w:rFonts w:ascii="맑은 고딕" w:eastAsia="맑은 고딕" w:hAnsi="맑은 고딕"/>
        </w:rPr>
      </w:pPr>
      <w:r>
        <w:rPr>
          <w:rFonts w:ascii="맑은 고딕" w:eastAsia="맑은 고딕" w:hAnsi="맑은 고딕" w:hint="eastAsia"/>
        </w:rPr>
        <w:t>약물 수송체</w:t>
      </w:r>
      <w:r w:rsidR="00D31DD1">
        <w:rPr>
          <w:rFonts w:ascii="맑은 고딕" w:eastAsia="맑은 고딕" w:hAnsi="맑은 고딕" w:hint="eastAsia"/>
        </w:rPr>
        <w:t>의 종류는</w:t>
      </w:r>
      <w:r>
        <w:rPr>
          <w:rFonts w:ascii="맑은 고딕" w:eastAsia="맑은 고딕" w:hAnsi="맑은 고딕" w:hint="eastAsia"/>
        </w:rPr>
        <w:t xml:space="preserve"> 크게 </w:t>
      </w:r>
      <w:r>
        <w:rPr>
          <w:rFonts w:ascii="맑은 고딕" w:eastAsia="맑은 고딕" w:hAnsi="맑은 고딕"/>
        </w:rPr>
        <w:t xml:space="preserve">SLC </w:t>
      </w:r>
      <w:r>
        <w:rPr>
          <w:rFonts w:ascii="맑은 고딕" w:eastAsia="맑은 고딕" w:hAnsi="맑은 고딕" w:hint="eastAsia"/>
        </w:rPr>
        <w:t>t</w:t>
      </w:r>
      <w:r>
        <w:rPr>
          <w:rFonts w:ascii="맑은 고딕" w:eastAsia="맑은 고딕" w:hAnsi="맑은 고딕"/>
        </w:rPr>
        <w:t>ransporter</w:t>
      </w:r>
      <w:r>
        <w:rPr>
          <w:rFonts w:ascii="맑은 고딕" w:eastAsia="맑은 고딕" w:hAnsi="맑은 고딕" w:hint="eastAsia"/>
        </w:rPr>
        <w:t xml:space="preserve">와 </w:t>
      </w:r>
      <w:r>
        <w:rPr>
          <w:rFonts w:ascii="맑은 고딕" w:eastAsia="맑은 고딕" w:hAnsi="맑은 고딕"/>
        </w:rPr>
        <w:t>A</w:t>
      </w:r>
      <w:r>
        <w:rPr>
          <w:rFonts w:ascii="맑은 고딕" w:eastAsia="맑은 고딕" w:hAnsi="맑은 고딕" w:hint="eastAsia"/>
        </w:rPr>
        <w:t>B</w:t>
      </w:r>
      <w:r>
        <w:rPr>
          <w:rFonts w:ascii="맑은 고딕" w:eastAsia="맑은 고딕" w:hAnsi="맑은 고딕"/>
        </w:rPr>
        <w:t>C transporter</w:t>
      </w:r>
      <w:r w:rsidR="00D31DD1">
        <w:rPr>
          <w:rFonts w:ascii="맑은 고딕" w:eastAsia="맑은 고딕" w:hAnsi="맑은 고딕" w:hint="eastAsia"/>
        </w:rPr>
        <w:t>로 나뉜다.</w:t>
      </w:r>
      <w:r w:rsidR="00D31DD1">
        <w:rPr>
          <w:rFonts w:ascii="맑은 고딕" w:eastAsia="맑은 고딕" w:hAnsi="맑은 고딕"/>
        </w:rPr>
        <w:t xml:space="preserve"> SLC </w:t>
      </w:r>
      <w:r w:rsidR="00D31DD1">
        <w:rPr>
          <w:rFonts w:ascii="맑은 고딕" w:eastAsia="맑은 고딕" w:hAnsi="맑은 고딕" w:hint="eastAsia"/>
        </w:rPr>
        <w:t xml:space="preserve">수송체는 주로 세포내로 물질을 </w:t>
      </w:r>
      <w:r w:rsidR="004913CA">
        <w:rPr>
          <w:rFonts w:ascii="맑은 고딕" w:eastAsia="맑은 고딕" w:hAnsi="맑은 고딕" w:hint="eastAsia"/>
        </w:rPr>
        <w:t>수송</w:t>
      </w:r>
      <w:r w:rsidR="00D31DD1">
        <w:rPr>
          <w:rFonts w:ascii="맑은 고딕" w:eastAsia="맑은 고딕" w:hAnsi="맑은 고딕"/>
        </w:rPr>
        <w:t>(uptake)</w:t>
      </w:r>
      <w:r w:rsidR="004913CA">
        <w:rPr>
          <w:rFonts w:ascii="맑은 고딕" w:eastAsia="맑은 고딕" w:hAnsi="맑은 고딕" w:hint="eastAsia"/>
        </w:rPr>
        <w:t>시키며,</w:t>
      </w:r>
      <w:r w:rsidR="004913CA">
        <w:rPr>
          <w:rFonts w:ascii="맑은 고딕" w:eastAsia="맑은 고딕" w:hAnsi="맑은 고딕"/>
        </w:rPr>
        <w:t xml:space="preserve"> </w:t>
      </w:r>
      <w:r w:rsidR="00EB47C4">
        <w:rPr>
          <w:rFonts w:ascii="맑은 고딕" w:eastAsia="맑은 고딕" w:hAnsi="맑은 고딕" w:hint="eastAsia"/>
        </w:rPr>
        <w:t>나트륨</w:t>
      </w:r>
      <w:r w:rsidR="00EB47C4">
        <w:rPr>
          <w:rFonts w:ascii="맑은 고딕" w:eastAsia="맑은 고딕" w:hAnsi="맑은 고딕"/>
        </w:rPr>
        <w:t>(Na+)</w:t>
      </w:r>
      <w:r w:rsidR="00EB47C4">
        <w:rPr>
          <w:rFonts w:ascii="맑은 고딕" w:eastAsia="맑은 고딕" w:hAnsi="맑은 고딕" w:hint="eastAsia"/>
        </w:rPr>
        <w:t xml:space="preserve"> 등의</w:t>
      </w:r>
      <w:r w:rsidR="00F17638">
        <w:rPr>
          <w:rFonts w:ascii="맑은 고딕" w:eastAsia="맑은 고딕" w:hAnsi="맑은 고딕"/>
        </w:rPr>
        <w:t xml:space="preserve"> </w:t>
      </w:r>
      <w:r w:rsidR="00F17638">
        <w:rPr>
          <w:rFonts w:ascii="맑은 고딕" w:eastAsia="맑은 고딕" w:hAnsi="맑은 고딕" w:hint="eastAsia"/>
        </w:rPr>
        <w:t>매개물질</w:t>
      </w:r>
      <w:r w:rsidR="00D06877">
        <w:rPr>
          <w:rFonts w:ascii="맑은 고딕" w:eastAsia="맑은 고딕" w:hAnsi="맑은 고딕" w:hint="eastAsia"/>
        </w:rPr>
        <w:t>을 이용하여 물질을</w:t>
      </w:r>
      <w:r w:rsidR="008048E8">
        <w:rPr>
          <w:rFonts w:ascii="맑은 고딕" w:eastAsia="맑은 고딕" w:hAnsi="맑은 고딕" w:hint="eastAsia"/>
        </w:rPr>
        <w:t xml:space="preserve"> 함께 이동시키기도 한다.</w:t>
      </w:r>
      <w:r w:rsidR="008048E8">
        <w:rPr>
          <w:rFonts w:ascii="맑은 고딕" w:eastAsia="맑은 고딕" w:hAnsi="맑은 고딕"/>
        </w:rPr>
        <w:t xml:space="preserve"> </w:t>
      </w:r>
      <w:r w:rsidR="00DF7C1B">
        <w:rPr>
          <w:rFonts w:ascii="맑은 고딕" w:eastAsia="맑은 고딕" w:hAnsi="맑은 고딕"/>
        </w:rPr>
        <w:t xml:space="preserve">이 </w:t>
      </w:r>
      <w:r w:rsidR="00E96F9D">
        <w:rPr>
          <w:rFonts w:ascii="맑은 고딕" w:eastAsia="맑은 고딕" w:hAnsi="맑은 고딕" w:hint="eastAsia"/>
        </w:rPr>
        <w:t>경우</w:t>
      </w:r>
      <w:r w:rsidR="00B926D3">
        <w:rPr>
          <w:rFonts w:ascii="맑은 고딕" w:eastAsia="맑은 고딕" w:hAnsi="맑은 고딕" w:hint="eastAsia"/>
        </w:rPr>
        <w:t>,</w:t>
      </w:r>
      <w:r w:rsidR="00E96F9D">
        <w:rPr>
          <w:rFonts w:ascii="맑은 고딕" w:eastAsia="맑은 고딕" w:hAnsi="맑은 고딕" w:hint="eastAsia"/>
        </w:rPr>
        <w:t xml:space="preserve"> 매개물질이 농도 </w:t>
      </w:r>
      <w:proofErr w:type="spellStart"/>
      <w:r w:rsidR="00E96F9D">
        <w:rPr>
          <w:rFonts w:ascii="맑은 고딕" w:eastAsia="맑은 고딕" w:hAnsi="맑은 고딕" w:hint="eastAsia"/>
        </w:rPr>
        <w:t>구배에</w:t>
      </w:r>
      <w:proofErr w:type="spellEnd"/>
      <w:r w:rsidR="00E96F9D">
        <w:rPr>
          <w:rFonts w:ascii="맑은 고딕" w:eastAsia="맑은 고딕" w:hAnsi="맑은 고딕" w:hint="eastAsia"/>
        </w:rPr>
        <w:t xml:space="preserve"> 역행하여 </w:t>
      </w:r>
      <w:del w:id="4" w:author="Bae Soo Hyeon" w:date="2022-08-17T16:27:00Z">
        <w:r w:rsidR="00E96F9D" w:rsidDel="007F3306">
          <w:rPr>
            <w:rFonts w:ascii="맑은 고딕" w:eastAsia="맑은 고딕" w:hAnsi="맑은 고딕" w:hint="eastAsia"/>
          </w:rPr>
          <w:delText xml:space="preserve">이동하면서 </w:delText>
        </w:r>
      </w:del>
      <w:r w:rsidR="00E96F9D">
        <w:rPr>
          <w:rFonts w:ascii="맑은 고딕" w:eastAsia="맑은 고딕" w:hAnsi="맑은 고딕" w:hint="eastAsia"/>
        </w:rPr>
        <w:t>에너지를 사용하며</w:t>
      </w:r>
      <w:r w:rsidR="00E96F9D">
        <w:rPr>
          <w:rFonts w:ascii="맑은 고딕" w:eastAsia="맑은 고딕" w:hAnsi="맑은 고딕"/>
        </w:rPr>
        <w:t xml:space="preserve"> </w:t>
      </w:r>
      <w:r w:rsidR="00E96F9D">
        <w:rPr>
          <w:rFonts w:ascii="맑은 고딕" w:eastAsia="맑은 고딕" w:hAnsi="맑은 고딕" w:hint="eastAsia"/>
        </w:rPr>
        <w:t xml:space="preserve">이와 함께 물질이 이동하게 되므로 </w:t>
      </w:r>
      <w:r w:rsidR="00DF7C1B">
        <w:rPr>
          <w:rFonts w:ascii="맑은 고딕" w:eastAsia="맑은 고딕" w:hAnsi="맑은 고딕"/>
        </w:rPr>
        <w:t>2</w:t>
      </w:r>
      <w:r w:rsidR="00DF7C1B">
        <w:rPr>
          <w:rFonts w:ascii="맑은 고딕" w:eastAsia="맑은 고딕" w:hAnsi="맑은 고딕" w:hint="eastAsia"/>
        </w:rPr>
        <w:t>차 수송</w:t>
      </w:r>
      <w:r w:rsidR="006663CC">
        <w:rPr>
          <w:rFonts w:ascii="맑은 고딕" w:eastAsia="맑은 고딕" w:hAnsi="맑은 고딕" w:hint="eastAsia"/>
        </w:rPr>
        <w:t>이라고도 하며,</w:t>
      </w:r>
      <w:r w:rsidR="006663CC">
        <w:rPr>
          <w:rFonts w:ascii="맑은 고딕" w:eastAsia="맑은 고딕" w:hAnsi="맑은 고딕"/>
        </w:rPr>
        <w:t xml:space="preserve"> </w:t>
      </w:r>
      <w:r w:rsidR="00B07CE0">
        <w:rPr>
          <w:rFonts w:ascii="맑은 고딕" w:eastAsia="맑은 고딕" w:hAnsi="맑은 고딕" w:hint="eastAsia"/>
        </w:rPr>
        <w:t xml:space="preserve">이온과 같은 방향으로 물질이 이동하는 </w:t>
      </w:r>
      <w:r w:rsidR="00FB272D">
        <w:rPr>
          <w:rFonts w:ascii="맑은 고딕" w:eastAsia="맑은 고딕" w:hAnsi="맑은 고딕" w:hint="eastAsia"/>
        </w:rPr>
        <w:t>경우</w:t>
      </w:r>
      <w:r w:rsidR="00FB272D">
        <w:rPr>
          <w:rFonts w:ascii="맑은 고딕" w:eastAsia="맑은 고딕" w:hAnsi="맑은 고딕"/>
        </w:rPr>
        <w:t>(symport)</w:t>
      </w:r>
      <w:r w:rsidR="00FB272D">
        <w:rPr>
          <w:rFonts w:ascii="맑은 고딕" w:eastAsia="맑은 고딕" w:hAnsi="맑은 고딕" w:hint="eastAsia"/>
        </w:rPr>
        <w:t>와 다른 방향으로 물질이 이동하는 경우(a</w:t>
      </w:r>
      <w:r w:rsidR="00FB272D">
        <w:rPr>
          <w:rFonts w:ascii="맑은 고딕" w:eastAsia="맑은 고딕" w:hAnsi="맑은 고딕"/>
        </w:rPr>
        <w:t>ntiport)</w:t>
      </w:r>
      <w:r w:rsidR="00FB272D">
        <w:rPr>
          <w:rFonts w:ascii="맑은 고딕" w:eastAsia="맑은 고딕" w:hAnsi="맑은 고딕" w:hint="eastAsia"/>
        </w:rPr>
        <w:t>가 있다.</w:t>
      </w:r>
      <w:r w:rsidR="0041076D">
        <w:rPr>
          <w:rFonts w:ascii="맑은 고딕" w:eastAsia="맑은 고딕" w:hAnsi="맑은 고딕"/>
        </w:rPr>
        <w:t xml:space="preserve"> </w:t>
      </w:r>
      <w:r w:rsidR="00CD1CB0">
        <w:rPr>
          <w:rFonts w:ascii="맑은 고딕" w:eastAsia="맑은 고딕" w:hAnsi="맑은 고딕" w:hint="eastAsia"/>
        </w:rPr>
        <w:t>전하를 띄고</w:t>
      </w:r>
      <w:r w:rsidR="00CD1CB0">
        <w:rPr>
          <w:rFonts w:ascii="맑은 고딕" w:eastAsia="맑은 고딕" w:hAnsi="맑은 고딕"/>
        </w:rPr>
        <w:t xml:space="preserve">, </w:t>
      </w:r>
      <w:proofErr w:type="spellStart"/>
      <w:r w:rsidR="00CD1CB0">
        <w:rPr>
          <w:rFonts w:ascii="맑은 고딕" w:eastAsia="맑은 고딕" w:hAnsi="맑은 고딕" w:hint="eastAsia"/>
        </w:rPr>
        <w:t>친수성</w:t>
      </w:r>
      <w:proofErr w:type="spellEnd"/>
      <w:r w:rsidR="00CD1CB0">
        <w:rPr>
          <w:rFonts w:ascii="맑은 고딕" w:eastAsia="맑은 고딕" w:hAnsi="맑은 고딕" w:hint="eastAsia"/>
        </w:rPr>
        <w:t xml:space="preserve"> </w:t>
      </w:r>
      <w:r w:rsidR="00617348">
        <w:rPr>
          <w:rFonts w:ascii="맑은 고딕" w:eastAsia="맑은 고딕" w:hAnsi="맑은 고딕" w:hint="eastAsia"/>
        </w:rPr>
        <w:t>물질</w:t>
      </w:r>
      <w:r w:rsidR="00CD1CB0">
        <w:rPr>
          <w:rFonts w:ascii="맑은 고딕" w:eastAsia="맑은 고딕" w:hAnsi="맑은 고딕"/>
        </w:rPr>
        <w:t xml:space="preserve">, </w:t>
      </w:r>
      <w:r w:rsidR="00CD1CB0">
        <w:rPr>
          <w:rFonts w:ascii="맑은 고딕" w:eastAsia="맑은 고딕" w:hAnsi="맑은 고딕" w:hint="eastAsia"/>
        </w:rPr>
        <w:t xml:space="preserve">분자량이 작을수록 </w:t>
      </w:r>
      <w:r w:rsidR="00CD1CB0">
        <w:rPr>
          <w:rFonts w:ascii="맑은 고딕" w:eastAsia="맑은 고딕" w:hAnsi="맑은 고딕"/>
        </w:rPr>
        <w:t xml:space="preserve">SLC </w:t>
      </w:r>
      <w:r w:rsidR="00CD1CB0">
        <w:rPr>
          <w:rFonts w:ascii="맑은 고딕" w:eastAsia="맑은 고딕" w:hAnsi="맑은 고딕" w:hint="eastAsia"/>
        </w:rPr>
        <w:t>수송체의 기질일 가능성이 높다.</w:t>
      </w:r>
    </w:p>
    <w:p w14:paraId="55CB9C00" w14:textId="50E6EFD2" w:rsidR="000E773D" w:rsidRDefault="00615665" w:rsidP="000228AA">
      <w:pPr>
        <w:rPr>
          <w:rFonts w:ascii="맑은 고딕" w:eastAsia="맑은 고딕" w:hAnsi="맑은 고딕"/>
        </w:rPr>
      </w:pPr>
      <w:r>
        <w:rPr>
          <w:rFonts w:ascii="맑은 고딕" w:eastAsia="맑은 고딕" w:hAnsi="맑은 고딕"/>
        </w:rPr>
        <w:t xml:space="preserve">ABC </w:t>
      </w:r>
      <w:r>
        <w:rPr>
          <w:rFonts w:ascii="맑은 고딕" w:eastAsia="맑은 고딕" w:hAnsi="맑은 고딕" w:hint="eastAsia"/>
        </w:rPr>
        <w:t xml:space="preserve">수송체는 </w:t>
      </w:r>
      <w:r w:rsidR="006663CC">
        <w:rPr>
          <w:rFonts w:ascii="맑은 고딕" w:eastAsia="맑은 고딕" w:hAnsi="맑은 고딕"/>
        </w:rPr>
        <w:t xml:space="preserve">SLC </w:t>
      </w:r>
      <w:r w:rsidR="006663CC">
        <w:rPr>
          <w:rFonts w:ascii="맑은 고딕" w:eastAsia="맑은 고딕" w:hAnsi="맑은 고딕" w:hint="eastAsia"/>
        </w:rPr>
        <w:t>수송체와 반대로</w:t>
      </w:r>
      <w:r w:rsidR="006663CC">
        <w:rPr>
          <w:rFonts w:ascii="맑은 고딕" w:eastAsia="맑은 고딕" w:hAnsi="맑은 고딕"/>
        </w:rPr>
        <w:t xml:space="preserve">, </w:t>
      </w:r>
      <w:r>
        <w:rPr>
          <w:rFonts w:ascii="맑은 고딕" w:eastAsia="맑은 고딕" w:hAnsi="맑은 고딕" w:hint="eastAsia"/>
        </w:rPr>
        <w:t>주로 물질을 세포밖으로 수송</w:t>
      </w:r>
      <w:r>
        <w:rPr>
          <w:rFonts w:ascii="맑은 고딕" w:eastAsia="맑은 고딕" w:hAnsi="맑은 고딕"/>
        </w:rPr>
        <w:t>(</w:t>
      </w:r>
      <w:r>
        <w:rPr>
          <w:rFonts w:ascii="맑은 고딕" w:eastAsia="맑은 고딕" w:hAnsi="맑은 고딕" w:hint="eastAsia"/>
        </w:rPr>
        <w:t>e</w:t>
      </w:r>
      <w:r>
        <w:rPr>
          <w:rFonts w:ascii="맑은 고딕" w:eastAsia="맑은 고딕" w:hAnsi="맑은 고딕"/>
        </w:rPr>
        <w:t>fflux)</w:t>
      </w:r>
      <w:r>
        <w:rPr>
          <w:rFonts w:ascii="맑은 고딕" w:eastAsia="맑은 고딕" w:hAnsi="맑은 고딕" w:hint="eastAsia"/>
        </w:rPr>
        <w:t>시</w:t>
      </w:r>
      <w:r w:rsidR="006663CC">
        <w:rPr>
          <w:rFonts w:ascii="맑은 고딕" w:eastAsia="맑은 고딕" w:hAnsi="맑은 고딕" w:hint="eastAsia"/>
        </w:rPr>
        <w:t>킨다.</w:t>
      </w:r>
      <w:r w:rsidR="006663CC">
        <w:rPr>
          <w:rFonts w:ascii="맑은 고딕" w:eastAsia="맑은 고딕" w:hAnsi="맑은 고딕"/>
        </w:rPr>
        <w:t xml:space="preserve"> </w:t>
      </w:r>
      <w:r w:rsidR="006663CC">
        <w:rPr>
          <w:rFonts w:ascii="맑은 고딕" w:eastAsia="맑은 고딕" w:hAnsi="맑은 고딕" w:hint="eastAsia"/>
        </w:rPr>
        <w:t>물질이</w:t>
      </w:r>
      <w:r w:rsidR="00CD1CB0">
        <w:rPr>
          <w:rFonts w:ascii="맑은 고딕" w:eastAsia="맑은 고딕" w:hAnsi="맑은 고딕"/>
        </w:rPr>
        <w:t xml:space="preserve"> </w:t>
      </w:r>
      <w:r w:rsidR="00CD1CB0">
        <w:rPr>
          <w:rFonts w:ascii="맑은 고딕" w:eastAsia="맑은 고딕" w:hAnsi="맑은 고딕" w:hint="eastAsia"/>
        </w:rPr>
        <w:t xml:space="preserve">직접 농도 </w:t>
      </w:r>
      <w:proofErr w:type="spellStart"/>
      <w:r w:rsidR="00CD1CB0">
        <w:rPr>
          <w:rFonts w:ascii="맑은 고딕" w:eastAsia="맑은 고딕" w:hAnsi="맑은 고딕" w:hint="eastAsia"/>
        </w:rPr>
        <w:t>구배에</w:t>
      </w:r>
      <w:proofErr w:type="spellEnd"/>
      <w:r w:rsidR="00CD1CB0">
        <w:rPr>
          <w:rFonts w:ascii="맑은 고딕" w:eastAsia="맑은 고딕" w:hAnsi="맑은 고딕" w:hint="eastAsia"/>
        </w:rPr>
        <w:t xml:space="preserve"> 역행하여 수송되면서 </w:t>
      </w:r>
      <w:r w:rsidR="00CD1CB0">
        <w:rPr>
          <w:rFonts w:ascii="맑은 고딕" w:eastAsia="맑은 고딕" w:hAnsi="맑은 고딕"/>
        </w:rPr>
        <w:t>ATP</w:t>
      </w:r>
      <w:r w:rsidR="00CD1CB0">
        <w:rPr>
          <w:rFonts w:ascii="맑은 고딕" w:eastAsia="맑은 고딕" w:hAnsi="맑은 고딕" w:hint="eastAsia"/>
        </w:rPr>
        <w:t>를 사용한다.</w:t>
      </w:r>
      <w:r w:rsidR="00CD1CB0">
        <w:rPr>
          <w:rFonts w:ascii="맑은 고딕" w:eastAsia="맑은 고딕" w:hAnsi="맑은 고딕"/>
        </w:rPr>
        <w:t xml:space="preserve"> </w:t>
      </w:r>
      <w:r w:rsidR="002C7100">
        <w:rPr>
          <w:rFonts w:ascii="맑은 고딕" w:eastAsia="맑은 고딕" w:hAnsi="맑은 고딕" w:hint="eastAsia"/>
        </w:rPr>
        <w:t>분자량이 상대적으로 크며</w:t>
      </w:r>
      <w:r w:rsidR="002C7100">
        <w:rPr>
          <w:rFonts w:ascii="맑은 고딕" w:eastAsia="맑은 고딕" w:hAnsi="맑은 고딕"/>
        </w:rPr>
        <w:t xml:space="preserve">, </w:t>
      </w:r>
      <w:r w:rsidR="00617348">
        <w:rPr>
          <w:rFonts w:ascii="맑은 고딕" w:eastAsia="맑은 고딕" w:hAnsi="맑은 고딕" w:hint="eastAsia"/>
        </w:rPr>
        <w:t>지용성 물질</w:t>
      </w:r>
      <w:r w:rsidR="00146E70">
        <w:rPr>
          <w:rFonts w:ascii="맑은 고딕" w:eastAsia="맑은 고딕" w:hAnsi="맑은 고딕"/>
        </w:rPr>
        <w:t xml:space="preserve"> </w:t>
      </w:r>
      <w:r w:rsidR="00146E70">
        <w:rPr>
          <w:rFonts w:ascii="맑은 고딕" w:eastAsia="맑은 고딕" w:hAnsi="맑은 고딕" w:hint="eastAsia"/>
        </w:rPr>
        <w:t>등이 기질인 경우가 많다.</w:t>
      </w:r>
      <w:r w:rsidR="00146E70">
        <w:rPr>
          <w:rFonts w:ascii="맑은 고딕" w:eastAsia="맑은 고딕" w:hAnsi="맑은 고딕"/>
        </w:rPr>
        <w:t xml:space="preserve"> </w:t>
      </w:r>
    </w:p>
    <w:p w14:paraId="4CC2BF49" w14:textId="58BE2C4B" w:rsidR="00BA2641" w:rsidRDefault="000212D5" w:rsidP="000228AA">
      <w:pPr>
        <w:rPr>
          <w:rFonts w:ascii="맑은 고딕" w:eastAsia="맑은 고딕" w:hAnsi="맑은 고딕"/>
        </w:rPr>
      </w:pPr>
      <w:r>
        <w:rPr>
          <w:rFonts w:ascii="맑은 고딕" w:eastAsia="맑은 고딕" w:hAnsi="맑은 고딕" w:hint="eastAsia"/>
        </w:rPr>
        <w:t xml:space="preserve">다양한 종류의 </w:t>
      </w:r>
      <w:r w:rsidR="008E6E97">
        <w:rPr>
          <w:rFonts w:ascii="맑은 고딕" w:eastAsia="맑은 고딕" w:hAnsi="맑은 고딕" w:hint="eastAsia"/>
        </w:rPr>
        <w:t>수송체</w:t>
      </w:r>
      <w:r>
        <w:rPr>
          <w:rFonts w:ascii="맑은 고딕" w:eastAsia="맑은 고딕" w:hAnsi="맑은 고딕" w:hint="eastAsia"/>
        </w:rPr>
        <w:t>가</w:t>
      </w:r>
      <w:r w:rsidR="008E6E97">
        <w:rPr>
          <w:rFonts w:ascii="맑은 고딕" w:eastAsia="맑은 고딕" w:hAnsi="맑은 고딕" w:hint="eastAsia"/>
        </w:rPr>
        <w:t xml:space="preserve"> 세포 표면에 분포하고 있으며,</w:t>
      </w:r>
      <w:r w:rsidR="008E6E97">
        <w:rPr>
          <w:rFonts w:ascii="맑은 고딕" w:eastAsia="맑은 고딕" w:hAnsi="맑은 고딕"/>
        </w:rPr>
        <w:t xml:space="preserve"> </w:t>
      </w:r>
      <w:r w:rsidR="008E6E97">
        <w:rPr>
          <w:rFonts w:ascii="맑은 고딕" w:eastAsia="맑은 고딕" w:hAnsi="맑은 고딕" w:hint="eastAsia"/>
        </w:rPr>
        <w:t>이</w:t>
      </w:r>
      <w:r>
        <w:rPr>
          <w:rFonts w:ascii="맑은 고딕" w:eastAsia="맑은 고딕" w:hAnsi="맑은 고딕" w:hint="eastAsia"/>
        </w:rPr>
        <w:t xml:space="preserve"> </w:t>
      </w:r>
      <w:r w:rsidR="008E6E97">
        <w:rPr>
          <w:rFonts w:ascii="맑은 고딕" w:eastAsia="맑은 고딕" w:hAnsi="맑은 고딕" w:hint="eastAsia"/>
        </w:rPr>
        <w:t>중 약물의 A</w:t>
      </w:r>
      <w:r w:rsidR="008E6E97">
        <w:rPr>
          <w:rFonts w:ascii="맑은 고딕" w:eastAsia="맑은 고딕" w:hAnsi="맑은 고딕"/>
        </w:rPr>
        <w:t>DME</w:t>
      </w:r>
      <w:r w:rsidR="008E6E97">
        <w:rPr>
          <w:rFonts w:ascii="맑은 고딕" w:eastAsia="맑은 고딕" w:hAnsi="맑은 고딕" w:hint="eastAsia"/>
        </w:rPr>
        <w:t xml:space="preserve">에 영향을 주는 </w:t>
      </w:r>
      <w:r w:rsidR="00851516">
        <w:rPr>
          <w:rFonts w:ascii="맑은 고딕" w:eastAsia="맑은 고딕" w:hAnsi="맑은 고딕" w:hint="eastAsia"/>
        </w:rPr>
        <w:t>수송체의 종류는 표</w:t>
      </w:r>
      <w:r w:rsidR="00EB5720">
        <w:rPr>
          <w:rFonts w:ascii="맑은 고딕" w:eastAsia="맑은 고딕" w:hAnsi="맑은 고딕" w:hint="eastAsia"/>
        </w:rPr>
        <w:t xml:space="preserve"> </w:t>
      </w:r>
      <w:r w:rsidR="00EB5720">
        <w:rPr>
          <w:rFonts w:ascii="맑은 고딕" w:eastAsia="맑은 고딕" w:hAnsi="맑은 고딕"/>
        </w:rPr>
        <w:t>7.1</w:t>
      </w:r>
      <w:r w:rsidR="00EB5720">
        <w:rPr>
          <w:rFonts w:ascii="맑은 고딕" w:eastAsia="맑은 고딕" w:hAnsi="맑은 고딕" w:hint="eastAsia"/>
        </w:rPr>
        <w:t>에 정리되어 있다.</w:t>
      </w:r>
      <w:r w:rsidR="00EB5720">
        <w:rPr>
          <w:rFonts w:ascii="맑은 고딕" w:eastAsia="맑은 고딕" w:hAnsi="맑은 고딕"/>
        </w:rPr>
        <w:t xml:space="preserve"> </w:t>
      </w:r>
    </w:p>
    <w:p w14:paraId="0808F249" w14:textId="4030C12C" w:rsidR="00BA2641" w:rsidRDefault="00BA2641" w:rsidP="000228AA">
      <w:pPr>
        <w:rPr>
          <w:rFonts w:ascii="맑은 고딕" w:eastAsia="맑은 고딕" w:hAnsi="맑은 고딕"/>
        </w:rPr>
      </w:pPr>
    </w:p>
    <w:p w14:paraId="4D83F500" w14:textId="54C06409" w:rsidR="00EB5720" w:rsidRPr="00EB5720" w:rsidRDefault="00EB5720" w:rsidP="00EB5720">
      <w:pPr>
        <w:pStyle w:val="af"/>
        <w:keepNext/>
        <w:rPr>
          <w:rFonts w:ascii="맑은 고딕" w:eastAsia="맑은 고딕" w:hAnsi="맑은 고딕"/>
          <w:b w:val="0"/>
          <w:bCs w:val="0"/>
          <w:szCs w:val="22"/>
        </w:rPr>
      </w:pPr>
      <w:r w:rsidRPr="00EB5720">
        <w:rPr>
          <w:rFonts w:ascii="맑은 고딕" w:eastAsia="맑은 고딕" w:hAnsi="맑은 고딕"/>
          <w:b w:val="0"/>
          <w:bCs w:val="0"/>
          <w:szCs w:val="22"/>
        </w:rPr>
        <w:t xml:space="preserve">표 </w:t>
      </w:r>
      <w:r w:rsidR="00C80C94">
        <w:rPr>
          <w:rFonts w:ascii="맑은 고딕" w:eastAsia="맑은 고딕" w:hAnsi="맑은 고딕"/>
          <w:b w:val="0"/>
          <w:bCs w:val="0"/>
          <w:szCs w:val="22"/>
        </w:rPr>
        <w:fldChar w:fldCharType="begin"/>
      </w:r>
      <w:r w:rsidR="00C80C94">
        <w:rPr>
          <w:rFonts w:ascii="맑은 고딕" w:eastAsia="맑은 고딕" w:hAnsi="맑은 고딕"/>
          <w:b w:val="0"/>
          <w:bCs w:val="0"/>
          <w:szCs w:val="22"/>
        </w:rPr>
        <w:instrText xml:space="preserve"> STYLEREF 1 \s </w:instrText>
      </w:r>
      <w:r w:rsidR="00C80C94">
        <w:rPr>
          <w:rFonts w:ascii="맑은 고딕" w:eastAsia="맑은 고딕" w:hAnsi="맑은 고딕"/>
          <w:b w:val="0"/>
          <w:bCs w:val="0"/>
          <w:szCs w:val="22"/>
        </w:rPr>
        <w:fldChar w:fldCharType="separate"/>
      </w:r>
      <w:r w:rsidR="00C80C94">
        <w:rPr>
          <w:rFonts w:ascii="맑은 고딕" w:eastAsia="맑은 고딕" w:hAnsi="맑은 고딕"/>
          <w:b w:val="0"/>
          <w:bCs w:val="0"/>
          <w:noProof/>
          <w:szCs w:val="22"/>
        </w:rPr>
        <w:t>7</w:t>
      </w:r>
      <w:r w:rsidR="00C80C94">
        <w:rPr>
          <w:rFonts w:ascii="맑은 고딕" w:eastAsia="맑은 고딕" w:hAnsi="맑은 고딕"/>
          <w:b w:val="0"/>
          <w:bCs w:val="0"/>
          <w:szCs w:val="22"/>
        </w:rPr>
        <w:fldChar w:fldCharType="end"/>
      </w:r>
      <w:r w:rsidR="00C80C94">
        <w:rPr>
          <w:rFonts w:ascii="맑은 고딕" w:eastAsia="맑은 고딕" w:hAnsi="맑은 고딕"/>
          <w:b w:val="0"/>
          <w:bCs w:val="0"/>
          <w:szCs w:val="22"/>
        </w:rPr>
        <w:t>.</w:t>
      </w:r>
      <w:r w:rsidR="00C80C94">
        <w:rPr>
          <w:rFonts w:ascii="맑은 고딕" w:eastAsia="맑은 고딕" w:hAnsi="맑은 고딕"/>
          <w:b w:val="0"/>
          <w:bCs w:val="0"/>
          <w:szCs w:val="22"/>
        </w:rPr>
        <w:fldChar w:fldCharType="begin"/>
      </w:r>
      <w:r w:rsidR="00C80C94">
        <w:rPr>
          <w:rFonts w:ascii="맑은 고딕" w:eastAsia="맑은 고딕" w:hAnsi="맑은 고딕"/>
          <w:b w:val="0"/>
          <w:bCs w:val="0"/>
          <w:szCs w:val="22"/>
        </w:rPr>
        <w:instrText xml:space="preserve"> SEQ 표 \* ARABIC \s 1 </w:instrText>
      </w:r>
      <w:r w:rsidR="00C80C94">
        <w:rPr>
          <w:rFonts w:ascii="맑은 고딕" w:eastAsia="맑은 고딕" w:hAnsi="맑은 고딕"/>
          <w:b w:val="0"/>
          <w:bCs w:val="0"/>
          <w:szCs w:val="22"/>
        </w:rPr>
        <w:fldChar w:fldCharType="separate"/>
      </w:r>
      <w:r w:rsidR="00C80C94">
        <w:rPr>
          <w:rFonts w:ascii="맑은 고딕" w:eastAsia="맑은 고딕" w:hAnsi="맑은 고딕"/>
          <w:b w:val="0"/>
          <w:bCs w:val="0"/>
          <w:noProof/>
          <w:szCs w:val="22"/>
        </w:rPr>
        <w:t>1</w:t>
      </w:r>
      <w:r w:rsidR="00C80C94">
        <w:rPr>
          <w:rFonts w:ascii="맑은 고딕" w:eastAsia="맑은 고딕" w:hAnsi="맑은 고딕"/>
          <w:b w:val="0"/>
          <w:bCs w:val="0"/>
          <w:szCs w:val="22"/>
        </w:rPr>
        <w:fldChar w:fldCharType="end"/>
      </w:r>
      <w:r w:rsidRPr="00EB5720">
        <w:rPr>
          <w:rFonts w:ascii="맑은 고딕" w:eastAsia="맑은 고딕" w:hAnsi="맑은 고딕"/>
          <w:b w:val="0"/>
          <w:bCs w:val="0"/>
          <w:szCs w:val="22"/>
        </w:rPr>
        <w:t xml:space="preserve">. </w:t>
      </w:r>
      <w:r w:rsidRPr="00EB5720">
        <w:rPr>
          <w:rFonts w:ascii="맑은 고딕" w:eastAsia="맑은 고딕" w:hAnsi="맑은 고딕" w:hint="eastAsia"/>
          <w:b w:val="0"/>
          <w:bCs w:val="0"/>
          <w:szCs w:val="22"/>
        </w:rPr>
        <w:t>약물 수송체의 종류</w:t>
      </w:r>
    </w:p>
    <w:p w14:paraId="4749F278" w14:textId="21CC9AC9" w:rsidR="00423777" w:rsidRDefault="00423777" w:rsidP="000228AA">
      <w:pPr>
        <w:rPr>
          <w:rFonts w:ascii="맑은 고딕" w:eastAsia="맑은 고딕" w:hAnsi="맑은 고딕"/>
        </w:rPr>
      </w:pPr>
      <w:r w:rsidRPr="00423777">
        <w:rPr>
          <w:rFonts w:ascii="맑은 고딕" w:eastAsia="맑은 고딕" w:hAnsi="맑은 고딕"/>
          <w:noProof/>
        </w:rPr>
        <w:drawing>
          <wp:inline distT="0" distB="0" distL="0" distR="0" wp14:anchorId="415ACA0A" wp14:editId="59507CBA">
            <wp:extent cx="5731510" cy="2932430"/>
            <wp:effectExtent l="0" t="0" r="2540" b="1270"/>
            <wp:docPr id="8" name="내용 개체 틀 4">
              <a:extLst xmlns:a="http://schemas.openxmlformats.org/drawingml/2006/main">
                <a:ext uri="{FF2B5EF4-FFF2-40B4-BE49-F238E27FC236}">
                  <a16:creationId xmlns:a16="http://schemas.microsoft.com/office/drawing/2014/main" id="{E1B98F06-B05C-4490-80B8-F5C104CB18C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내용 개체 틀 4">
                      <a:extLst>
                        <a:ext uri="{FF2B5EF4-FFF2-40B4-BE49-F238E27FC236}">
                          <a16:creationId xmlns:a16="http://schemas.microsoft.com/office/drawing/2014/main" id="{E1B98F06-B05C-4490-80B8-F5C104CB18C1}"/>
                        </a:ext>
                      </a:extLst>
                    </pic:cNvPr>
                    <pic:cNvPicPr>
                      <a:picLocks noGrp="1" noChangeAspect="1"/>
                    </pic:cNvPicPr>
                  </pic:nvPicPr>
                  <pic:blipFill>
                    <a:blip r:embed="rId12"/>
                    <a:stretch>
                      <a:fillRect/>
                    </a:stretch>
                  </pic:blipFill>
                  <pic:spPr>
                    <a:xfrm>
                      <a:off x="0" y="0"/>
                      <a:ext cx="5731510" cy="2932430"/>
                    </a:xfrm>
                    <a:prstGeom prst="rect">
                      <a:avLst/>
                    </a:prstGeom>
                  </pic:spPr>
                </pic:pic>
              </a:graphicData>
            </a:graphic>
          </wp:inline>
        </w:drawing>
      </w:r>
    </w:p>
    <w:p w14:paraId="2942E481" w14:textId="28255100" w:rsidR="00423777" w:rsidRDefault="00423777" w:rsidP="000228AA">
      <w:pPr>
        <w:rPr>
          <w:rFonts w:ascii="맑은 고딕" w:eastAsia="맑은 고딕" w:hAnsi="맑은 고딕"/>
        </w:rPr>
      </w:pPr>
      <w:r w:rsidRPr="00423777">
        <w:rPr>
          <w:rFonts w:ascii="맑은 고딕" w:eastAsia="맑은 고딕" w:hAnsi="맑은 고딕"/>
          <w:noProof/>
        </w:rPr>
        <w:lastRenderedPageBreak/>
        <w:drawing>
          <wp:inline distT="0" distB="0" distL="0" distR="0" wp14:anchorId="3AA132F2" wp14:editId="4E932E03">
            <wp:extent cx="5731510" cy="2974340"/>
            <wp:effectExtent l="0" t="0" r="2540" b="0"/>
            <wp:docPr id="6" name="내용 개체 틀 3">
              <a:extLst xmlns:a="http://schemas.openxmlformats.org/drawingml/2006/main">
                <a:ext uri="{FF2B5EF4-FFF2-40B4-BE49-F238E27FC236}">
                  <a16:creationId xmlns:a16="http://schemas.microsoft.com/office/drawing/2014/main" id="{68CB4CB4-F8FA-4578-9E49-8D0E6464F5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내용 개체 틀 3">
                      <a:extLst>
                        <a:ext uri="{FF2B5EF4-FFF2-40B4-BE49-F238E27FC236}">
                          <a16:creationId xmlns:a16="http://schemas.microsoft.com/office/drawing/2014/main" id="{68CB4CB4-F8FA-4578-9E49-8D0E6464F5EF}"/>
                        </a:ext>
                      </a:extLst>
                    </pic:cNvPr>
                    <pic:cNvPicPr>
                      <a:picLocks noChangeAspect="1"/>
                    </pic:cNvPicPr>
                  </pic:nvPicPr>
                  <pic:blipFill>
                    <a:blip r:embed="rId13"/>
                    <a:stretch>
                      <a:fillRect/>
                    </a:stretch>
                  </pic:blipFill>
                  <pic:spPr>
                    <a:xfrm>
                      <a:off x="0" y="0"/>
                      <a:ext cx="5731510" cy="2974340"/>
                    </a:xfrm>
                    <a:prstGeom prst="rect">
                      <a:avLst/>
                    </a:prstGeom>
                  </pic:spPr>
                </pic:pic>
              </a:graphicData>
            </a:graphic>
          </wp:inline>
        </w:drawing>
      </w:r>
    </w:p>
    <w:p w14:paraId="7F7A0FE4" w14:textId="77777777" w:rsidR="009661EB" w:rsidRDefault="009661EB" w:rsidP="000228AA">
      <w:pPr>
        <w:rPr>
          <w:rFonts w:ascii="맑은 고딕" w:eastAsia="맑은 고딕" w:hAnsi="맑은 고딕"/>
        </w:rPr>
      </w:pPr>
    </w:p>
    <w:p w14:paraId="4108EB01" w14:textId="27131FEF" w:rsidR="00152B5F" w:rsidRDefault="009661EB" w:rsidP="00CF1BD7">
      <w:pPr>
        <w:rPr>
          <w:rFonts w:ascii="맑은 고딕" w:eastAsia="맑은 고딕" w:hAnsi="맑은 고딕"/>
        </w:rPr>
      </w:pPr>
      <w:r>
        <w:rPr>
          <w:rFonts w:ascii="맑은 고딕" w:eastAsia="맑은 고딕" w:hAnsi="맑은 고딕" w:hint="eastAsia"/>
        </w:rPr>
        <w:t xml:space="preserve">그림 </w:t>
      </w:r>
      <w:r>
        <w:rPr>
          <w:rFonts w:ascii="맑은 고딕" w:eastAsia="맑은 고딕" w:hAnsi="맑은 고딕"/>
        </w:rPr>
        <w:t>7.2</w:t>
      </w:r>
      <w:r>
        <w:rPr>
          <w:rFonts w:ascii="맑은 고딕" w:eastAsia="맑은 고딕" w:hAnsi="맑은 고딕" w:hint="eastAsia"/>
        </w:rPr>
        <w:t xml:space="preserve">에서와 같이 약물 수송체는 </w:t>
      </w:r>
      <w:r w:rsidR="001A2CE5">
        <w:rPr>
          <w:rFonts w:ascii="맑은 고딕" w:eastAsia="맑은 고딕" w:hAnsi="맑은 고딕" w:hint="eastAsia"/>
        </w:rPr>
        <w:t>생체 내</w:t>
      </w:r>
      <w:r w:rsidR="00B5369A">
        <w:rPr>
          <w:rFonts w:ascii="맑은 고딕" w:eastAsia="맑은 고딕" w:hAnsi="맑은 고딕" w:hint="eastAsia"/>
        </w:rPr>
        <w:t xml:space="preserve"> 여러 조직에 분포하고 있으며,</w:t>
      </w:r>
      <w:r w:rsidR="00B5369A">
        <w:rPr>
          <w:rFonts w:ascii="맑은 고딕" w:eastAsia="맑은 고딕" w:hAnsi="맑은 고딕"/>
        </w:rPr>
        <w:t xml:space="preserve"> </w:t>
      </w:r>
      <w:del w:id="5" w:author="Bae Soo Hyeon" w:date="2022-08-17T16:29:00Z">
        <w:r w:rsidR="001F350F" w:rsidDel="00846C4C">
          <w:rPr>
            <w:rFonts w:ascii="맑은 고딕" w:eastAsia="맑은 고딕" w:hAnsi="맑은 고딕" w:hint="eastAsia"/>
          </w:rPr>
          <w:delText xml:space="preserve">이러한 수송체는 </w:delText>
        </w:r>
      </w:del>
      <w:r w:rsidR="001F350F">
        <w:rPr>
          <w:rFonts w:ascii="맑은 고딕" w:eastAsia="맑은 고딕" w:hAnsi="맑은 고딕" w:hint="eastAsia"/>
        </w:rPr>
        <w:t xml:space="preserve">약물의 </w:t>
      </w:r>
      <w:r w:rsidR="001F350F">
        <w:rPr>
          <w:rFonts w:ascii="맑은 고딕" w:eastAsia="맑은 고딕" w:hAnsi="맑은 고딕"/>
        </w:rPr>
        <w:t>ADME</w:t>
      </w:r>
      <w:r w:rsidR="001F350F">
        <w:rPr>
          <w:rFonts w:ascii="맑은 고딕" w:eastAsia="맑은 고딕" w:hAnsi="맑은 고딕" w:hint="eastAsia"/>
        </w:rPr>
        <w:t>에 영향을 미친다.</w:t>
      </w:r>
      <w:r w:rsidR="007F3710">
        <w:rPr>
          <w:rFonts w:ascii="맑은 고딕" w:eastAsia="맑은 고딕" w:hAnsi="맑은 고딕"/>
        </w:rPr>
        <w:t xml:space="preserve"> </w:t>
      </w:r>
      <w:proofErr w:type="spellStart"/>
      <w:r w:rsidR="0071737B">
        <w:rPr>
          <w:rFonts w:ascii="맑은 고딕" w:eastAsia="맑은 고딕" w:hAnsi="맑은 고딕" w:hint="eastAsia"/>
        </w:rPr>
        <w:t>수송체</w:t>
      </w:r>
      <w:proofErr w:type="spellEnd"/>
      <w:r w:rsidR="0071737B">
        <w:rPr>
          <w:rFonts w:ascii="맑은 고딕" w:eastAsia="맑은 고딕" w:hAnsi="맑은 고딕" w:hint="eastAsia"/>
        </w:rPr>
        <w:t xml:space="preserve"> 중에서 </w:t>
      </w:r>
      <w:r w:rsidR="00044AA5">
        <w:rPr>
          <w:rFonts w:ascii="맑은 고딕" w:eastAsia="맑은 고딕" w:hAnsi="맑은 고딕"/>
        </w:rPr>
        <w:t xml:space="preserve">breast cancer </w:t>
      </w:r>
      <w:r w:rsidR="00A85F79">
        <w:rPr>
          <w:rFonts w:ascii="맑은 고딕" w:eastAsia="맑은 고딕" w:hAnsi="맑은 고딕"/>
        </w:rPr>
        <w:t>resistant protein (</w:t>
      </w:r>
      <w:r w:rsidR="0071737B">
        <w:rPr>
          <w:rFonts w:ascii="맑은 고딕" w:eastAsia="맑은 고딕" w:hAnsi="맑은 고딕"/>
        </w:rPr>
        <w:t>BCRP</w:t>
      </w:r>
      <w:r w:rsidR="00A85F79">
        <w:rPr>
          <w:rFonts w:ascii="맑은 고딕" w:eastAsia="맑은 고딕" w:hAnsi="맑은 고딕"/>
        </w:rPr>
        <w:t>)</w:t>
      </w:r>
      <w:r w:rsidR="0071737B">
        <w:rPr>
          <w:rFonts w:ascii="맑은 고딕" w:eastAsia="맑은 고딕" w:hAnsi="맑은 고딕"/>
        </w:rPr>
        <w:t xml:space="preserve">, </w:t>
      </w:r>
      <w:r w:rsidR="00A85F79">
        <w:rPr>
          <w:rFonts w:ascii="맑은 고딕" w:eastAsia="맑은 고딕" w:hAnsi="맑은 고딕"/>
        </w:rPr>
        <w:t>P-glycoprotein (</w:t>
      </w:r>
      <w:r w:rsidR="0071737B">
        <w:rPr>
          <w:rFonts w:ascii="맑은 고딕" w:eastAsia="맑은 고딕" w:hAnsi="맑은 고딕"/>
        </w:rPr>
        <w:t>P-</w:t>
      </w:r>
      <w:proofErr w:type="spellStart"/>
      <w:r w:rsidR="00A85F79">
        <w:rPr>
          <w:rFonts w:ascii="맑은 고딕" w:eastAsia="맑은 고딕" w:hAnsi="맑은 고딕"/>
        </w:rPr>
        <w:t>gp</w:t>
      </w:r>
      <w:proofErr w:type="spellEnd"/>
      <w:r w:rsidR="00A85F79">
        <w:rPr>
          <w:rFonts w:ascii="맑은 고딕" w:eastAsia="맑은 고딕" w:hAnsi="맑은 고딕"/>
        </w:rPr>
        <w:t>)</w:t>
      </w:r>
      <w:r w:rsidR="0071737B">
        <w:rPr>
          <w:rFonts w:ascii="맑은 고딕" w:eastAsia="맑은 고딕" w:hAnsi="맑은 고딕"/>
        </w:rPr>
        <w:t xml:space="preserve">, </w:t>
      </w:r>
      <w:r w:rsidR="00A85F79">
        <w:rPr>
          <w:rFonts w:ascii="맑은 고딕" w:eastAsia="맑은 고딕" w:hAnsi="맑은 고딕"/>
        </w:rPr>
        <w:t>multidrug resistan</w:t>
      </w:r>
      <w:r w:rsidR="006224EA">
        <w:rPr>
          <w:rFonts w:ascii="맑은 고딕" w:eastAsia="맑은 고딕" w:hAnsi="맑은 고딕"/>
        </w:rPr>
        <w:t>ce-related protein 2 (</w:t>
      </w:r>
      <w:r w:rsidR="0071737B">
        <w:rPr>
          <w:rFonts w:ascii="맑은 고딕" w:eastAsia="맑은 고딕" w:hAnsi="맑은 고딕"/>
        </w:rPr>
        <w:t>MRP2</w:t>
      </w:r>
      <w:r w:rsidR="006224EA">
        <w:rPr>
          <w:rFonts w:ascii="맑은 고딕" w:eastAsia="맑은 고딕" w:hAnsi="맑은 고딕"/>
        </w:rPr>
        <w:t>)</w:t>
      </w:r>
      <w:r w:rsidR="0071737B">
        <w:rPr>
          <w:rFonts w:ascii="맑은 고딕" w:eastAsia="맑은 고딕" w:hAnsi="맑은 고딕" w:hint="eastAsia"/>
        </w:rPr>
        <w:t xml:space="preserve">는 대표적인 </w:t>
      </w:r>
      <w:r w:rsidR="0071737B">
        <w:rPr>
          <w:rFonts w:ascii="맑은 고딕" w:eastAsia="맑은 고딕" w:hAnsi="맑은 고딕"/>
        </w:rPr>
        <w:t xml:space="preserve">efflux </w:t>
      </w:r>
      <w:proofErr w:type="spellStart"/>
      <w:r w:rsidR="0071737B">
        <w:rPr>
          <w:rFonts w:ascii="맑은 고딕" w:eastAsia="맑은 고딕" w:hAnsi="맑은 고딕" w:hint="eastAsia"/>
        </w:rPr>
        <w:t>수송체이며</w:t>
      </w:r>
      <w:proofErr w:type="spellEnd"/>
      <w:r w:rsidR="0071737B">
        <w:rPr>
          <w:rFonts w:ascii="맑은 고딕" w:eastAsia="맑은 고딕" w:hAnsi="맑은 고딕" w:hint="eastAsia"/>
        </w:rPr>
        <w:t>,</w:t>
      </w:r>
      <w:r w:rsidR="0071737B">
        <w:rPr>
          <w:rFonts w:ascii="맑은 고딕" w:eastAsia="맑은 고딕" w:hAnsi="맑은 고딕"/>
        </w:rPr>
        <w:t xml:space="preserve"> </w:t>
      </w:r>
      <w:r w:rsidR="0071737B">
        <w:rPr>
          <w:rFonts w:ascii="맑은 고딕" w:eastAsia="맑은 고딕" w:hAnsi="맑은 고딕" w:hint="eastAsia"/>
        </w:rPr>
        <w:t xml:space="preserve">소장에서 </w:t>
      </w:r>
      <w:proofErr w:type="spellStart"/>
      <w:r w:rsidR="0071737B">
        <w:rPr>
          <w:rFonts w:ascii="맑은 고딕" w:eastAsia="맑은 고딕" w:hAnsi="맑은 고딕" w:hint="eastAsia"/>
        </w:rPr>
        <w:t>장세포</w:t>
      </w:r>
      <w:proofErr w:type="spellEnd"/>
      <w:r w:rsidR="0071737B">
        <w:rPr>
          <w:rFonts w:ascii="맑은 고딕" w:eastAsia="맑은 고딕" w:hAnsi="맑은 고딕" w:hint="eastAsia"/>
        </w:rPr>
        <w:t>(e</w:t>
      </w:r>
      <w:r w:rsidR="0071737B">
        <w:rPr>
          <w:rFonts w:ascii="맑은 고딕" w:eastAsia="맑은 고딕" w:hAnsi="맑은 고딕"/>
        </w:rPr>
        <w:t>nterocyte)</w:t>
      </w:r>
      <w:r w:rsidR="0071737B">
        <w:rPr>
          <w:rFonts w:ascii="맑은 고딕" w:eastAsia="맑은 고딕" w:hAnsi="맑은 고딕" w:hint="eastAsia"/>
        </w:rPr>
        <w:t>로 들어온 약물을 다시 장 내강으로 퍼내어 약물의 흡수를 방해하며,</w:t>
      </w:r>
      <w:r w:rsidR="0071737B">
        <w:rPr>
          <w:rFonts w:ascii="맑은 고딕" w:eastAsia="맑은 고딕" w:hAnsi="맑은 고딕"/>
        </w:rPr>
        <w:t xml:space="preserve"> </w:t>
      </w:r>
      <w:r w:rsidR="0071737B">
        <w:rPr>
          <w:rFonts w:ascii="맑은 고딕" w:eastAsia="맑은 고딕" w:hAnsi="맑은 고딕" w:hint="eastAsia"/>
        </w:rPr>
        <w:t xml:space="preserve">뇌에서는 </w:t>
      </w:r>
      <w:r w:rsidR="000C332E">
        <w:rPr>
          <w:rFonts w:ascii="맑은 고딕" w:eastAsia="맑은 고딕" w:hAnsi="맑은 고딕" w:hint="eastAsia"/>
        </w:rPr>
        <w:t xml:space="preserve">뇌 모세혈관 내피세포로 들어온 약물을 다시 </w:t>
      </w:r>
      <w:r w:rsidR="00AF64D7">
        <w:rPr>
          <w:rFonts w:ascii="맑은 고딕" w:eastAsia="맑은 고딕" w:hAnsi="맑은 고딕" w:hint="eastAsia"/>
        </w:rPr>
        <w:t>세포 밖으로 퍼내어,</w:t>
      </w:r>
      <w:r w:rsidR="00AF64D7">
        <w:rPr>
          <w:rFonts w:ascii="맑은 고딕" w:eastAsia="맑은 고딕" w:hAnsi="맑은 고딕"/>
        </w:rPr>
        <w:t xml:space="preserve"> </w:t>
      </w:r>
      <w:r w:rsidR="00AF64D7">
        <w:rPr>
          <w:rFonts w:ascii="맑은 고딕" w:eastAsia="맑은 고딕" w:hAnsi="맑은 고딕" w:hint="eastAsia"/>
        </w:rPr>
        <w:t>뇌에서 작용하는 약물의 약효와 관련하여 중요한 역할을 하기도 한다.</w:t>
      </w:r>
      <w:r w:rsidR="00AF64D7">
        <w:rPr>
          <w:rFonts w:ascii="맑은 고딕" w:eastAsia="맑은 고딕" w:hAnsi="맑은 고딕"/>
        </w:rPr>
        <w:t xml:space="preserve"> </w:t>
      </w:r>
      <w:r w:rsidR="006224EA">
        <w:rPr>
          <w:rFonts w:ascii="맑은 고딕" w:eastAsia="맑은 고딕" w:hAnsi="맑은 고딕"/>
        </w:rPr>
        <w:t>Organic anion transport</w:t>
      </w:r>
      <w:r w:rsidR="007334E6">
        <w:rPr>
          <w:rFonts w:ascii="맑은 고딕" w:eastAsia="맑은 고딕" w:hAnsi="맑은 고딕"/>
        </w:rPr>
        <w:t>ing polypeptide 1B1 (</w:t>
      </w:r>
      <w:r w:rsidR="005F4AAA">
        <w:rPr>
          <w:rFonts w:ascii="맑은 고딕" w:eastAsia="맑은 고딕" w:hAnsi="맑은 고딕"/>
        </w:rPr>
        <w:t>OAT</w:t>
      </w:r>
      <w:r w:rsidR="005F4AAA">
        <w:rPr>
          <w:rFonts w:ascii="맑은 고딕" w:eastAsia="맑은 고딕" w:hAnsi="맑은 고딕" w:hint="eastAsia"/>
        </w:rPr>
        <w:t>P</w:t>
      </w:r>
      <w:r w:rsidR="005F4AAA">
        <w:rPr>
          <w:rFonts w:ascii="맑은 고딕" w:eastAsia="맑은 고딕" w:hAnsi="맑은 고딕"/>
        </w:rPr>
        <w:t>1B1</w:t>
      </w:r>
      <w:r w:rsidR="007334E6">
        <w:rPr>
          <w:rFonts w:ascii="맑은 고딕" w:eastAsia="맑은 고딕" w:hAnsi="맑은 고딕"/>
        </w:rPr>
        <w:t>)</w:t>
      </w:r>
      <w:r w:rsidR="005F4AAA">
        <w:rPr>
          <w:rFonts w:ascii="맑은 고딕" w:eastAsia="맑은 고딕" w:hAnsi="맑은 고딕"/>
        </w:rPr>
        <w:t xml:space="preserve">, OATP1B3, OATP2B1 </w:t>
      </w:r>
      <w:r w:rsidR="005F4AAA">
        <w:rPr>
          <w:rFonts w:ascii="맑은 고딕" w:eastAsia="맑은 고딕" w:hAnsi="맑은 고딕" w:hint="eastAsia"/>
        </w:rPr>
        <w:t xml:space="preserve">등은 </w:t>
      </w:r>
      <w:r w:rsidR="00EC1BA1">
        <w:rPr>
          <w:rFonts w:ascii="맑은 고딕" w:eastAsia="맑은 고딕" w:hAnsi="맑은 고딕" w:hint="eastAsia"/>
        </w:rPr>
        <w:t xml:space="preserve">대표적인 </w:t>
      </w:r>
      <w:r w:rsidR="00EC1BA1">
        <w:rPr>
          <w:rFonts w:ascii="맑은 고딕" w:eastAsia="맑은 고딕" w:hAnsi="맑은 고딕"/>
        </w:rPr>
        <w:t xml:space="preserve">uptake </w:t>
      </w:r>
      <w:proofErr w:type="spellStart"/>
      <w:r w:rsidR="00EC1BA1">
        <w:rPr>
          <w:rFonts w:ascii="맑은 고딕" w:eastAsia="맑은 고딕" w:hAnsi="맑은 고딕" w:hint="eastAsia"/>
        </w:rPr>
        <w:t>수송체이며</w:t>
      </w:r>
      <w:proofErr w:type="spellEnd"/>
      <w:r w:rsidR="00EC1BA1">
        <w:rPr>
          <w:rFonts w:ascii="맑은 고딕" w:eastAsia="맑은 고딕" w:hAnsi="맑은 고딕" w:hint="eastAsia"/>
        </w:rPr>
        <w:t>,</w:t>
      </w:r>
      <w:r w:rsidR="00EC1BA1">
        <w:rPr>
          <w:rFonts w:ascii="맑은 고딕" w:eastAsia="맑은 고딕" w:hAnsi="맑은 고딕"/>
        </w:rPr>
        <w:t xml:space="preserve"> </w:t>
      </w:r>
      <w:r w:rsidR="00EC1BA1">
        <w:rPr>
          <w:rFonts w:ascii="맑은 고딕" w:eastAsia="맑은 고딕" w:hAnsi="맑은 고딕" w:hint="eastAsia"/>
        </w:rPr>
        <w:t xml:space="preserve">주로 간에서 </w:t>
      </w:r>
      <w:r w:rsidR="005F4AAA">
        <w:rPr>
          <w:rFonts w:ascii="맑은 고딕" w:eastAsia="맑은 고딕" w:hAnsi="맑은 고딕" w:hint="eastAsia"/>
        </w:rPr>
        <w:t xml:space="preserve">물질을 간세포 내로 </w:t>
      </w:r>
      <w:proofErr w:type="spellStart"/>
      <w:r w:rsidR="005F4AAA">
        <w:rPr>
          <w:rFonts w:ascii="맑은 고딕" w:eastAsia="맑은 고딕" w:hAnsi="맑은 고딕" w:hint="eastAsia"/>
        </w:rPr>
        <w:t>수송</w:t>
      </w:r>
      <w:r w:rsidR="00EC1BA1">
        <w:rPr>
          <w:rFonts w:ascii="맑은 고딕" w:eastAsia="맑은 고딕" w:hAnsi="맑은 고딕" w:hint="eastAsia"/>
        </w:rPr>
        <w:t>시킨다</w:t>
      </w:r>
      <w:proofErr w:type="spellEnd"/>
      <w:r w:rsidR="00EC1BA1">
        <w:rPr>
          <w:rFonts w:ascii="맑은 고딕" w:eastAsia="맑은 고딕" w:hAnsi="맑은 고딕" w:hint="eastAsia"/>
        </w:rPr>
        <w:t>.</w:t>
      </w:r>
      <w:r w:rsidR="00EC1BA1">
        <w:rPr>
          <w:rFonts w:ascii="맑은 고딕" w:eastAsia="맑은 고딕" w:hAnsi="맑은 고딕"/>
        </w:rPr>
        <w:t xml:space="preserve"> </w:t>
      </w:r>
      <w:proofErr w:type="spellStart"/>
      <w:r w:rsidR="00EC1BA1">
        <w:rPr>
          <w:rFonts w:ascii="맑은 고딕" w:eastAsia="맑은 고딕" w:hAnsi="맑은 고딕" w:hint="eastAsia"/>
        </w:rPr>
        <w:t>고지혈</w:t>
      </w:r>
      <w:proofErr w:type="spellEnd"/>
      <w:r w:rsidR="00EC1BA1">
        <w:rPr>
          <w:rFonts w:ascii="맑은 고딕" w:eastAsia="맑은 고딕" w:hAnsi="맑은 고딕" w:hint="eastAsia"/>
        </w:rPr>
        <w:t xml:space="preserve"> 치료제인 </w:t>
      </w:r>
      <w:r w:rsidR="00EC1BA1" w:rsidRPr="004D5383">
        <w:rPr>
          <w:rFonts w:ascii="맑은 고딕" w:eastAsia="맑은 고딕" w:hAnsi="맑은 고딕"/>
          <w:rPrChange w:id="6" w:author="Bae Soo Hyeon" w:date="2022-08-17T16:41:00Z">
            <w:rPr>
              <w:rFonts w:ascii="맑은 고딕" w:eastAsia="맑은 고딕" w:hAnsi="맑은 고딕"/>
              <w:highlight w:val="yellow"/>
            </w:rPr>
          </w:rPrChange>
        </w:rPr>
        <w:t>HMG CoA reductase</w:t>
      </w:r>
      <w:ins w:id="7" w:author="Bae Soo Hyeon" w:date="2022-08-17T16:41:00Z">
        <w:r w:rsidR="004D5383">
          <w:rPr>
            <w:rFonts w:ascii="맑은 고딕" w:eastAsia="맑은 고딕" w:hAnsi="맑은 고딕"/>
          </w:rPr>
          <w:t xml:space="preserve"> </w:t>
        </w:r>
        <w:proofErr w:type="spellStart"/>
        <w:r w:rsidR="004D5383">
          <w:rPr>
            <w:rFonts w:ascii="맑은 고딕" w:eastAsia="맑은 고딕" w:hAnsi="맑은 고딕" w:hint="eastAsia"/>
          </w:rPr>
          <w:t>저해제</w:t>
        </w:r>
        <w:proofErr w:type="spellEnd"/>
        <w:r w:rsidR="004D5383">
          <w:rPr>
            <w:rFonts w:ascii="맑은 고딕" w:eastAsia="맑은 고딕" w:hAnsi="맑은 고딕" w:hint="eastAsia"/>
          </w:rPr>
          <w:t xml:space="preserve"> 약물군이</w:t>
        </w:r>
      </w:ins>
      <w:del w:id="8" w:author="Bae Soo Hyeon" w:date="2022-08-17T16:41:00Z">
        <w:r w:rsidR="00EC1BA1" w:rsidDel="004D5383">
          <w:rPr>
            <w:rFonts w:ascii="맑은 고딕" w:eastAsia="맑은 고딕" w:hAnsi="맑은 고딕"/>
          </w:rPr>
          <w:delText xml:space="preserve"> </w:delText>
        </w:r>
        <w:r w:rsidR="00EC1BA1" w:rsidDel="004D5383">
          <w:rPr>
            <w:rFonts w:ascii="맑은 고딕" w:eastAsia="맑은 고딕" w:hAnsi="맑은 고딕" w:hint="eastAsia"/>
          </w:rPr>
          <w:delText>약물들이</w:delText>
        </w:r>
      </w:del>
      <w:r w:rsidR="00EC1BA1">
        <w:rPr>
          <w:rFonts w:ascii="맑은 고딕" w:eastAsia="맑은 고딕" w:hAnsi="맑은 고딕" w:hint="eastAsia"/>
        </w:rPr>
        <w:t xml:space="preserve"> </w:t>
      </w:r>
      <w:r w:rsidR="00EC1BA1">
        <w:rPr>
          <w:rFonts w:ascii="맑은 고딕" w:eastAsia="맑은 고딕" w:hAnsi="맑은 고딕"/>
        </w:rPr>
        <w:t xml:space="preserve">OATP </w:t>
      </w:r>
      <w:r w:rsidR="00EC1BA1">
        <w:rPr>
          <w:rFonts w:ascii="맑은 고딕" w:eastAsia="맑은 고딕" w:hAnsi="맑은 고딕" w:hint="eastAsia"/>
        </w:rPr>
        <w:t>수송체의 기질로 알려져 있으며,</w:t>
      </w:r>
      <w:r w:rsidR="00EC1BA1">
        <w:rPr>
          <w:rFonts w:ascii="맑은 고딕" w:eastAsia="맑은 고딕" w:hAnsi="맑은 고딕"/>
        </w:rPr>
        <w:t xml:space="preserve"> </w:t>
      </w:r>
      <w:r w:rsidR="005F4AAA">
        <w:rPr>
          <w:rFonts w:ascii="맑은 고딕" w:eastAsia="맑은 고딕" w:hAnsi="맑은 고딕" w:hint="eastAsia"/>
        </w:rPr>
        <w:t>이는</w:t>
      </w:r>
      <w:r w:rsidR="005F4AAA">
        <w:rPr>
          <w:rFonts w:ascii="맑은 고딕" w:eastAsia="맑은 고딕" w:hAnsi="맑은 고딕"/>
        </w:rPr>
        <w:t xml:space="preserve"> </w:t>
      </w:r>
      <w:r w:rsidR="005F4AAA">
        <w:rPr>
          <w:rFonts w:ascii="맑은 고딕" w:eastAsia="맑은 고딕" w:hAnsi="맑은 고딕" w:hint="eastAsia"/>
        </w:rPr>
        <w:t>약물의 흡수 및 대사에 영향</w:t>
      </w:r>
      <w:r w:rsidR="004750F8">
        <w:rPr>
          <w:rFonts w:ascii="맑은 고딕" w:eastAsia="맑은 고딕" w:hAnsi="맑은 고딕" w:hint="eastAsia"/>
        </w:rPr>
        <w:t>을 미칠 수 있다.</w:t>
      </w:r>
      <w:r w:rsidR="004750F8">
        <w:rPr>
          <w:rFonts w:ascii="맑은 고딕" w:eastAsia="맑은 고딕" w:hAnsi="맑은 고딕"/>
        </w:rPr>
        <w:t xml:space="preserve"> </w:t>
      </w:r>
      <w:r w:rsidR="004750F8">
        <w:rPr>
          <w:rFonts w:ascii="맑은 고딕" w:eastAsia="맑은 고딕" w:hAnsi="맑은 고딕" w:hint="eastAsia"/>
        </w:rPr>
        <w:t>또한,</w:t>
      </w:r>
      <w:r w:rsidR="004750F8">
        <w:rPr>
          <w:rFonts w:ascii="맑은 고딕" w:eastAsia="맑은 고딕" w:hAnsi="맑은 고딕"/>
        </w:rPr>
        <w:t xml:space="preserve"> </w:t>
      </w:r>
      <w:r w:rsidR="00EC7614">
        <w:rPr>
          <w:rFonts w:ascii="맑은 고딕" w:eastAsia="맑은 고딕" w:hAnsi="맑은 고딕" w:hint="eastAsia"/>
        </w:rPr>
        <w:t xml:space="preserve">신장에 발현되어 있는 </w:t>
      </w:r>
      <w:r w:rsidR="00EC7614">
        <w:rPr>
          <w:rFonts w:ascii="맑은 고딕" w:eastAsia="맑은 고딕" w:hAnsi="맑은 고딕"/>
        </w:rPr>
        <w:t xml:space="preserve">SLC </w:t>
      </w:r>
      <w:r w:rsidR="00EC7614">
        <w:rPr>
          <w:rFonts w:ascii="맑은 고딕" w:eastAsia="맑은 고딕" w:hAnsi="맑은 고딕" w:hint="eastAsia"/>
        </w:rPr>
        <w:t xml:space="preserve">수송체들은 </w:t>
      </w:r>
      <w:r w:rsidR="00152B5F">
        <w:rPr>
          <w:rFonts w:ascii="맑은 고딕" w:eastAsia="맑은 고딕" w:hAnsi="맑은 고딕" w:hint="eastAsia"/>
        </w:rPr>
        <w:t>신장으로 배설되는 약물 및 대사체들의 소변 배설에 중요한 역할을 한다.</w:t>
      </w:r>
      <w:r w:rsidR="00152B5F">
        <w:rPr>
          <w:rFonts w:ascii="맑은 고딕" w:eastAsia="맑은 고딕" w:hAnsi="맑은 고딕"/>
        </w:rPr>
        <w:t xml:space="preserve"> </w:t>
      </w:r>
      <w:r w:rsidR="00152B5F">
        <w:rPr>
          <w:rFonts w:ascii="맑은 고딕" w:eastAsia="맑은 고딕" w:hAnsi="맑은 고딕" w:hint="eastAsia"/>
        </w:rPr>
        <w:t>약물의 A</w:t>
      </w:r>
      <w:r w:rsidR="00152B5F">
        <w:rPr>
          <w:rFonts w:ascii="맑은 고딕" w:eastAsia="맑은 고딕" w:hAnsi="맑은 고딕"/>
        </w:rPr>
        <w:t>DME</w:t>
      </w:r>
      <w:r w:rsidR="00152B5F">
        <w:rPr>
          <w:rFonts w:ascii="맑은 고딕" w:eastAsia="맑은 고딕" w:hAnsi="맑은 고딕" w:hint="eastAsia"/>
        </w:rPr>
        <w:t xml:space="preserve">에 중요한 역할을 하는 대표적인 수송체들에 대하여 </w:t>
      </w:r>
      <w:r w:rsidR="00CF1BD7">
        <w:rPr>
          <w:rFonts w:ascii="맑은 고딕" w:eastAsia="맑은 고딕" w:hAnsi="맑은 고딕" w:hint="eastAsia"/>
        </w:rPr>
        <w:t>자세히 살펴보자.</w:t>
      </w:r>
    </w:p>
    <w:p w14:paraId="5BDA62EB" w14:textId="77777777" w:rsidR="00CF1BD7" w:rsidRDefault="00CF1BD7" w:rsidP="00CF1BD7">
      <w:pPr>
        <w:rPr>
          <w:rFonts w:ascii="맑은 고딕" w:eastAsia="맑은 고딕" w:hAnsi="맑은 고딕"/>
        </w:rPr>
      </w:pPr>
    </w:p>
    <w:p w14:paraId="08D6FA77" w14:textId="77777777" w:rsidR="001F350F" w:rsidRDefault="001F350F" w:rsidP="001F350F">
      <w:pPr>
        <w:keepNext/>
      </w:pPr>
      <w:r w:rsidRPr="001F350F">
        <w:rPr>
          <w:rFonts w:ascii="맑은 고딕" w:eastAsia="맑은 고딕" w:hAnsi="맑은 고딕"/>
          <w:noProof/>
        </w:rPr>
        <w:lastRenderedPageBreak/>
        <w:drawing>
          <wp:inline distT="0" distB="0" distL="0" distR="0" wp14:anchorId="0466576D" wp14:editId="0DCC98D1">
            <wp:extent cx="5731510" cy="4364355"/>
            <wp:effectExtent l="0" t="0" r="2540" b="0"/>
            <wp:docPr id="7" name="Content Placeholder 6">
              <a:extLst xmlns:a="http://schemas.openxmlformats.org/drawingml/2006/main">
                <a:ext uri="{FF2B5EF4-FFF2-40B4-BE49-F238E27FC236}">
                  <a16:creationId xmlns:a16="http://schemas.microsoft.com/office/drawing/2014/main" id="{32C621C8-0A28-4C70-9F8D-91C49A46CF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32C621C8-0A28-4C70-9F8D-91C49A46CFB0}"/>
                        </a:ext>
                      </a:extLst>
                    </pic:cNvPr>
                    <pic:cNvPicPr>
                      <a:picLocks noGrp="1" noChangeAspect="1"/>
                    </pic:cNvPicPr>
                  </pic:nvPicPr>
                  <pic:blipFill>
                    <a:blip r:embed="rId14"/>
                    <a:stretch>
                      <a:fillRect/>
                    </a:stretch>
                  </pic:blipFill>
                  <pic:spPr>
                    <a:xfrm>
                      <a:off x="0" y="0"/>
                      <a:ext cx="5731510" cy="4364355"/>
                    </a:xfrm>
                    <a:prstGeom prst="rect">
                      <a:avLst/>
                    </a:prstGeom>
                  </pic:spPr>
                </pic:pic>
              </a:graphicData>
            </a:graphic>
          </wp:inline>
        </w:drawing>
      </w:r>
    </w:p>
    <w:p w14:paraId="0C19C2FD" w14:textId="767A3F41" w:rsidR="009661EB" w:rsidRDefault="001F350F" w:rsidP="001F350F">
      <w:pPr>
        <w:pStyle w:val="af"/>
        <w:rPr>
          <w:rFonts w:ascii="맑은 고딕" w:eastAsia="맑은 고딕" w:hAnsi="맑은 고딕"/>
        </w:rPr>
      </w:pPr>
      <w:r>
        <w:t xml:space="preserve">그림 </w:t>
      </w:r>
      <w:fldSimple w:instr=" STYLEREF 1 \s ">
        <w:r w:rsidR="001B0728">
          <w:rPr>
            <w:noProof/>
          </w:rPr>
          <w:t>7</w:t>
        </w:r>
      </w:fldSimple>
      <w:r w:rsidR="001B0728">
        <w:noBreakHyphen/>
      </w:r>
      <w:fldSimple w:instr=" SEQ 그림 \* ARABIC \s 1 ">
        <w:r w:rsidR="001B0728">
          <w:rPr>
            <w:noProof/>
          </w:rPr>
          <w:t>2</w:t>
        </w:r>
      </w:fldSimple>
      <w:r w:rsidR="0092563F">
        <w:t>.</w:t>
      </w:r>
      <w:r w:rsidR="00604F5B">
        <w:t xml:space="preserve"> </w:t>
      </w:r>
      <w:r w:rsidR="00604F5B">
        <w:rPr>
          <w:rFonts w:hint="eastAsia"/>
        </w:rPr>
        <w:t xml:space="preserve">생체 내 조직에 분포하는 수송체의 종류 </w:t>
      </w:r>
      <w:r w:rsidR="00774C49">
        <w:fldChar w:fldCharType="begin">
          <w:fldData xml:space="preserve">PEVuZE5vdGU+PENpdGU+PEF1dGhvcj5JbnRlcm5hdGlvbmFsIFRyYW5zcG9ydGVyPC9BdXRob3I+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</w:fldData>
        </w:fldChar>
      </w:r>
      <w:r w:rsidR="00774C49">
        <w:instrText xml:space="preserve"> ADDIN EN.CITE </w:instrText>
      </w:r>
      <w:r w:rsidR="00774C49">
        <w:fldChar w:fldCharType="begin">
          <w:fldData xml:space="preserve">PEVuZE5vdGU+PENpdGU+PEF1dGhvcj5JbnRlcm5hdGlvbmFsIFRyYW5zcG9ydGVyPC9BdXRob3I+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</w:fldData>
        </w:fldChar>
      </w:r>
      <w:r w:rsidR="00774C49">
        <w:instrText xml:space="preserve"> ADDIN EN.CITE.DATA </w:instrText>
      </w:r>
      <w:r w:rsidR="00774C49">
        <w:fldChar w:fldCharType="end"/>
      </w:r>
      <w:r w:rsidR="00774C49">
        <w:fldChar w:fldCharType="separate"/>
      </w:r>
      <w:r w:rsidR="00774C49">
        <w:rPr>
          <w:noProof/>
        </w:rPr>
        <w:t>(International Transporter et al. 2010)</w:t>
      </w:r>
      <w:r w:rsidR="00774C49">
        <w:fldChar w:fldCharType="end"/>
      </w:r>
    </w:p>
    <w:p w14:paraId="414BADA1" w14:textId="77777777" w:rsidR="009661EB" w:rsidRDefault="009661EB" w:rsidP="000228AA">
      <w:pPr>
        <w:rPr>
          <w:rFonts w:ascii="맑은 고딕" w:eastAsia="맑은 고딕" w:hAnsi="맑은 고딕"/>
        </w:rPr>
      </w:pPr>
    </w:p>
    <w:p w14:paraId="381105CE" w14:textId="3F144499" w:rsidR="00CF1BD7" w:rsidRDefault="002559E9" w:rsidP="00CF1BD7">
      <w:pPr>
        <w:pStyle w:val="a5"/>
        <w:numPr>
          <w:ilvl w:val="2"/>
          <w:numId w:val="21"/>
        </w:numPr>
        <w:ind w:leftChars="0"/>
        <w:rPr>
          <w:rFonts w:ascii="맑은 고딕" w:eastAsia="맑은 고딕" w:hAnsi="맑은 고딕"/>
        </w:rPr>
      </w:pPr>
      <w:r>
        <w:rPr>
          <w:rFonts w:ascii="맑은 고딕" w:eastAsia="맑은 고딕" w:hAnsi="맑은 고딕" w:hint="eastAsia"/>
        </w:rPr>
        <w:t>M</w:t>
      </w:r>
      <w:r>
        <w:rPr>
          <w:rFonts w:ascii="맑은 고딕" w:eastAsia="맑은 고딕" w:hAnsi="맑은 고딕"/>
        </w:rPr>
        <w:t>DR1</w:t>
      </w:r>
      <w:r w:rsidR="00F31E48">
        <w:rPr>
          <w:rFonts w:ascii="맑은 고딕" w:eastAsia="맑은 고딕" w:hAnsi="맑은 고딕" w:hint="eastAsia"/>
        </w:rPr>
        <w:t>과</w:t>
      </w:r>
      <w:r>
        <w:rPr>
          <w:rFonts w:ascii="맑은 고딕" w:eastAsia="맑은 고딕" w:hAnsi="맑은 고딕" w:hint="eastAsia"/>
        </w:rPr>
        <w:t xml:space="preserve"> B</w:t>
      </w:r>
      <w:r>
        <w:rPr>
          <w:rFonts w:ascii="맑은 고딕" w:eastAsia="맑은 고딕" w:hAnsi="맑은 고딕"/>
        </w:rPr>
        <w:t>CRP</w:t>
      </w:r>
    </w:p>
    <w:p w14:paraId="063939F7" w14:textId="536DABEF" w:rsidR="00E63AA4" w:rsidRDefault="00E35559" w:rsidP="00CF1BD7">
      <w:pPr>
        <w:rPr>
          <w:rFonts w:ascii="맑은 고딕" w:eastAsia="맑은 고딕" w:hAnsi="맑은 고딕"/>
        </w:rPr>
      </w:pPr>
      <w:r>
        <w:rPr>
          <w:rFonts w:ascii="맑은 고딕" w:eastAsia="맑은 고딕" w:hAnsi="맑은 고딕" w:hint="eastAsia"/>
        </w:rPr>
        <w:t>E</w:t>
      </w:r>
      <w:r>
        <w:rPr>
          <w:rFonts w:ascii="맑은 고딕" w:eastAsia="맑은 고딕" w:hAnsi="맑은 고딕"/>
        </w:rPr>
        <w:t xml:space="preserve">fflux </w:t>
      </w:r>
      <w:r>
        <w:rPr>
          <w:rFonts w:ascii="맑은 고딕" w:eastAsia="맑은 고딕" w:hAnsi="맑은 고딕" w:hint="eastAsia"/>
        </w:rPr>
        <w:t xml:space="preserve">수송체인 </w:t>
      </w:r>
      <w:r w:rsidR="00F670CB">
        <w:rPr>
          <w:rFonts w:ascii="맑은 고딕" w:eastAsia="맑은 고딕" w:hAnsi="맑은 고딕" w:hint="eastAsia"/>
        </w:rPr>
        <w:t>M</w:t>
      </w:r>
      <w:r w:rsidR="00F670CB">
        <w:rPr>
          <w:rFonts w:ascii="맑은 고딕" w:eastAsia="맑은 고딕" w:hAnsi="맑은 고딕"/>
        </w:rPr>
        <w:t>DR1</w:t>
      </w:r>
      <w:r w:rsidR="00F31E48">
        <w:rPr>
          <w:rFonts w:ascii="맑은 고딕" w:eastAsia="맑은 고딕" w:hAnsi="맑은 고딕"/>
        </w:rPr>
        <w:t xml:space="preserve"> (P-</w:t>
      </w:r>
      <w:proofErr w:type="spellStart"/>
      <w:r w:rsidR="00F31E48">
        <w:rPr>
          <w:rFonts w:ascii="맑은 고딕" w:eastAsia="맑은 고딕" w:hAnsi="맑은 고딕" w:hint="eastAsia"/>
        </w:rPr>
        <w:t>g</w:t>
      </w:r>
      <w:r w:rsidR="00F31E48">
        <w:rPr>
          <w:rFonts w:ascii="맑은 고딕" w:eastAsia="맑은 고딕" w:hAnsi="맑은 고딕"/>
        </w:rPr>
        <w:t>p</w:t>
      </w:r>
      <w:proofErr w:type="spellEnd"/>
      <w:r w:rsidR="00F670CB">
        <w:rPr>
          <w:rFonts w:ascii="맑은 고딕" w:eastAsia="맑은 고딕" w:hAnsi="맑은 고딕"/>
        </w:rPr>
        <w:t>)</w:t>
      </w:r>
      <w:r w:rsidR="00F670CB">
        <w:rPr>
          <w:rFonts w:ascii="맑은 고딕" w:eastAsia="맑은 고딕" w:hAnsi="맑은 고딕" w:hint="eastAsia"/>
        </w:rPr>
        <w:t>와 B</w:t>
      </w:r>
      <w:r w:rsidR="00F670CB">
        <w:rPr>
          <w:rFonts w:ascii="맑은 고딕" w:eastAsia="맑은 고딕" w:hAnsi="맑은 고딕"/>
        </w:rPr>
        <w:t>CRP</w:t>
      </w:r>
      <w:r w:rsidR="00F670CB">
        <w:rPr>
          <w:rFonts w:ascii="맑은 고딕" w:eastAsia="맑은 고딕" w:hAnsi="맑은 고딕" w:hint="eastAsia"/>
        </w:rPr>
        <w:t>는 위장관,</w:t>
      </w:r>
      <w:r w:rsidR="00F670CB">
        <w:rPr>
          <w:rFonts w:ascii="맑은 고딕" w:eastAsia="맑은 고딕" w:hAnsi="맑은 고딕"/>
        </w:rPr>
        <w:t xml:space="preserve"> </w:t>
      </w:r>
      <w:r w:rsidR="00F670CB">
        <w:rPr>
          <w:rFonts w:ascii="맑은 고딕" w:eastAsia="맑은 고딕" w:hAnsi="맑은 고딕" w:hint="eastAsia"/>
        </w:rPr>
        <w:t>간,</w:t>
      </w:r>
      <w:r w:rsidR="00F670CB">
        <w:rPr>
          <w:rFonts w:ascii="맑은 고딕" w:eastAsia="맑은 고딕" w:hAnsi="맑은 고딕"/>
        </w:rPr>
        <w:t xml:space="preserve"> </w:t>
      </w:r>
      <w:r w:rsidR="00F670CB">
        <w:rPr>
          <w:rFonts w:ascii="맑은 고딕" w:eastAsia="맑은 고딕" w:hAnsi="맑은 고딕" w:hint="eastAsia"/>
        </w:rPr>
        <w:t>신장</w:t>
      </w:r>
      <w:r w:rsidR="00F670CB">
        <w:rPr>
          <w:rFonts w:ascii="맑은 고딕" w:eastAsia="맑은 고딕" w:hAnsi="맑은 고딕"/>
        </w:rPr>
        <w:t xml:space="preserve"> </w:t>
      </w:r>
      <w:r w:rsidR="007568D5">
        <w:rPr>
          <w:rFonts w:ascii="맑은 고딕" w:eastAsia="맑은 고딕" w:hAnsi="맑은 고딕" w:hint="eastAsia"/>
        </w:rPr>
        <w:t>등을 포함한</w:t>
      </w:r>
      <w:r w:rsidR="007568D5">
        <w:rPr>
          <w:rFonts w:ascii="맑은 고딕" w:eastAsia="맑은 고딕" w:hAnsi="맑은 고딕"/>
        </w:rPr>
        <w:t xml:space="preserve"> 다양한</w:t>
      </w:r>
      <w:r w:rsidR="00F670CB">
        <w:rPr>
          <w:rFonts w:ascii="맑은 고딕" w:eastAsia="맑은 고딕" w:hAnsi="맑은 고딕" w:hint="eastAsia"/>
        </w:rPr>
        <w:t xml:space="preserve"> 조직에 분포하고 있다.</w:t>
      </w:r>
      <w:r w:rsidR="00F670CB">
        <w:rPr>
          <w:rFonts w:ascii="맑은 고딕" w:eastAsia="맑은 고딕" w:hAnsi="맑은 고딕"/>
        </w:rPr>
        <w:t xml:space="preserve"> </w:t>
      </w:r>
      <w:r w:rsidR="00F670CB">
        <w:rPr>
          <w:rFonts w:ascii="맑은 고딕" w:eastAsia="맑은 고딕" w:hAnsi="맑은 고딕" w:hint="eastAsia"/>
        </w:rPr>
        <w:t>약물의 조직분포,</w:t>
      </w:r>
      <w:r w:rsidR="00F670CB">
        <w:rPr>
          <w:rFonts w:ascii="맑은 고딕" w:eastAsia="맑은 고딕" w:hAnsi="맑은 고딕"/>
        </w:rPr>
        <w:t xml:space="preserve"> </w:t>
      </w:r>
      <w:r w:rsidR="00F670CB">
        <w:rPr>
          <w:rFonts w:ascii="맑은 고딕" w:eastAsia="맑은 고딕" w:hAnsi="맑은 고딕" w:hint="eastAsia"/>
        </w:rPr>
        <w:t xml:space="preserve">간 및 신장으로의 </w:t>
      </w:r>
      <w:proofErr w:type="gramStart"/>
      <w:r w:rsidR="00774C49">
        <w:rPr>
          <w:rFonts w:ascii="맑은 고딕" w:eastAsia="맑은 고딕" w:hAnsi="맑은 고딕" w:hint="eastAsia"/>
        </w:rPr>
        <w:t>배설</w:t>
      </w:r>
      <w:r w:rsidR="00962A77">
        <w:rPr>
          <w:rFonts w:ascii="맑은 고딕" w:eastAsia="맑은 고딕" w:hAnsi="맑은 고딕" w:hint="eastAsia"/>
        </w:rPr>
        <w:t xml:space="preserve"> </w:t>
      </w:r>
      <w:r w:rsidR="00774C49">
        <w:rPr>
          <w:rFonts w:ascii="맑은 고딕" w:eastAsia="맑은 고딕" w:hAnsi="맑은 고딕" w:hint="eastAsia"/>
        </w:rPr>
        <w:t>뿐만</w:t>
      </w:r>
      <w:proofErr w:type="gramEnd"/>
      <w:r w:rsidR="00F670CB">
        <w:rPr>
          <w:rFonts w:ascii="맑은 고딕" w:eastAsia="맑은 고딕" w:hAnsi="맑은 고딕" w:hint="eastAsia"/>
        </w:rPr>
        <w:t xml:space="preserve"> 아니라,</w:t>
      </w:r>
      <w:r w:rsidR="00F670CB">
        <w:rPr>
          <w:rFonts w:ascii="맑은 고딕" w:eastAsia="맑은 고딕" w:hAnsi="맑은 고딕"/>
        </w:rPr>
        <w:t xml:space="preserve"> </w:t>
      </w:r>
      <w:r w:rsidR="00774C49">
        <w:rPr>
          <w:rFonts w:ascii="맑은 고딕" w:eastAsia="맑은 고딕" w:hAnsi="맑은 고딕" w:hint="eastAsia"/>
        </w:rPr>
        <w:t>경구 투여하는</w:t>
      </w:r>
      <w:r w:rsidR="00F670CB">
        <w:rPr>
          <w:rFonts w:ascii="맑은 고딕" w:eastAsia="맑은 고딕" w:hAnsi="맑은 고딕"/>
        </w:rPr>
        <w:t xml:space="preserve"> </w:t>
      </w:r>
      <w:r w:rsidR="00F670CB">
        <w:rPr>
          <w:rFonts w:ascii="맑은 고딕" w:eastAsia="맑은 고딕" w:hAnsi="맑은 고딕" w:hint="eastAsia"/>
        </w:rPr>
        <w:t>약물의 경우,</w:t>
      </w:r>
      <w:r w:rsidR="00F670CB">
        <w:rPr>
          <w:rFonts w:ascii="맑은 고딕" w:eastAsia="맑은 고딕" w:hAnsi="맑은 고딕"/>
        </w:rPr>
        <w:t xml:space="preserve"> </w:t>
      </w:r>
      <w:ins w:id="9" w:author="Bae Soo Hyeon" w:date="2022-08-17T16:47:00Z">
        <w:r w:rsidR="00A3610D">
          <w:rPr>
            <w:rFonts w:ascii="맑은 고딕" w:eastAsia="맑은 고딕" w:hAnsi="맑은 고딕" w:hint="eastAsia"/>
          </w:rPr>
          <w:t xml:space="preserve">수송체의 기질 여부는 </w:t>
        </w:r>
        <w:r w:rsidR="00A3610D">
          <w:rPr>
            <w:rFonts w:ascii="맑은 고딕" w:eastAsia="맑은 고딕" w:hAnsi="맑은 고딕" w:hint="eastAsia"/>
          </w:rPr>
          <w:t>약물의 조직분포,</w:t>
        </w:r>
        <w:r w:rsidR="00A3610D">
          <w:rPr>
            <w:rFonts w:ascii="맑은 고딕" w:eastAsia="맑은 고딕" w:hAnsi="맑은 고딕"/>
          </w:rPr>
          <w:t xml:space="preserve"> </w:t>
        </w:r>
        <w:r w:rsidR="00A3610D">
          <w:rPr>
            <w:rFonts w:ascii="맑은 고딕" w:eastAsia="맑은 고딕" w:hAnsi="맑은 고딕" w:hint="eastAsia"/>
          </w:rPr>
          <w:t>간 및 신장으로의 배설 뿐만 아니라,</w:t>
        </w:r>
        <w:r w:rsidR="00A3610D">
          <w:rPr>
            <w:rFonts w:ascii="맑은 고딕" w:eastAsia="맑은 고딕" w:hAnsi="맑은 고딕"/>
          </w:rPr>
          <w:t xml:space="preserve"> </w:t>
        </w:r>
      </w:ins>
      <w:proofErr w:type="spellStart"/>
      <w:r w:rsidR="00B02A50">
        <w:rPr>
          <w:rFonts w:ascii="맑은 고딕" w:eastAsia="맑은 고딕" w:hAnsi="맑은 고딕" w:hint="eastAsia"/>
        </w:rPr>
        <w:t>생체이용률에</w:t>
      </w:r>
      <w:proofErr w:type="spellEnd"/>
      <w:r w:rsidR="00B02A50">
        <w:rPr>
          <w:rFonts w:ascii="맑은 고딕" w:eastAsia="맑은 고딕" w:hAnsi="맑은 고딕" w:hint="eastAsia"/>
        </w:rPr>
        <w:t xml:space="preserve"> 영향을 미친다.</w:t>
      </w:r>
      <w:r w:rsidR="00B02A50">
        <w:rPr>
          <w:rFonts w:ascii="맑은 고딕" w:eastAsia="맑은 고딕" w:hAnsi="맑은 고딕"/>
        </w:rPr>
        <w:t xml:space="preserve"> </w:t>
      </w:r>
      <w:r w:rsidR="00E63AA4">
        <w:rPr>
          <w:rFonts w:ascii="맑은 고딕" w:eastAsia="맑은 고딕" w:hAnsi="맑은 고딕" w:hint="eastAsia"/>
        </w:rPr>
        <w:t>특히,</w:t>
      </w:r>
      <w:r w:rsidR="00E63AA4">
        <w:rPr>
          <w:rFonts w:ascii="맑은 고딕" w:eastAsia="맑은 고딕" w:hAnsi="맑은 고딕"/>
        </w:rPr>
        <w:t xml:space="preserve"> </w:t>
      </w:r>
      <w:r w:rsidR="00E63AA4">
        <w:rPr>
          <w:rFonts w:ascii="맑은 고딕" w:eastAsia="맑은 고딕" w:hAnsi="맑은 고딕" w:hint="eastAsia"/>
        </w:rPr>
        <w:t>소장</w:t>
      </w:r>
      <w:r w:rsidR="00FF09A5">
        <w:rPr>
          <w:rFonts w:ascii="맑은 고딕" w:eastAsia="맑은 고딕" w:hAnsi="맑은 고딕" w:hint="eastAsia"/>
        </w:rPr>
        <w:t xml:space="preserve"> </w:t>
      </w:r>
      <w:r w:rsidR="00FF09A5">
        <w:rPr>
          <w:rFonts w:ascii="맑은 고딕" w:eastAsia="맑은 고딕" w:hAnsi="맑은 고딕"/>
        </w:rPr>
        <w:t>lumen</w:t>
      </w:r>
      <w:r w:rsidR="00FF09A5">
        <w:rPr>
          <w:rFonts w:ascii="맑은 고딕" w:eastAsia="맑은 고딕" w:hAnsi="맑은 고딕" w:hint="eastAsia"/>
        </w:rPr>
        <w:t xml:space="preserve">에 </w:t>
      </w:r>
      <w:r w:rsidR="00E63AA4">
        <w:rPr>
          <w:rFonts w:ascii="맑은 고딕" w:eastAsia="맑은 고딕" w:hAnsi="맑은 고딕" w:hint="eastAsia"/>
        </w:rPr>
        <w:t>발현되어</w:t>
      </w:r>
      <w:r w:rsidR="00E63AA4">
        <w:rPr>
          <w:rFonts w:ascii="맑은 고딕" w:eastAsia="맑은 고딕" w:hAnsi="맑은 고딕"/>
        </w:rPr>
        <w:t xml:space="preserve"> </w:t>
      </w:r>
      <w:r w:rsidR="00E63AA4">
        <w:rPr>
          <w:rFonts w:ascii="맑은 고딕" w:eastAsia="맑은 고딕" w:hAnsi="맑은 고딕" w:hint="eastAsia"/>
        </w:rPr>
        <w:t xml:space="preserve">있는 </w:t>
      </w:r>
      <w:r w:rsidR="00F31E48">
        <w:rPr>
          <w:rFonts w:ascii="맑은 고딕" w:eastAsia="맑은 고딕" w:hAnsi="맑은 고딕"/>
        </w:rPr>
        <w:t>MDR1</w:t>
      </w:r>
      <w:r w:rsidR="00917747">
        <w:rPr>
          <w:rFonts w:ascii="맑은 고딕" w:eastAsia="맑은 고딕" w:hAnsi="맑은 고딕" w:hint="eastAsia"/>
        </w:rPr>
        <w:t>와 B</w:t>
      </w:r>
      <w:r w:rsidR="00917747">
        <w:rPr>
          <w:rFonts w:ascii="맑은 고딕" w:eastAsia="맑은 고딕" w:hAnsi="맑은 고딕"/>
        </w:rPr>
        <w:t>CRP</w:t>
      </w:r>
      <w:r w:rsidR="00917747">
        <w:rPr>
          <w:rFonts w:ascii="맑은 고딕" w:eastAsia="맑은 고딕" w:hAnsi="맑은 고딕" w:hint="eastAsia"/>
        </w:rPr>
        <w:t>는</w:t>
      </w:r>
      <w:r w:rsidR="00FF09A5">
        <w:rPr>
          <w:rFonts w:ascii="맑은 고딕" w:eastAsia="맑은 고딕" w:hAnsi="맑은 고딕" w:hint="eastAsia"/>
        </w:rPr>
        <w:t xml:space="preserve"> 약물을 </w:t>
      </w:r>
      <w:r w:rsidR="00FF09A5">
        <w:rPr>
          <w:rFonts w:ascii="맑은 고딕" w:eastAsia="맑은 고딕" w:hAnsi="맑은 고딕"/>
        </w:rPr>
        <w:t xml:space="preserve">intestinal </w:t>
      </w:r>
      <w:r w:rsidR="00FF09A5">
        <w:rPr>
          <w:rFonts w:ascii="맑은 고딕" w:eastAsia="맑은 고딕" w:hAnsi="맑은 고딕" w:hint="eastAsia"/>
        </w:rPr>
        <w:t>e</w:t>
      </w:r>
      <w:r w:rsidR="00FF09A5">
        <w:rPr>
          <w:rFonts w:ascii="맑은 고딕" w:eastAsia="맑은 고딕" w:hAnsi="맑은 고딕"/>
        </w:rPr>
        <w:t>pithelia</w:t>
      </w:r>
      <w:r w:rsidR="00FF09A5">
        <w:rPr>
          <w:rFonts w:ascii="맑은 고딕" w:eastAsia="맑은 고딕" w:hAnsi="맑은 고딕" w:hint="eastAsia"/>
        </w:rPr>
        <w:t>에서</w:t>
      </w:r>
      <w:r w:rsidR="00FF09A5">
        <w:rPr>
          <w:rFonts w:ascii="맑은 고딕" w:eastAsia="맑은 고딕" w:hAnsi="맑은 고딕"/>
        </w:rPr>
        <w:t xml:space="preserve"> luminal side</w:t>
      </w:r>
      <w:r w:rsidR="00FF09A5">
        <w:rPr>
          <w:rFonts w:ascii="맑은 고딕" w:eastAsia="맑은 고딕" w:hAnsi="맑은 고딕" w:hint="eastAsia"/>
        </w:rPr>
        <w:t xml:space="preserve">로 </w:t>
      </w:r>
      <w:r w:rsidR="00E34AFE">
        <w:rPr>
          <w:rFonts w:ascii="맑은 고딕" w:eastAsia="맑은 고딕" w:hAnsi="맑은 고딕" w:hint="eastAsia"/>
        </w:rPr>
        <w:t>퍼내어 약물의 흡수를 감소시킨다.</w:t>
      </w:r>
      <w:r w:rsidR="00E34AFE">
        <w:rPr>
          <w:rFonts w:ascii="맑은 고딕" w:eastAsia="맑은 고딕" w:hAnsi="맑은 고딕"/>
        </w:rPr>
        <w:t xml:space="preserve"> </w:t>
      </w:r>
      <w:r w:rsidR="00E34AFE">
        <w:rPr>
          <w:rFonts w:ascii="맑은 고딕" w:eastAsia="맑은 고딕" w:hAnsi="맑은 고딕" w:hint="eastAsia"/>
        </w:rPr>
        <w:t xml:space="preserve">이러한 </w:t>
      </w:r>
      <w:proofErr w:type="spellStart"/>
      <w:r w:rsidR="00E34AFE">
        <w:rPr>
          <w:rFonts w:ascii="맑은 고딕" w:eastAsia="맑은 고딕" w:hAnsi="맑은 고딕" w:hint="eastAsia"/>
        </w:rPr>
        <w:t>수송체</w:t>
      </w:r>
      <w:proofErr w:type="spellEnd"/>
      <w:r w:rsidR="00E34AFE">
        <w:rPr>
          <w:rFonts w:ascii="맑은 고딕" w:eastAsia="맑은 고딕" w:hAnsi="맑은 고딕" w:hint="eastAsia"/>
        </w:rPr>
        <w:t xml:space="preserve"> 기질약물의 경우,</w:t>
      </w:r>
      <w:r w:rsidR="002B77F7">
        <w:rPr>
          <w:rFonts w:ascii="맑은 고딕" w:eastAsia="맑은 고딕" w:hAnsi="맑은 고딕"/>
        </w:rPr>
        <w:t xml:space="preserve"> 1) </w:t>
      </w:r>
      <w:r w:rsidR="002B77F7">
        <w:rPr>
          <w:rFonts w:ascii="맑은 고딕" w:eastAsia="맑은 고딕" w:hAnsi="맑은 고딕" w:hint="eastAsia"/>
        </w:rPr>
        <w:t xml:space="preserve">고용량 </w:t>
      </w:r>
      <w:del w:id="10" w:author="Bae Soo Hyeon" w:date="2022-08-17T16:47:00Z">
        <w:r w:rsidR="00730C6E" w:rsidDel="00F35D87">
          <w:rPr>
            <w:rFonts w:ascii="맑은 고딕" w:eastAsia="맑은 고딕" w:hAnsi="맑은 고딕" w:hint="eastAsia"/>
          </w:rPr>
          <w:delText xml:space="preserve">ㅊ </w:delText>
        </w:r>
      </w:del>
      <w:r w:rsidR="002B77F7">
        <w:rPr>
          <w:rFonts w:ascii="맑은 고딕" w:eastAsia="맑은 고딕" w:hAnsi="맑은 고딕" w:hint="eastAsia"/>
        </w:rPr>
        <w:t>복용 시,</w:t>
      </w:r>
      <w:r w:rsidR="002B77F7">
        <w:rPr>
          <w:rFonts w:ascii="맑은 고딕" w:eastAsia="맑은 고딕" w:hAnsi="맑은 고딕"/>
        </w:rPr>
        <w:t xml:space="preserve"> </w:t>
      </w:r>
      <w:r w:rsidR="002B77F7">
        <w:rPr>
          <w:rFonts w:ascii="맑은 고딕" w:eastAsia="맑은 고딕" w:hAnsi="맑은 고딕" w:hint="eastAsia"/>
        </w:rPr>
        <w:t>위장관에서의 약물농도</w:t>
      </w:r>
      <w:r w:rsidR="00E34AFE">
        <w:rPr>
          <w:rFonts w:ascii="맑은 고딕" w:eastAsia="맑은 고딕" w:hAnsi="맑은 고딕" w:hint="eastAsia"/>
        </w:rPr>
        <w:t xml:space="preserve"> 증가로 인해 수송체가 포화</w:t>
      </w:r>
      <w:r w:rsidR="002B77F7">
        <w:rPr>
          <w:rFonts w:ascii="맑은 고딕" w:eastAsia="맑은 고딕" w:hAnsi="맑은 고딕" w:hint="eastAsia"/>
        </w:rPr>
        <w:t>되거나</w:t>
      </w:r>
      <w:r w:rsidR="00E34AFE">
        <w:rPr>
          <w:rFonts w:ascii="맑은 고딕" w:eastAsia="맑은 고딕" w:hAnsi="맑은 고딕" w:hint="eastAsia"/>
        </w:rPr>
        <w:t xml:space="preserve"> </w:t>
      </w:r>
      <w:r w:rsidR="002B77F7">
        <w:rPr>
          <w:rFonts w:ascii="맑은 고딕" w:eastAsia="맑은 고딕" w:hAnsi="맑은 고딕"/>
        </w:rPr>
        <w:t xml:space="preserve">2) </w:t>
      </w:r>
      <w:r w:rsidR="00E34AFE">
        <w:rPr>
          <w:rFonts w:ascii="맑은 고딕" w:eastAsia="맑은 고딕" w:hAnsi="맑은 고딕"/>
        </w:rPr>
        <w:t>P-</w:t>
      </w:r>
      <w:proofErr w:type="spellStart"/>
      <w:r w:rsidR="00E34AFE">
        <w:rPr>
          <w:rFonts w:ascii="맑은 고딕" w:eastAsia="맑은 고딕" w:hAnsi="맑은 고딕" w:hint="eastAsia"/>
        </w:rPr>
        <w:t>g</w:t>
      </w:r>
      <w:r w:rsidR="00E34AFE">
        <w:rPr>
          <w:rFonts w:ascii="맑은 고딕" w:eastAsia="맑은 고딕" w:hAnsi="맑은 고딕"/>
        </w:rPr>
        <w:t>p</w:t>
      </w:r>
      <w:proofErr w:type="spellEnd"/>
      <w:r w:rsidR="00E34AFE">
        <w:rPr>
          <w:rFonts w:ascii="맑은 고딕" w:eastAsia="맑은 고딕" w:hAnsi="맑은 고딕" w:hint="eastAsia"/>
        </w:rPr>
        <w:t>와 B</w:t>
      </w:r>
      <w:r w:rsidR="00E34AFE">
        <w:rPr>
          <w:rFonts w:ascii="맑은 고딕" w:eastAsia="맑은 고딕" w:hAnsi="맑은 고딕"/>
        </w:rPr>
        <w:t xml:space="preserve">CRP </w:t>
      </w:r>
      <w:r w:rsidR="00E34AFE">
        <w:rPr>
          <w:rFonts w:ascii="맑은 고딕" w:eastAsia="맑은 고딕" w:hAnsi="맑은 고딕" w:hint="eastAsia"/>
        </w:rPr>
        <w:t>저해제와 함께 복용하여</w:t>
      </w:r>
      <w:r w:rsidR="002B77F7">
        <w:rPr>
          <w:rFonts w:ascii="맑은 고딕" w:eastAsia="맑은 고딕" w:hAnsi="맑은 고딕" w:hint="eastAsia"/>
        </w:rPr>
        <w:t xml:space="preserve"> </w:t>
      </w:r>
      <w:r w:rsidR="00517A40">
        <w:rPr>
          <w:rFonts w:ascii="맑은 고딕" w:eastAsia="맑은 고딕" w:hAnsi="맑은 고딕" w:hint="eastAsia"/>
        </w:rPr>
        <w:t xml:space="preserve">수송체로 </w:t>
      </w:r>
      <w:r w:rsidR="00517A40">
        <w:rPr>
          <w:rFonts w:ascii="맑은 고딕" w:eastAsia="맑은 고딕" w:hAnsi="맑은 고딕"/>
        </w:rPr>
        <w:t>efflux</w:t>
      </w:r>
      <w:r w:rsidR="00517A40">
        <w:rPr>
          <w:rFonts w:ascii="맑은 고딕" w:eastAsia="맑은 고딕" w:hAnsi="맑은 고딕" w:hint="eastAsia"/>
        </w:rPr>
        <w:t>되는</w:t>
      </w:r>
      <w:r w:rsidR="00517A40">
        <w:rPr>
          <w:rFonts w:ascii="맑은 고딕" w:eastAsia="맑은 고딕" w:hAnsi="맑은 고딕"/>
        </w:rPr>
        <w:t xml:space="preserve"> </w:t>
      </w:r>
      <w:r w:rsidR="00517A40">
        <w:rPr>
          <w:rFonts w:ascii="맑은 고딕" w:eastAsia="맑은 고딕" w:hAnsi="맑은 고딕" w:hint="eastAsia"/>
        </w:rPr>
        <w:t>부분이 줄어들어,</w:t>
      </w:r>
      <w:r w:rsidR="00517A40">
        <w:rPr>
          <w:rFonts w:ascii="맑은 고딕" w:eastAsia="맑은 고딕" w:hAnsi="맑은 고딕"/>
        </w:rPr>
        <w:t xml:space="preserve"> </w:t>
      </w:r>
      <w:r w:rsidR="00517A40">
        <w:rPr>
          <w:rFonts w:ascii="맑은 고딕" w:eastAsia="맑은 고딕" w:hAnsi="맑은 고딕" w:hint="eastAsia"/>
        </w:rPr>
        <w:t>궁극적으로 혈중농도가 증가</w:t>
      </w:r>
      <w:r w:rsidR="00160CB4">
        <w:rPr>
          <w:rFonts w:ascii="맑은 고딕" w:eastAsia="맑은 고딕" w:hAnsi="맑은 고딕" w:hint="eastAsia"/>
        </w:rPr>
        <w:t>할</w:t>
      </w:r>
      <w:r w:rsidR="00517A40">
        <w:rPr>
          <w:rFonts w:ascii="맑은 고딕" w:eastAsia="맑은 고딕" w:hAnsi="맑은 고딕" w:hint="eastAsia"/>
        </w:rPr>
        <w:t xml:space="preserve"> 수 있다.</w:t>
      </w:r>
      <w:r w:rsidR="00517A40">
        <w:rPr>
          <w:rFonts w:ascii="맑은 고딕" w:eastAsia="맑은 고딕" w:hAnsi="맑은 고딕"/>
        </w:rPr>
        <w:t xml:space="preserve"> </w:t>
      </w:r>
      <w:r w:rsidR="00160CB4">
        <w:rPr>
          <w:rFonts w:ascii="맑은 고딕" w:eastAsia="맑은 고딕" w:hAnsi="맑은 고딕" w:hint="eastAsia"/>
        </w:rPr>
        <w:t>또한</w:t>
      </w:r>
      <w:r w:rsidR="00160CB4" w:rsidRPr="00962A77">
        <w:rPr>
          <w:rFonts w:ascii="맑은 고딕" w:eastAsia="맑은 고딕" w:hAnsi="맑은 고딕" w:hint="eastAsia"/>
        </w:rPr>
        <w:t>,</w:t>
      </w:r>
      <w:r w:rsidR="00160CB4" w:rsidRPr="00962A77">
        <w:rPr>
          <w:rFonts w:ascii="맑은 고딕" w:eastAsia="맑은 고딕" w:hAnsi="맑은 고딕"/>
        </w:rPr>
        <w:t xml:space="preserve"> P-</w:t>
      </w:r>
      <w:proofErr w:type="spellStart"/>
      <w:r w:rsidR="00160CB4" w:rsidRPr="00962A77">
        <w:rPr>
          <w:rFonts w:ascii="맑은 고딕" w:eastAsia="맑은 고딕" w:hAnsi="맑은 고딕" w:hint="eastAsia"/>
        </w:rPr>
        <w:t>g</w:t>
      </w:r>
      <w:r w:rsidR="00160CB4" w:rsidRPr="00962A77">
        <w:rPr>
          <w:rFonts w:ascii="맑은 고딕" w:eastAsia="맑은 고딕" w:hAnsi="맑은 고딕"/>
        </w:rPr>
        <w:t>p</w:t>
      </w:r>
      <w:proofErr w:type="spellEnd"/>
      <w:r w:rsidR="00160CB4" w:rsidRPr="00962A77">
        <w:rPr>
          <w:rFonts w:ascii="맑은 고딕" w:eastAsia="맑은 고딕" w:hAnsi="맑은 고딕" w:hint="eastAsia"/>
        </w:rPr>
        <w:t xml:space="preserve">의 기질 약물인 경우 </w:t>
      </w:r>
      <w:r w:rsidR="00160CB4" w:rsidRPr="00962A77">
        <w:rPr>
          <w:rFonts w:ascii="맑은 고딕" w:eastAsia="맑은 고딕" w:hAnsi="맑은 고딕"/>
        </w:rPr>
        <w:t>CYP3A4</w:t>
      </w:r>
      <w:r w:rsidR="00160CB4" w:rsidRPr="00962A77">
        <w:rPr>
          <w:rFonts w:ascii="맑은 고딕" w:eastAsia="맑은 고딕" w:hAnsi="맑은 고딕" w:hint="eastAsia"/>
        </w:rPr>
        <w:t>의 기질 가능성이 높</w:t>
      </w:r>
      <w:r w:rsidR="00962A77" w:rsidRPr="00962A77">
        <w:rPr>
          <w:rFonts w:ascii="맑은 고딕" w:eastAsia="맑은 고딕" w:hAnsi="맑은 고딕" w:hint="eastAsia"/>
        </w:rPr>
        <w:t>다고</w:t>
      </w:r>
      <w:r w:rsidR="00962A77">
        <w:rPr>
          <w:rFonts w:ascii="맑은 고딕" w:eastAsia="맑은 고딕" w:hAnsi="맑은 고딕" w:hint="eastAsia"/>
        </w:rPr>
        <w:t xml:space="preserve"> 알려져 있다.</w:t>
      </w:r>
      <w:r w:rsidR="00962A77">
        <w:rPr>
          <w:rFonts w:ascii="맑은 고딕" w:eastAsia="맑은 고딕" w:hAnsi="맑은 고딕"/>
        </w:rPr>
        <w:t xml:space="preserve"> </w:t>
      </w:r>
      <w:r w:rsidR="00962A77">
        <w:rPr>
          <w:rFonts w:ascii="맑은 고딕" w:eastAsia="맑은 고딕" w:hAnsi="맑은 고딕" w:hint="eastAsia"/>
        </w:rPr>
        <w:t>그렇기 때문에,</w:t>
      </w:r>
      <w:r w:rsidR="00962A77">
        <w:rPr>
          <w:rFonts w:ascii="맑은 고딕" w:eastAsia="맑은 고딕" w:hAnsi="맑은 고딕"/>
        </w:rPr>
        <w:t xml:space="preserve"> </w:t>
      </w:r>
      <w:ins w:id="11" w:author="Bae Soo Hyeon" w:date="2022-08-17T16:48:00Z">
        <w:r w:rsidR="007E0CB4">
          <w:rPr>
            <w:rFonts w:ascii="맑은 고딕" w:eastAsia="맑은 고딕" w:hAnsi="맑은 고딕" w:hint="eastAsia"/>
          </w:rPr>
          <w:t>이러한 약물의 경우,</w:t>
        </w:r>
        <w:r w:rsidR="007E0CB4">
          <w:rPr>
            <w:rFonts w:ascii="맑은 고딕" w:eastAsia="맑은 고딕" w:hAnsi="맑은 고딕"/>
          </w:rPr>
          <w:t xml:space="preserve"> </w:t>
        </w:r>
      </w:ins>
      <w:r w:rsidR="00962A77">
        <w:rPr>
          <w:rFonts w:ascii="맑은 고딕" w:eastAsia="맑은 고딕" w:hAnsi="맑은 고딕" w:hint="eastAsia"/>
        </w:rPr>
        <w:t xml:space="preserve">수송체에 의한 약물의 </w:t>
      </w:r>
      <w:proofErr w:type="gramStart"/>
      <w:r w:rsidR="00962A77">
        <w:rPr>
          <w:rFonts w:ascii="맑은 고딕" w:eastAsia="맑은 고딕" w:hAnsi="맑은 고딕" w:hint="eastAsia"/>
        </w:rPr>
        <w:t xml:space="preserve">흡수 </w:t>
      </w:r>
      <w:r w:rsidR="00962A77">
        <w:rPr>
          <w:rFonts w:ascii="맑은 고딕" w:eastAsia="맑은 고딕" w:hAnsi="맑은 고딕"/>
        </w:rPr>
        <w:t>뿐만</w:t>
      </w:r>
      <w:proofErr w:type="gramEnd"/>
      <w:r w:rsidR="00962A77">
        <w:rPr>
          <w:rFonts w:ascii="맑은 고딕" w:eastAsia="맑은 고딕" w:hAnsi="맑은 고딕" w:hint="eastAsia"/>
        </w:rPr>
        <w:t xml:space="preserve"> 아니라,</w:t>
      </w:r>
      <w:r w:rsidR="00962A77">
        <w:rPr>
          <w:rFonts w:ascii="맑은 고딕" w:eastAsia="맑은 고딕" w:hAnsi="맑은 고딕"/>
        </w:rPr>
        <w:t xml:space="preserve"> </w:t>
      </w:r>
      <w:r w:rsidR="00962A77">
        <w:rPr>
          <w:rFonts w:ascii="맑은 고딕" w:eastAsia="맑은 고딕" w:hAnsi="맑은 고딕" w:hint="eastAsia"/>
        </w:rPr>
        <w:t xml:space="preserve">위장관 및 간에 존재하는 </w:t>
      </w:r>
      <w:r w:rsidR="00962A77">
        <w:rPr>
          <w:rFonts w:ascii="맑은 고딕" w:eastAsia="맑은 고딕" w:hAnsi="맑은 고딕"/>
        </w:rPr>
        <w:t>CYP3A4</w:t>
      </w:r>
      <w:r w:rsidR="00962A77">
        <w:rPr>
          <w:rFonts w:ascii="맑은 고딕" w:eastAsia="맑은 고딕" w:hAnsi="맑은 고딕" w:hint="eastAsia"/>
        </w:rPr>
        <w:t>에</w:t>
      </w:r>
      <w:r w:rsidR="00962A77">
        <w:rPr>
          <w:rFonts w:ascii="맑은 고딕" w:eastAsia="맑은 고딕" w:hAnsi="맑은 고딕"/>
        </w:rPr>
        <w:t xml:space="preserve"> </w:t>
      </w:r>
      <w:r w:rsidR="00962A77">
        <w:rPr>
          <w:rFonts w:ascii="맑은 고딕" w:eastAsia="맑은 고딕" w:hAnsi="맑은 고딕" w:hint="eastAsia"/>
        </w:rPr>
        <w:t>의해 대사도 고려하여야 한다.</w:t>
      </w:r>
    </w:p>
    <w:p w14:paraId="001888C8" w14:textId="5BF8EC80" w:rsidR="00CF1BD7" w:rsidRDefault="007E0CB4" w:rsidP="00CF1BD7">
      <w:pPr>
        <w:rPr>
          <w:rFonts w:ascii="맑은 고딕" w:eastAsia="맑은 고딕" w:hAnsi="맑은 고딕"/>
        </w:rPr>
      </w:pPr>
      <w:ins w:id="12" w:author="Bae Soo Hyeon" w:date="2022-08-17T16:48:00Z">
        <w:r>
          <w:rPr>
            <w:rFonts w:ascii="맑은 고딕" w:eastAsia="맑은 고딕" w:hAnsi="맑은 고딕" w:hint="eastAsia"/>
          </w:rPr>
          <w:t>한편</w:t>
        </w:r>
        <w:r>
          <w:rPr>
            <w:rFonts w:ascii="맑은 고딕" w:eastAsia="맑은 고딕" w:hAnsi="맑은 고딕"/>
          </w:rPr>
          <w:t xml:space="preserve">, </w:t>
        </w:r>
      </w:ins>
      <w:r w:rsidR="007E6D1B">
        <w:rPr>
          <w:rFonts w:ascii="맑은 고딕" w:eastAsia="맑은 고딕" w:hAnsi="맑은 고딕" w:hint="eastAsia"/>
        </w:rPr>
        <w:t>암</w:t>
      </w:r>
      <w:del w:id="13" w:author="Bae Soo Hyeon" w:date="2022-08-17T16:48:00Z">
        <w:r w:rsidR="007E6D1B" w:rsidDel="007E0CB4">
          <w:rPr>
            <w:rFonts w:ascii="맑은 고딕" w:eastAsia="맑은 고딕" w:hAnsi="맑은 고딕" w:hint="eastAsia"/>
          </w:rPr>
          <w:delText xml:space="preserve"> </w:delText>
        </w:r>
      </w:del>
      <w:r w:rsidR="007E6D1B">
        <w:rPr>
          <w:rFonts w:ascii="맑은 고딕" w:eastAsia="맑은 고딕" w:hAnsi="맑은 고딕" w:hint="eastAsia"/>
        </w:rPr>
        <w:t xml:space="preserve">세포의 약 </w:t>
      </w:r>
      <w:r w:rsidR="007E6D1B">
        <w:rPr>
          <w:rFonts w:ascii="맑은 고딕" w:eastAsia="맑은 고딕" w:hAnsi="맑은 고딕"/>
        </w:rPr>
        <w:t>50%는</w:t>
      </w:r>
      <w:r w:rsidR="00AB321D">
        <w:rPr>
          <w:rFonts w:ascii="맑은 고딕" w:eastAsia="맑은 고딕" w:hAnsi="맑은 고딕" w:hint="eastAsia"/>
        </w:rPr>
        <w:t xml:space="preserve"> </w:t>
      </w:r>
      <w:r w:rsidR="007568D5">
        <w:rPr>
          <w:rFonts w:ascii="맑은 고딕" w:eastAsia="맑은 고딕" w:hAnsi="맑은 고딕"/>
        </w:rPr>
        <w:t>MDR1</w:t>
      </w:r>
      <w:r w:rsidR="007568D5">
        <w:rPr>
          <w:rFonts w:ascii="맑은 고딕" w:eastAsia="맑은 고딕" w:hAnsi="맑은 고딕" w:hint="eastAsia"/>
        </w:rPr>
        <w:t>이</w:t>
      </w:r>
      <w:r w:rsidR="00AB321D">
        <w:rPr>
          <w:rFonts w:ascii="맑은 고딕" w:eastAsia="맑은 고딕" w:hAnsi="맑은 고딕" w:hint="eastAsia"/>
        </w:rPr>
        <w:t xml:space="preserve"> </w:t>
      </w:r>
      <w:proofErr w:type="spellStart"/>
      <w:r w:rsidR="00AB321D">
        <w:rPr>
          <w:rFonts w:ascii="맑은 고딕" w:eastAsia="맑은 고딕" w:hAnsi="맑은 고딕" w:hint="eastAsia"/>
        </w:rPr>
        <w:t>과발현되어</w:t>
      </w:r>
      <w:proofErr w:type="spellEnd"/>
      <w:r w:rsidR="00AB321D">
        <w:rPr>
          <w:rFonts w:ascii="맑은 고딕" w:eastAsia="맑은 고딕" w:hAnsi="맑은 고딕" w:hint="eastAsia"/>
        </w:rPr>
        <w:t xml:space="preserve"> </w:t>
      </w:r>
      <w:r w:rsidR="00F70042">
        <w:rPr>
          <w:rFonts w:ascii="맑은 고딕" w:eastAsia="맑은 고딕" w:hAnsi="맑은 고딕" w:hint="eastAsia"/>
        </w:rPr>
        <w:t>있는 것으로 알려져 있으며,</w:t>
      </w:r>
      <w:r w:rsidR="00F70042">
        <w:rPr>
          <w:rFonts w:ascii="맑은 고딕" w:eastAsia="맑은 고딕" w:hAnsi="맑은 고딕"/>
        </w:rPr>
        <w:t xml:space="preserve"> </w:t>
      </w:r>
      <w:r w:rsidR="00F70042">
        <w:rPr>
          <w:rFonts w:ascii="맑은 고딕" w:eastAsia="맑은 고딕" w:hAnsi="맑은 고딕" w:hint="eastAsia"/>
        </w:rPr>
        <w:t>이로 인하여</w:t>
      </w:r>
      <w:ins w:id="14" w:author="Bae Soo Hyeon" w:date="2022-08-17T16:49:00Z">
        <w:r w:rsidR="0026576D">
          <w:rPr>
            <w:rFonts w:ascii="맑은 고딕" w:eastAsia="맑은 고딕" w:hAnsi="맑은 고딕" w:hint="eastAsia"/>
          </w:rPr>
          <w:t xml:space="preserve"> </w:t>
        </w:r>
        <w:r w:rsidR="0026576D">
          <w:rPr>
            <w:rFonts w:ascii="맑은 고딕" w:eastAsia="맑은 고딕" w:hAnsi="맑은 고딕"/>
          </w:rPr>
          <w:t>MDR1</w:t>
        </w:r>
        <w:r w:rsidR="0026576D">
          <w:rPr>
            <w:rFonts w:ascii="맑은 고딕" w:eastAsia="맑은 고딕" w:hAnsi="맑은 고딕" w:hint="eastAsia"/>
          </w:rPr>
          <w:t xml:space="preserve">의 </w:t>
        </w:r>
      </w:ins>
      <w:del w:id="15" w:author="Bae Soo Hyeon" w:date="2022-08-17T16:50:00Z">
        <w:r w:rsidR="00F70042" w:rsidDel="0026576D">
          <w:rPr>
            <w:rFonts w:ascii="맑은 고딕" w:eastAsia="맑은 고딕" w:hAnsi="맑은 고딕" w:hint="eastAsia"/>
          </w:rPr>
          <w:delText xml:space="preserve"> e</w:delText>
        </w:r>
        <w:r w:rsidR="00F70042" w:rsidDel="0026576D">
          <w:rPr>
            <w:rFonts w:ascii="맑은 고딕" w:eastAsia="맑은 고딕" w:hAnsi="맑은 고딕"/>
          </w:rPr>
          <w:delText xml:space="preserve">fflux </w:delText>
        </w:r>
        <w:r w:rsidR="00F70042" w:rsidDel="0026576D">
          <w:rPr>
            <w:rFonts w:ascii="맑은 고딕" w:eastAsia="맑은 고딕" w:hAnsi="맑은 고딕" w:hint="eastAsia"/>
          </w:rPr>
          <w:delText xml:space="preserve">수송체의 </w:delText>
        </w:r>
      </w:del>
      <w:r w:rsidR="00F70042">
        <w:rPr>
          <w:rFonts w:ascii="맑은 고딕" w:eastAsia="맑은 고딕" w:hAnsi="맑은 고딕" w:hint="eastAsia"/>
        </w:rPr>
        <w:t>기질인 항암제의 경우, 내성이 나타나기도 한다.</w:t>
      </w:r>
    </w:p>
    <w:p w14:paraId="2B77674D" w14:textId="72D1BDE1" w:rsidR="009661EB" w:rsidRDefault="00C14182" w:rsidP="000228AA">
      <w:pPr>
        <w:rPr>
          <w:rFonts w:ascii="맑은 고딕" w:eastAsia="맑은 고딕" w:hAnsi="맑은 고딕"/>
        </w:rPr>
      </w:pPr>
      <w:proofErr w:type="spellStart"/>
      <w:ins w:id="16" w:author="Bae Soo Hyeon" w:date="2022-08-17T16:50:00Z">
        <w:r>
          <w:rPr>
            <w:rFonts w:ascii="맑은 고딕" w:eastAsia="맑은 고딕" w:hAnsi="맑은 고딕" w:hint="eastAsia"/>
          </w:rPr>
          <w:lastRenderedPageBreak/>
          <w:t>혈액뇌관문</w:t>
        </w:r>
        <w:proofErr w:type="spellEnd"/>
        <w:r>
          <w:rPr>
            <w:rFonts w:ascii="맑은 고딕" w:eastAsia="맑은 고딕" w:hAnsi="맑은 고딕" w:hint="eastAsia"/>
          </w:rPr>
          <w:t xml:space="preserve"> </w:t>
        </w:r>
        <w:r>
          <w:rPr>
            <w:rFonts w:ascii="맑은 고딕" w:eastAsia="맑은 고딕" w:hAnsi="맑은 고딕"/>
          </w:rPr>
          <w:t>(</w:t>
        </w:r>
      </w:ins>
      <w:del w:id="17" w:author="Bae Soo Hyeon" w:date="2022-08-17T16:50:00Z">
        <w:r w:rsidR="00B0489E" w:rsidDel="00C14182">
          <w:rPr>
            <w:rFonts w:ascii="맑은 고딕" w:eastAsia="맑은 고딕" w:hAnsi="맑은 고딕"/>
          </w:rPr>
          <w:delText>B</w:delText>
        </w:r>
      </w:del>
      <w:ins w:id="18" w:author="Bae Soo Hyeon" w:date="2022-08-17T16:50:00Z">
        <w:r>
          <w:rPr>
            <w:rFonts w:ascii="맑은 고딕" w:eastAsia="맑은 고딕" w:hAnsi="맑은 고딕" w:hint="eastAsia"/>
          </w:rPr>
          <w:t>b</w:t>
        </w:r>
      </w:ins>
      <w:r w:rsidR="00B0489E">
        <w:rPr>
          <w:rFonts w:ascii="맑은 고딕" w:eastAsia="맑은 고딕" w:hAnsi="맑은 고딕"/>
        </w:rPr>
        <w:t>lood</w:t>
      </w:r>
      <w:r w:rsidR="001247D2">
        <w:rPr>
          <w:rFonts w:ascii="맑은 고딕" w:eastAsia="맑은 고딕" w:hAnsi="맑은 고딕"/>
        </w:rPr>
        <w:t>-</w:t>
      </w:r>
      <w:r w:rsidR="00B0489E">
        <w:rPr>
          <w:rFonts w:ascii="맑은 고딕" w:eastAsia="맑은 고딕" w:hAnsi="맑은 고딕"/>
        </w:rPr>
        <w:t>brain</w:t>
      </w:r>
      <w:r w:rsidR="001247D2">
        <w:rPr>
          <w:rFonts w:ascii="맑은 고딕" w:eastAsia="맑은 고딕" w:hAnsi="맑은 고딕"/>
        </w:rPr>
        <w:t xml:space="preserve"> barrier</w:t>
      </w:r>
      <w:ins w:id="19" w:author="Bae Soo Hyeon" w:date="2022-08-17T16:50:00Z">
        <w:r>
          <w:rPr>
            <w:rFonts w:ascii="맑은 고딕" w:eastAsia="맑은 고딕" w:hAnsi="맑은 고딕"/>
          </w:rPr>
          <w:t xml:space="preserve">, </w:t>
        </w:r>
      </w:ins>
      <w:del w:id="20" w:author="Bae Soo Hyeon" w:date="2022-08-17T16:50:00Z">
        <w:r w:rsidR="001247D2" w:rsidDel="00C14182">
          <w:rPr>
            <w:rFonts w:ascii="맑은 고딕" w:eastAsia="맑은 고딕" w:hAnsi="맑은 고딕"/>
          </w:rPr>
          <w:delText xml:space="preserve"> (</w:delText>
        </w:r>
      </w:del>
      <w:r w:rsidR="001247D2">
        <w:rPr>
          <w:rFonts w:ascii="맑은 고딕" w:eastAsia="맑은 고딕" w:hAnsi="맑은 고딕"/>
        </w:rPr>
        <w:t>BBB)</w:t>
      </w:r>
      <w:r w:rsidR="001247D2">
        <w:rPr>
          <w:rFonts w:ascii="맑은 고딕" w:eastAsia="맑은 고딕" w:hAnsi="맑은 고딕" w:hint="eastAsia"/>
        </w:rPr>
        <w:t xml:space="preserve">에 발현되어 있는 </w:t>
      </w:r>
      <w:del w:id="21" w:author="Bae Soo Hyeon" w:date="2022-08-17T16:51:00Z">
        <w:r w:rsidR="001247D2" w:rsidDel="00205F53">
          <w:rPr>
            <w:rFonts w:ascii="맑은 고딕" w:eastAsia="맑은 고딕" w:hAnsi="맑은 고딕"/>
          </w:rPr>
          <w:delText>MDR1</w:delText>
        </w:r>
        <w:r w:rsidR="001247D2" w:rsidDel="00205F53">
          <w:rPr>
            <w:rFonts w:ascii="맑은 고딕" w:eastAsia="맑은 고딕" w:hAnsi="맑은 고딕" w:hint="eastAsia"/>
          </w:rPr>
          <w:delText xml:space="preserve">과 </w:delText>
        </w:r>
        <w:r w:rsidR="001247D2" w:rsidDel="00205F53">
          <w:rPr>
            <w:rFonts w:ascii="맑은 고딕" w:eastAsia="맑은 고딕" w:hAnsi="맑은 고딕"/>
          </w:rPr>
          <w:delText xml:space="preserve">BCRP </w:delText>
        </w:r>
      </w:del>
      <w:ins w:id="22" w:author="Bae Soo Hyeon" w:date="2022-08-17T16:52:00Z">
        <w:r w:rsidR="00E31694">
          <w:rPr>
            <w:rFonts w:ascii="맑은 고딕" w:eastAsia="맑은 고딕" w:hAnsi="맑은 고딕" w:hint="eastAsia"/>
          </w:rPr>
          <w:t>e</w:t>
        </w:r>
        <w:r w:rsidR="00E31694">
          <w:rPr>
            <w:rFonts w:ascii="맑은 고딕" w:eastAsia="맑은 고딕" w:hAnsi="맑은 고딕"/>
          </w:rPr>
          <w:t xml:space="preserve">fflux </w:t>
        </w:r>
      </w:ins>
      <w:r w:rsidR="001247D2">
        <w:rPr>
          <w:rFonts w:ascii="맑은 고딕" w:eastAsia="맑은 고딕" w:hAnsi="맑은 고딕" w:hint="eastAsia"/>
        </w:rPr>
        <w:t xml:space="preserve">수송체는 </w:t>
      </w:r>
      <w:r w:rsidR="0081297F">
        <w:rPr>
          <w:rFonts w:ascii="맑은 고딕" w:eastAsia="맑은 고딕" w:hAnsi="맑은 고딕" w:hint="eastAsia"/>
        </w:rPr>
        <w:t>b</w:t>
      </w:r>
      <w:r w:rsidR="0081297F">
        <w:rPr>
          <w:rFonts w:ascii="맑은 고딕" w:eastAsia="맑은 고딕" w:hAnsi="맑은 고딕"/>
        </w:rPr>
        <w:t>rain capillary endot</w:t>
      </w:r>
      <w:r w:rsidR="009A35C4">
        <w:rPr>
          <w:rFonts w:ascii="맑은 고딕" w:eastAsia="맑은 고딕" w:hAnsi="맑은 고딕"/>
        </w:rPr>
        <w:t>helial cell</w:t>
      </w:r>
      <w:r w:rsidR="00026C8A">
        <w:rPr>
          <w:rFonts w:ascii="맑은 고딕" w:eastAsia="맑은 고딕" w:hAnsi="맑은 고딕" w:hint="eastAsia"/>
        </w:rPr>
        <w:t>에 위치</w:t>
      </w:r>
      <w:r w:rsidR="00A21985">
        <w:rPr>
          <w:rFonts w:ascii="맑은 고딕" w:eastAsia="맑은 고딕" w:hAnsi="맑은 고딕" w:hint="eastAsia"/>
        </w:rPr>
        <w:t xml:space="preserve">한 </w:t>
      </w:r>
      <w:ins w:id="23" w:author="Bae Soo Hyeon" w:date="2022-08-17T16:52:00Z">
        <w:r w:rsidR="00205F53">
          <w:rPr>
            <w:rFonts w:ascii="맑은 고딕" w:eastAsia="맑은 고딕" w:hAnsi="맑은 고딕"/>
          </w:rPr>
          <w:t>MDR1</w:t>
        </w:r>
        <w:r w:rsidR="00205F53">
          <w:rPr>
            <w:rFonts w:ascii="맑은 고딕" w:eastAsia="맑은 고딕" w:hAnsi="맑은 고딕" w:hint="eastAsia"/>
          </w:rPr>
          <w:t xml:space="preserve">과 </w:t>
        </w:r>
        <w:r w:rsidR="00205F53">
          <w:rPr>
            <w:rFonts w:ascii="맑은 고딕" w:eastAsia="맑은 고딕" w:hAnsi="맑은 고딕"/>
          </w:rPr>
          <w:t xml:space="preserve">BCRP </w:t>
        </w:r>
      </w:ins>
      <w:del w:id="24" w:author="Bae Soo Hyeon" w:date="2022-08-17T16:52:00Z">
        <w:r w:rsidR="00A21985" w:rsidDel="00205F53">
          <w:rPr>
            <w:rFonts w:ascii="맑은 고딕" w:eastAsia="맑은 고딕" w:hAnsi="맑은 고딕"/>
          </w:rPr>
          <w:delText xml:space="preserve">efflux </w:delText>
        </w:r>
      </w:del>
      <w:proofErr w:type="spellStart"/>
      <w:r w:rsidR="00A21985">
        <w:rPr>
          <w:rFonts w:ascii="맑은 고딕" w:eastAsia="맑은 고딕" w:hAnsi="맑은 고딕" w:hint="eastAsia"/>
        </w:rPr>
        <w:t>수송체</w:t>
      </w:r>
      <w:proofErr w:type="spellEnd"/>
      <w:ins w:id="25" w:author="Bae Soo Hyeon" w:date="2022-08-17T16:52:00Z">
        <w:r w:rsidR="00E31694">
          <w:rPr>
            <w:rFonts w:ascii="맑은 고딕" w:eastAsia="맑은 고딕" w:hAnsi="맑은 고딕" w:hint="eastAsia"/>
          </w:rPr>
          <w:t xml:space="preserve"> 등</w:t>
        </w:r>
      </w:ins>
      <w:r w:rsidR="00A21985">
        <w:rPr>
          <w:rFonts w:ascii="맑은 고딕" w:eastAsia="맑은 고딕" w:hAnsi="맑은 고딕" w:hint="eastAsia"/>
        </w:rPr>
        <w:t>이다.</w:t>
      </w:r>
      <w:r w:rsidR="00326067">
        <w:rPr>
          <w:rFonts w:ascii="맑은 고딕" w:eastAsia="맑은 고딕" w:hAnsi="맑은 고딕"/>
        </w:rPr>
        <w:t xml:space="preserve"> </w:t>
      </w:r>
      <w:del w:id="26" w:author="Bae Soo Hyeon" w:date="2022-08-17T16:53:00Z">
        <w:r w:rsidR="00364B16" w:rsidDel="001C2171">
          <w:rPr>
            <w:rFonts w:ascii="맑은 고딕" w:eastAsia="맑은 고딕" w:hAnsi="맑은 고딕" w:hint="eastAsia"/>
          </w:rPr>
          <w:delText>CNS</w:delText>
        </w:r>
      </w:del>
      <w:ins w:id="27" w:author="Bae Soo Hyeon" w:date="2022-08-17T16:53:00Z">
        <w:r w:rsidR="001C2171">
          <w:rPr>
            <w:rFonts w:ascii="맑은 고딕" w:eastAsia="맑은 고딕" w:hAnsi="맑은 고딕" w:hint="eastAsia"/>
          </w:rPr>
          <w:t xml:space="preserve">중추신경계 등 뇌에 작용하여 효과를 나타내는 </w:t>
        </w:r>
      </w:ins>
      <w:del w:id="28" w:author="Bae Soo Hyeon" w:date="2022-08-17T16:53:00Z">
        <w:r w:rsidR="00364B16" w:rsidDel="001C2171">
          <w:rPr>
            <w:rFonts w:ascii="맑은 고딕" w:eastAsia="맑은 고딕" w:hAnsi="맑은 고딕" w:hint="eastAsia"/>
          </w:rPr>
          <w:delText xml:space="preserve">에 작용하는 </w:delText>
        </w:r>
      </w:del>
      <w:r w:rsidR="00364B16">
        <w:rPr>
          <w:rFonts w:ascii="맑은 고딕" w:eastAsia="맑은 고딕" w:hAnsi="맑은 고딕" w:hint="eastAsia"/>
        </w:rPr>
        <w:t>약물</w:t>
      </w:r>
      <w:r w:rsidR="00A21985">
        <w:rPr>
          <w:rFonts w:ascii="맑은 고딕" w:eastAsia="맑은 고딕" w:hAnsi="맑은 고딕" w:hint="eastAsia"/>
        </w:rPr>
        <w:t xml:space="preserve"> 중에서 </w:t>
      </w:r>
      <w:r w:rsidR="00F23C85">
        <w:rPr>
          <w:rFonts w:ascii="맑은 고딕" w:eastAsia="맑은 고딕" w:hAnsi="맑은 고딕"/>
        </w:rPr>
        <w:t xml:space="preserve">MDR1 </w:t>
      </w:r>
      <w:r w:rsidR="00F23C85">
        <w:rPr>
          <w:rFonts w:ascii="맑은 고딕" w:eastAsia="맑은 고딕" w:hAnsi="맑은 고딕" w:hint="eastAsia"/>
        </w:rPr>
        <w:t>또는 B</w:t>
      </w:r>
      <w:r w:rsidR="00F23C85">
        <w:rPr>
          <w:rFonts w:ascii="맑은 고딕" w:eastAsia="맑은 고딕" w:hAnsi="맑은 고딕"/>
        </w:rPr>
        <w:t>CRP</w:t>
      </w:r>
      <w:r w:rsidR="00F23C85">
        <w:rPr>
          <w:rFonts w:ascii="맑은 고딕" w:eastAsia="맑은 고딕" w:hAnsi="맑은 고딕" w:hint="eastAsia"/>
        </w:rPr>
        <w:t>의 기질</w:t>
      </w:r>
      <w:r w:rsidR="00A21985">
        <w:rPr>
          <w:rFonts w:ascii="맑은 고딕" w:eastAsia="맑은 고딕" w:hAnsi="맑은 고딕" w:hint="eastAsia"/>
        </w:rPr>
        <w:t>인 경우,</w:t>
      </w:r>
      <w:r w:rsidR="00A21985">
        <w:rPr>
          <w:rFonts w:ascii="맑은 고딕" w:eastAsia="맑은 고딕" w:hAnsi="맑은 고딕"/>
        </w:rPr>
        <w:t xml:space="preserve"> </w:t>
      </w:r>
      <w:r w:rsidR="00364B16">
        <w:rPr>
          <w:rFonts w:ascii="맑은 고딕" w:eastAsia="맑은 고딕" w:hAnsi="맑은 고딕" w:hint="eastAsia"/>
        </w:rPr>
        <w:t xml:space="preserve">약물이 </w:t>
      </w:r>
      <w:del w:id="29" w:author="Bae Soo Hyeon" w:date="2022-08-17T16:53:00Z">
        <w:r w:rsidR="00364B16" w:rsidDel="001C2171">
          <w:rPr>
            <w:rFonts w:ascii="맑은 고딕" w:eastAsia="맑은 고딕" w:hAnsi="맑은 고딕" w:hint="eastAsia"/>
          </w:rPr>
          <w:delText>BBB를</w:delText>
        </w:r>
      </w:del>
      <w:proofErr w:type="spellStart"/>
      <w:ins w:id="30" w:author="Bae Soo Hyeon" w:date="2022-08-17T16:53:00Z">
        <w:r w:rsidR="001C2171">
          <w:rPr>
            <w:rFonts w:ascii="맑은 고딕" w:eastAsia="맑은 고딕" w:hAnsi="맑은 고딕" w:hint="eastAsia"/>
          </w:rPr>
          <w:t>혈액뇌관문을</w:t>
        </w:r>
      </w:ins>
      <w:proofErr w:type="spellEnd"/>
      <w:r w:rsidR="00364B16">
        <w:rPr>
          <w:rFonts w:ascii="맑은 고딕" w:eastAsia="맑은 고딕" w:hAnsi="맑은 고딕" w:hint="eastAsia"/>
        </w:rPr>
        <w:t xml:space="preserve"> 통과</w:t>
      </w:r>
      <w:r w:rsidR="00A21985">
        <w:rPr>
          <w:rFonts w:ascii="맑은 고딕" w:eastAsia="맑은 고딕" w:hAnsi="맑은 고딕" w:hint="eastAsia"/>
        </w:rPr>
        <w:t xml:space="preserve">하여 </w:t>
      </w:r>
      <w:del w:id="31" w:author="Bae Soo Hyeon" w:date="2022-08-17T16:53:00Z">
        <w:r w:rsidR="00A21985" w:rsidDel="001C2171">
          <w:rPr>
            <w:rFonts w:ascii="맑은 고딕" w:eastAsia="맑은 고딕" w:hAnsi="맑은 고딕"/>
          </w:rPr>
          <w:delText>cell</w:delText>
        </w:r>
      </w:del>
      <w:ins w:id="32" w:author="Bae Soo Hyeon" w:date="2022-08-17T16:53:00Z">
        <w:r w:rsidR="001C2171">
          <w:rPr>
            <w:rFonts w:ascii="맑은 고딕" w:eastAsia="맑은 고딕" w:hAnsi="맑은 고딕" w:hint="eastAsia"/>
          </w:rPr>
          <w:t>세포</w:t>
        </w:r>
      </w:ins>
      <w:r w:rsidR="00A21985">
        <w:rPr>
          <w:rFonts w:ascii="맑은 고딕" w:eastAsia="맑은 고딕" w:hAnsi="맑은 고딕"/>
        </w:rPr>
        <w:t xml:space="preserve"> </w:t>
      </w:r>
      <w:r w:rsidR="00A21985">
        <w:rPr>
          <w:rFonts w:ascii="맑은 고딕" w:eastAsia="맑은 고딕" w:hAnsi="맑은 고딕" w:hint="eastAsia"/>
        </w:rPr>
        <w:t>내로 들어가더라도</w:t>
      </w:r>
      <w:r w:rsidR="00F23C85">
        <w:rPr>
          <w:rFonts w:ascii="맑은 고딕" w:eastAsia="맑은 고딕" w:hAnsi="맑은 고딕" w:hint="eastAsia"/>
        </w:rPr>
        <w:t xml:space="preserve"> </w:t>
      </w:r>
      <w:r w:rsidR="00475632">
        <w:rPr>
          <w:rFonts w:ascii="맑은 고딕" w:eastAsia="맑은 고딕" w:hAnsi="맑은 고딕" w:hint="eastAsia"/>
        </w:rPr>
        <w:t xml:space="preserve">수송체에 의해 다시 </w:t>
      </w:r>
      <w:del w:id="33" w:author="Bae Soo Hyeon" w:date="2022-08-17T16:54:00Z">
        <w:r w:rsidR="00475632" w:rsidDel="001C2171">
          <w:rPr>
            <w:rFonts w:ascii="맑은 고딕" w:eastAsia="맑은 고딕" w:hAnsi="맑은 고딕" w:hint="eastAsia"/>
          </w:rPr>
          <w:delText>cell</w:delText>
        </w:r>
      </w:del>
      <w:ins w:id="34" w:author="Bae Soo Hyeon" w:date="2022-08-17T16:54:00Z">
        <w:r w:rsidR="001C2171">
          <w:rPr>
            <w:rFonts w:ascii="맑은 고딕" w:eastAsia="맑은 고딕" w:hAnsi="맑은 고딕" w:hint="eastAsia"/>
          </w:rPr>
          <w:t>세포</w:t>
        </w:r>
      </w:ins>
      <w:r w:rsidR="00475632">
        <w:rPr>
          <w:rFonts w:ascii="맑은 고딕" w:eastAsia="맑은 고딕" w:hAnsi="맑은 고딕"/>
        </w:rPr>
        <w:t xml:space="preserve"> </w:t>
      </w:r>
      <w:r w:rsidR="00475632">
        <w:rPr>
          <w:rFonts w:ascii="맑은 고딕" w:eastAsia="맑은 고딕" w:hAnsi="맑은 고딕" w:hint="eastAsia"/>
        </w:rPr>
        <w:t>밖으로 퍼내</w:t>
      </w:r>
      <w:ins w:id="35" w:author="Bae Soo Hyeon" w:date="2022-08-17T16:54:00Z">
        <w:r w:rsidR="001C2171">
          <w:rPr>
            <w:rFonts w:ascii="맑은 고딕" w:eastAsia="맑은 고딕" w:hAnsi="맑은 고딕" w:hint="eastAsia"/>
          </w:rPr>
          <w:t>어</w:t>
        </w:r>
      </w:ins>
      <w:r w:rsidR="00475632">
        <w:rPr>
          <w:rFonts w:ascii="맑은 고딕" w:eastAsia="맑은 고딕" w:hAnsi="맑은 고딕" w:hint="eastAsia"/>
        </w:rPr>
        <w:t>질 수 있다.</w:t>
      </w:r>
      <w:r w:rsidR="00475632">
        <w:rPr>
          <w:rFonts w:ascii="맑은 고딕" w:eastAsia="맑은 고딕" w:hAnsi="맑은 고딕"/>
        </w:rPr>
        <w:t xml:space="preserve"> </w:t>
      </w:r>
      <w:r w:rsidR="00475632">
        <w:rPr>
          <w:rFonts w:ascii="맑은 고딕" w:eastAsia="맑은 고딕" w:hAnsi="맑은 고딕" w:hint="eastAsia"/>
        </w:rPr>
        <w:t>이런 경우,</w:t>
      </w:r>
      <w:r w:rsidR="00475632">
        <w:rPr>
          <w:rFonts w:ascii="맑은 고딕" w:eastAsia="맑은 고딕" w:hAnsi="맑은 고딕"/>
        </w:rPr>
        <w:t xml:space="preserve"> </w:t>
      </w:r>
      <w:r w:rsidR="00B30E80">
        <w:rPr>
          <w:rFonts w:ascii="맑은 고딕" w:eastAsia="맑은 고딕" w:hAnsi="맑은 고딕" w:hint="eastAsia"/>
        </w:rPr>
        <w:t xml:space="preserve">in </w:t>
      </w:r>
      <w:r w:rsidR="00B30E80">
        <w:rPr>
          <w:rFonts w:ascii="맑은 고딕" w:eastAsia="맑은 고딕" w:hAnsi="맑은 고딕"/>
        </w:rPr>
        <w:t xml:space="preserve">vitro </w:t>
      </w:r>
      <w:r w:rsidR="00B30E80">
        <w:rPr>
          <w:rFonts w:ascii="맑은 고딕" w:eastAsia="맑은 고딕" w:hAnsi="맑은 고딕" w:hint="eastAsia"/>
        </w:rPr>
        <w:t>시험에서는 낮은 농도에서 약효를 보였지만,</w:t>
      </w:r>
      <w:r w:rsidR="00B30E80">
        <w:rPr>
          <w:rFonts w:ascii="맑은 고딕" w:eastAsia="맑은 고딕" w:hAnsi="맑은 고딕"/>
        </w:rPr>
        <w:t xml:space="preserve"> in vivo</w:t>
      </w:r>
      <w:r w:rsidR="00B30E80">
        <w:rPr>
          <w:rFonts w:ascii="맑은 고딕" w:eastAsia="맑은 고딕" w:hAnsi="맑은 고딕" w:hint="eastAsia"/>
        </w:rPr>
        <w:t xml:space="preserve">에서는 </w:t>
      </w:r>
      <w:del w:id="36" w:author="Bae Soo Hyeon" w:date="2022-08-17T16:54:00Z">
        <w:r w:rsidR="00475632" w:rsidDel="001C2171">
          <w:rPr>
            <w:rFonts w:ascii="맑은 고딕" w:eastAsia="맑은 고딕" w:hAnsi="맑은 고딕" w:hint="eastAsia"/>
          </w:rPr>
          <w:delText>target</w:delText>
        </w:r>
        <w:r w:rsidR="00475632" w:rsidDel="001C2171">
          <w:rPr>
            <w:rFonts w:ascii="맑은 고딕" w:eastAsia="맑은 고딕" w:hAnsi="맑은 고딕"/>
          </w:rPr>
          <w:delText xml:space="preserve"> </w:delText>
        </w:r>
      </w:del>
      <w:proofErr w:type="spellStart"/>
      <w:ins w:id="37" w:author="Bae Soo Hyeon" w:date="2022-08-17T16:54:00Z">
        <w:r w:rsidR="001C2171">
          <w:rPr>
            <w:rFonts w:ascii="맑은 고딕" w:eastAsia="맑은 고딕" w:hAnsi="맑은 고딕" w:hint="eastAsia"/>
          </w:rPr>
          <w:t>타겟</w:t>
        </w:r>
      </w:ins>
      <w:r w:rsidR="00475632">
        <w:rPr>
          <w:rFonts w:ascii="맑은 고딕" w:eastAsia="맑은 고딕" w:hAnsi="맑은 고딕" w:hint="eastAsia"/>
        </w:rPr>
        <w:t>조직에서의</w:t>
      </w:r>
      <w:proofErr w:type="spellEnd"/>
      <w:r w:rsidR="00475632">
        <w:rPr>
          <w:rFonts w:ascii="맑은 고딕" w:eastAsia="맑은 고딕" w:hAnsi="맑은 고딕" w:hint="eastAsia"/>
        </w:rPr>
        <w:t xml:space="preserve"> 약물 </w:t>
      </w:r>
      <w:r w:rsidR="00B30E80">
        <w:rPr>
          <w:rFonts w:ascii="맑은 고딕" w:eastAsia="맑은 고딕" w:hAnsi="맑은 고딕" w:hint="eastAsia"/>
        </w:rPr>
        <w:t>농도가 높게 유지되지 않아 충분한 약효를 나타내지 못할 수 있다.</w:t>
      </w:r>
      <w:r w:rsidR="00B30E80">
        <w:rPr>
          <w:rFonts w:ascii="맑은 고딕" w:eastAsia="맑은 고딕" w:hAnsi="맑은 고딕"/>
        </w:rPr>
        <w:t xml:space="preserve"> </w:t>
      </w:r>
    </w:p>
    <w:p w14:paraId="74A902FB" w14:textId="77777777" w:rsidR="00B30E80" w:rsidRDefault="00B30E80" w:rsidP="000228AA">
      <w:pPr>
        <w:rPr>
          <w:rFonts w:ascii="맑은 고딕" w:eastAsia="맑은 고딕" w:hAnsi="맑은 고딕"/>
        </w:rPr>
      </w:pPr>
    </w:p>
    <w:p w14:paraId="65664F31" w14:textId="1EA66538" w:rsidR="004323CF" w:rsidRDefault="004323CF" w:rsidP="004323CF">
      <w:pPr>
        <w:pStyle w:val="a5"/>
        <w:numPr>
          <w:ilvl w:val="2"/>
          <w:numId w:val="21"/>
        </w:numPr>
        <w:ind w:leftChars="0"/>
        <w:rPr>
          <w:rFonts w:ascii="맑은 고딕" w:eastAsia="맑은 고딕" w:hAnsi="맑은 고딕"/>
        </w:rPr>
      </w:pPr>
      <w:r>
        <w:rPr>
          <w:rFonts w:ascii="맑은 고딕" w:eastAsia="맑은 고딕" w:hAnsi="맑은 고딕" w:hint="eastAsia"/>
        </w:rPr>
        <w:t>O</w:t>
      </w:r>
      <w:r>
        <w:rPr>
          <w:rFonts w:ascii="맑은 고딕" w:eastAsia="맑은 고딕" w:hAnsi="맑은 고딕"/>
        </w:rPr>
        <w:t>ATPs</w:t>
      </w:r>
    </w:p>
    <w:p w14:paraId="0EBFEEE3" w14:textId="25F6CFF4" w:rsidR="004323CF" w:rsidRDefault="004323CF" w:rsidP="004323CF">
      <w:pPr>
        <w:rPr>
          <w:rFonts w:ascii="맑은 고딕" w:eastAsia="맑은 고딕" w:hAnsi="맑은 고딕"/>
        </w:rPr>
      </w:pPr>
      <w:r>
        <w:rPr>
          <w:rFonts w:ascii="맑은 고딕" w:eastAsia="맑은 고딕" w:hAnsi="맑은 고딕" w:hint="eastAsia"/>
        </w:rPr>
        <w:t>O</w:t>
      </w:r>
      <w:r>
        <w:rPr>
          <w:rFonts w:ascii="맑은 고딕" w:eastAsia="맑은 고딕" w:hAnsi="맑은 고딕"/>
        </w:rPr>
        <w:t>ATP</w:t>
      </w:r>
      <w:r>
        <w:rPr>
          <w:rFonts w:ascii="맑은 고딕" w:eastAsia="맑은 고딕" w:hAnsi="맑은 고딕" w:hint="eastAsia"/>
        </w:rPr>
        <w:t>s</w:t>
      </w:r>
      <w:r>
        <w:rPr>
          <w:rFonts w:ascii="맑은 고딕" w:eastAsia="맑은 고딕" w:hAnsi="맑은 고딕"/>
        </w:rPr>
        <w:t xml:space="preserve"> </w:t>
      </w:r>
      <w:r>
        <w:rPr>
          <w:rFonts w:ascii="맑은 고딕" w:eastAsia="맑은 고딕" w:hAnsi="맑은 고딕" w:hint="eastAsia"/>
        </w:rPr>
        <w:t xml:space="preserve">수송체는 </w:t>
      </w:r>
      <w:r w:rsidR="00CC3C45">
        <w:rPr>
          <w:rFonts w:ascii="맑은 고딕" w:eastAsia="맑은 고딕" w:hAnsi="맑은 고딕" w:hint="eastAsia"/>
        </w:rPr>
        <w:t xml:space="preserve">세포내로 </w:t>
      </w:r>
      <w:r w:rsidR="00CC3C45">
        <w:rPr>
          <w:rFonts w:ascii="맑은 고딕" w:eastAsia="맑은 고딕" w:hAnsi="맑은 고딕"/>
        </w:rPr>
        <w:t xml:space="preserve">물질을 </w:t>
      </w:r>
      <w:r w:rsidR="00CC3C45">
        <w:rPr>
          <w:rFonts w:ascii="맑은 고딕" w:eastAsia="맑은 고딕" w:hAnsi="맑은 고딕" w:hint="eastAsia"/>
        </w:rPr>
        <w:t>u</w:t>
      </w:r>
      <w:r w:rsidR="00CC3C45">
        <w:rPr>
          <w:rFonts w:ascii="맑은 고딕" w:eastAsia="맑은 고딕" w:hAnsi="맑은 고딕"/>
        </w:rPr>
        <w:t xml:space="preserve">ptake </w:t>
      </w:r>
      <w:r w:rsidR="00BB27E8">
        <w:rPr>
          <w:rFonts w:ascii="맑은 고딕" w:eastAsia="맑은 고딕" w:hAnsi="맑은 고딕" w:hint="eastAsia"/>
        </w:rPr>
        <w:t>시킨다.</w:t>
      </w:r>
      <w:r w:rsidR="00BB27E8">
        <w:rPr>
          <w:rFonts w:ascii="맑은 고딕" w:eastAsia="맑은 고딕" w:hAnsi="맑은 고딕"/>
        </w:rPr>
        <w:t xml:space="preserve"> </w:t>
      </w:r>
      <w:r w:rsidR="00B47190">
        <w:rPr>
          <w:rFonts w:ascii="맑은 고딕" w:eastAsia="맑은 고딕" w:hAnsi="맑은 고딕" w:hint="eastAsia"/>
        </w:rPr>
        <w:t xml:space="preserve">약물의 약동학에 영향을 미치는 중요한 </w:t>
      </w:r>
      <w:r w:rsidR="00B47190">
        <w:rPr>
          <w:rFonts w:ascii="맑은 고딕" w:eastAsia="맑은 고딕" w:hAnsi="맑은 고딕"/>
        </w:rPr>
        <w:t>OAT</w:t>
      </w:r>
      <w:r w:rsidR="00B47190">
        <w:rPr>
          <w:rFonts w:ascii="맑은 고딕" w:eastAsia="맑은 고딕" w:hAnsi="맑은 고딕" w:hint="eastAsia"/>
        </w:rPr>
        <w:t xml:space="preserve">P는 </w:t>
      </w:r>
      <w:r w:rsidR="00F32FE9">
        <w:rPr>
          <w:rFonts w:ascii="맑은 고딕" w:eastAsia="맑은 고딕" w:hAnsi="맑은 고딕" w:hint="eastAsia"/>
        </w:rPr>
        <w:t xml:space="preserve">간세포의 </w:t>
      </w:r>
      <w:r w:rsidR="00F32FE9">
        <w:rPr>
          <w:rFonts w:ascii="맑은 고딕" w:eastAsia="맑은 고딕" w:hAnsi="맑은 고딕"/>
        </w:rPr>
        <w:t>sinusoidal membrane</w:t>
      </w:r>
      <w:r w:rsidR="00F32FE9">
        <w:rPr>
          <w:rFonts w:ascii="맑은 고딕" w:eastAsia="맑은 고딕" w:hAnsi="맑은 고딕" w:hint="eastAsia"/>
        </w:rPr>
        <w:t xml:space="preserve">에 발현되어 </w:t>
      </w:r>
      <w:ins w:id="38" w:author="Bae Soo Hyeon" w:date="2022-08-17T17:18:00Z">
        <w:r w:rsidR="001E0C99">
          <w:rPr>
            <w:rFonts w:ascii="맑은 고딕" w:eastAsia="맑은 고딕" w:hAnsi="맑은 고딕" w:hint="eastAsia"/>
          </w:rPr>
          <w:t xml:space="preserve">있는 </w:t>
        </w:r>
      </w:ins>
      <w:r w:rsidR="00B47190">
        <w:rPr>
          <w:rFonts w:ascii="맑은 고딕" w:eastAsia="맑은 고딕" w:hAnsi="맑은 고딕"/>
        </w:rPr>
        <w:t>OATP1B1, OATP1B3, OATP2B1</w:t>
      </w:r>
      <w:r w:rsidR="00A564CE">
        <w:rPr>
          <w:rFonts w:ascii="맑은 고딕" w:eastAsia="맑은 고딕" w:hAnsi="맑은 고딕" w:hint="eastAsia"/>
        </w:rPr>
        <w:t>이며,</w:t>
      </w:r>
      <w:r w:rsidR="00B47190">
        <w:rPr>
          <w:rFonts w:ascii="맑은 고딕" w:eastAsia="맑은 고딕" w:hAnsi="맑은 고딕"/>
        </w:rPr>
        <w:t xml:space="preserve"> </w:t>
      </w:r>
      <w:r w:rsidR="006D63B5">
        <w:rPr>
          <w:rFonts w:ascii="맑은 고딕" w:eastAsia="맑은 고딕" w:hAnsi="맑은 고딕" w:hint="eastAsia"/>
        </w:rPr>
        <w:t xml:space="preserve">약물을 간세포 내로 </w:t>
      </w:r>
      <w:r w:rsidR="006D63B5">
        <w:rPr>
          <w:rFonts w:ascii="맑은 고딕" w:eastAsia="맑은 고딕" w:hAnsi="맑은 고딕"/>
        </w:rPr>
        <w:t>uptake</w:t>
      </w:r>
      <w:r w:rsidR="006D63B5">
        <w:rPr>
          <w:rFonts w:ascii="맑은 고딕" w:eastAsia="맑은 고딕" w:hAnsi="맑은 고딕" w:hint="eastAsia"/>
        </w:rPr>
        <w:t>시켜,</w:t>
      </w:r>
      <w:r w:rsidR="006D63B5">
        <w:rPr>
          <w:rFonts w:ascii="맑은 고딕" w:eastAsia="맑은 고딕" w:hAnsi="맑은 고딕"/>
        </w:rPr>
        <w:t xml:space="preserve"> </w:t>
      </w:r>
      <w:r w:rsidR="006D63B5">
        <w:rPr>
          <w:rFonts w:ascii="맑은 고딕" w:eastAsia="맑은 고딕" w:hAnsi="맑은 고딕" w:hint="eastAsia"/>
        </w:rPr>
        <w:t>약물의 대사 및 배설에 중요한 역할을 한다</w:t>
      </w:r>
      <w:r w:rsidR="00E55286">
        <w:rPr>
          <w:rFonts w:ascii="맑은 고딕" w:eastAsia="맑은 고딕" w:hAnsi="맑은 고딕" w:hint="eastAsia"/>
        </w:rPr>
        <w:t xml:space="preserve"> </w:t>
      </w:r>
      <w:r w:rsidR="00E55286">
        <w:rPr>
          <w:rFonts w:ascii="맑은 고딕" w:eastAsia="맑은 고딕" w:hAnsi="맑은 고딕"/>
        </w:rPr>
        <w:t>(</w:t>
      </w:r>
      <w:r w:rsidR="00E55286">
        <w:rPr>
          <w:rFonts w:ascii="맑은 고딕" w:eastAsia="맑은 고딕" w:hAnsi="맑은 고딕" w:hint="eastAsia"/>
        </w:rPr>
        <w:t xml:space="preserve">그림 </w:t>
      </w:r>
      <w:r w:rsidR="00E55286">
        <w:rPr>
          <w:rFonts w:ascii="맑은 고딕" w:eastAsia="맑은 고딕" w:hAnsi="맑은 고딕"/>
        </w:rPr>
        <w:t>7-3)</w:t>
      </w:r>
      <w:r w:rsidR="006D63B5">
        <w:rPr>
          <w:rFonts w:ascii="맑은 고딕" w:eastAsia="맑은 고딕" w:hAnsi="맑은 고딕" w:hint="eastAsia"/>
        </w:rPr>
        <w:t>.</w:t>
      </w:r>
      <w:r w:rsidR="008F6C26">
        <w:rPr>
          <w:rFonts w:ascii="맑은 고딕" w:eastAsia="맑은 고딕" w:hAnsi="맑은 고딕"/>
        </w:rPr>
        <w:t xml:space="preserve"> </w:t>
      </w:r>
      <w:r w:rsidR="008F6C26">
        <w:rPr>
          <w:rFonts w:ascii="맑은 고딕" w:eastAsia="맑은 고딕" w:hAnsi="맑은 고딕" w:hint="eastAsia"/>
        </w:rPr>
        <w:t>또한,</w:t>
      </w:r>
      <w:r w:rsidR="008F6C26">
        <w:rPr>
          <w:rFonts w:ascii="맑은 고딕" w:eastAsia="맑은 고딕" w:hAnsi="맑은 고딕"/>
        </w:rPr>
        <w:t xml:space="preserve"> </w:t>
      </w:r>
      <w:r w:rsidR="005C200C">
        <w:rPr>
          <w:rFonts w:ascii="맑은 고딕" w:eastAsia="맑은 고딕" w:hAnsi="맑은 고딕" w:hint="eastAsia"/>
        </w:rPr>
        <w:t>O</w:t>
      </w:r>
      <w:r w:rsidR="005C200C">
        <w:rPr>
          <w:rFonts w:ascii="맑은 고딕" w:eastAsia="맑은 고딕" w:hAnsi="맑은 고딕"/>
        </w:rPr>
        <w:t>ATP1B1</w:t>
      </w:r>
      <w:r w:rsidR="005C200C">
        <w:rPr>
          <w:rFonts w:ascii="맑은 고딕" w:eastAsia="맑은 고딕" w:hAnsi="맑은 고딕" w:hint="eastAsia"/>
        </w:rPr>
        <w:t xml:space="preserve">은 유전적 </w:t>
      </w:r>
      <w:proofErr w:type="spellStart"/>
      <w:r w:rsidR="005C200C">
        <w:rPr>
          <w:rFonts w:ascii="맑은 고딕" w:eastAsia="맑은 고딕" w:hAnsi="맑은 고딕" w:hint="eastAsia"/>
        </w:rPr>
        <w:t>다형성</w:t>
      </w:r>
      <w:proofErr w:type="spellEnd"/>
      <w:r w:rsidR="005C200C">
        <w:rPr>
          <w:rFonts w:ascii="맑은 고딕" w:eastAsia="맑은 고딕" w:hAnsi="맑은 고딕"/>
        </w:rPr>
        <w:t>(</w:t>
      </w:r>
      <w:r w:rsidR="005C200C">
        <w:rPr>
          <w:rFonts w:ascii="맑은 고딕" w:eastAsia="맑은 고딕" w:hAnsi="맑은 고딕" w:hint="eastAsia"/>
        </w:rPr>
        <w:t>g</w:t>
      </w:r>
      <w:r w:rsidR="005C200C">
        <w:rPr>
          <w:rFonts w:ascii="맑은 고딕" w:eastAsia="맑은 고딕" w:hAnsi="맑은 고딕"/>
        </w:rPr>
        <w:t>enetic polymorphism)</w:t>
      </w:r>
      <w:r w:rsidR="00915ED3">
        <w:rPr>
          <w:rFonts w:ascii="맑은 고딕" w:eastAsia="맑은 고딕" w:hAnsi="맑은 고딕" w:hint="eastAsia"/>
        </w:rPr>
        <w:t>을 나타낸다.</w:t>
      </w:r>
      <w:r w:rsidR="00915ED3">
        <w:rPr>
          <w:rFonts w:ascii="맑은 고딕" w:eastAsia="맑은 고딕" w:hAnsi="맑은 고딕"/>
        </w:rPr>
        <w:t xml:space="preserve"> </w:t>
      </w:r>
      <w:r w:rsidR="008D027C">
        <w:rPr>
          <w:rFonts w:ascii="맑은 고딕" w:eastAsia="맑은 고딕" w:hAnsi="맑은 고딕" w:hint="eastAsia"/>
        </w:rPr>
        <w:t>O</w:t>
      </w:r>
      <w:r w:rsidR="008D027C">
        <w:rPr>
          <w:rFonts w:ascii="맑은 고딕" w:eastAsia="맑은 고딕" w:hAnsi="맑은 고딕"/>
        </w:rPr>
        <w:t>ATP1B1</w:t>
      </w:r>
      <w:r w:rsidR="008D027C">
        <w:rPr>
          <w:rFonts w:ascii="맑은 고딕" w:eastAsia="맑은 고딕" w:hAnsi="맑은 고딕" w:hint="eastAsia"/>
        </w:rPr>
        <w:t>의 기질</w:t>
      </w:r>
      <w:r w:rsidR="00146227">
        <w:rPr>
          <w:rFonts w:ascii="맑은 고딕" w:eastAsia="맑은 고딕" w:hAnsi="맑은 고딕" w:hint="eastAsia"/>
        </w:rPr>
        <w:t>로 알려져 있는 H</w:t>
      </w:r>
      <w:r w:rsidR="00146227">
        <w:rPr>
          <w:rFonts w:ascii="맑은 고딕" w:eastAsia="맑은 고딕" w:hAnsi="맑은 고딕"/>
        </w:rPr>
        <w:t>M</w:t>
      </w:r>
      <w:r w:rsidR="00146227">
        <w:rPr>
          <w:rFonts w:ascii="맑은 고딕" w:eastAsia="맑은 고딕" w:hAnsi="맑은 고딕" w:hint="eastAsia"/>
        </w:rPr>
        <w:t>G</w:t>
      </w:r>
      <w:r w:rsidR="00146227">
        <w:rPr>
          <w:rFonts w:ascii="맑은 고딕" w:eastAsia="맑은 고딕" w:hAnsi="맑은 고딕"/>
        </w:rPr>
        <w:t>-</w:t>
      </w:r>
      <w:r w:rsidR="004B46B1">
        <w:rPr>
          <w:rFonts w:ascii="맑은 고딕" w:eastAsia="맑은 고딕" w:hAnsi="맑은 고딕"/>
        </w:rPr>
        <w:t xml:space="preserve">CoA reductase </w:t>
      </w:r>
      <w:r w:rsidR="004B46B1">
        <w:rPr>
          <w:rFonts w:ascii="맑은 고딕" w:eastAsia="맑은 고딕" w:hAnsi="맑은 고딕" w:hint="eastAsia"/>
        </w:rPr>
        <w:t>저해제의 경우를 살펴보자.</w:t>
      </w:r>
      <w:r w:rsidR="004B46B1">
        <w:rPr>
          <w:rFonts w:ascii="맑은 고딕" w:eastAsia="맑은 고딕" w:hAnsi="맑은 고딕"/>
        </w:rPr>
        <w:t xml:space="preserve"> OATP1B1</w:t>
      </w:r>
      <w:r w:rsidR="005C200C">
        <w:rPr>
          <w:rFonts w:ascii="맑은 고딕" w:eastAsia="맑은 고딕" w:hAnsi="맑은 고딕"/>
        </w:rPr>
        <w:t xml:space="preserve"> </w:t>
      </w:r>
      <w:r w:rsidR="004C16B0">
        <w:rPr>
          <w:rFonts w:ascii="맑은 고딕" w:eastAsia="맑은 고딕" w:hAnsi="맑은 고딕"/>
        </w:rPr>
        <w:t>*15</w:t>
      </w:r>
      <w:r w:rsidR="00A87D8C">
        <w:rPr>
          <w:rFonts w:ascii="맑은 고딕" w:eastAsia="맑은 고딕" w:hAnsi="맑은 고딕"/>
        </w:rPr>
        <w:t xml:space="preserve"> alle</w:t>
      </w:r>
      <w:r w:rsidR="00915ED3">
        <w:rPr>
          <w:rFonts w:ascii="맑은 고딕" w:eastAsia="맑은 고딕" w:hAnsi="맑은 고딕"/>
        </w:rPr>
        <w:t>le</w:t>
      </w:r>
      <w:r w:rsidR="00915ED3">
        <w:rPr>
          <w:rFonts w:ascii="맑은 고딕" w:eastAsia="맑은 고딕" w:hAnsi="맑은 고딕" w:hint="eastAsia"/>
        </w:rPr>
        <w:t xml:space="preserve">를 가진 대상자의 경우 </w:t>
      </w:r>
      <w:r w:rsidR="00915ED3">
        <w:rPr>
          <w:rFonts w:ascii="맑은 고딕" w:eastAsia="맑은 고딕" w:hAnsi="맑은 고딕"/>
        </w:rPr>
        <w:t>wild-typ</w:t>
      </w:r>
      <w:r w:rsidR="00915ED3">
        <w:rPr>
          <w:rFonts w:ascii="맑은 고딕" w:eastAsia="맑은 고딕" w:hAnsi="맑은 고딕" w:hint="eastAsia"/>
        </w:rPr>
        <w:t xml:space="preserve">e인 </w:t>
      </w:r>
      <w:r w:rsidR="00915ED3">
        <w:rPr>
          <w:rFonts w:ascii="맑은 고딕" w:eastAsia="맑은 고딕" w:hAnsi="맑은 고딕"/>
        </w:rPr>
        <w:t xml:space="preserve">*1a </w:t>
      </w:r>
      <w:r w:rsidR="00915ED3">
        <w:rPr>
          <w:rFonts w:ascii="맑은 고딕" w:eastAsia="맑은 고딕" w:hAnsi="맑은 고딕" w:hint="eastAsia"/>
        </w:rPr>
        <w:t xml:space="preserve">또는 </w:t>
      </w:r>
      <w:r w:rsidR="00915ED3">
        <w:rPr>
          <w:rFonts w:ascii="맑은 고딕" w:eastAsia="맑은 고딕" w:hAnsi="맑은 고딕"/>
        </w:rPr>
        <w:t>*1b allel</w:t>
      </w:r>
      <w:r w:rsidR="00915ED3">
        <w:rPr>
          <w:rFonts w:ascii="맑은 고딕" w:eastAsia="맑은 고딕" w:hAnsi="맑은 고딕" w:hint="eastAsia"/>
        </w:rPr>
        <w:t>e를 가진</w:t>
      </w:r>
      <w:r w:rsidR="00617BF4">
        <w:rPr>
          <w:rFonts w:ascii="맑은 고딕" w:eastAsia="맑은 고딕" w:hAnsi="맑은 고딕" w:hint="eastAsia"/>
        </w:rPr>
        <w:t xml:space="preserve"> 경우보다 </w:t>
      </w:r>
      <w:r w:rsidR="00617BF4">
        <w:rPr>
          <w:rFonts w:ascii="맑은 고딕" w:eastAsia="맑은 고딕" w:hAnsi="맑은 고딕"/>
        </w:rPr>
        <w:t>pravastatin</w:t>
      </w:r>
      <w:r w:rsidR="00617BF4">
        <w:rPr>
          <w:rFonts w:ascii="맑은 고딕" w:eastAsia="맑은 고딕" w:hAnsi="맑은 고딕" w:hint="eastAsia"/>
        </w:rPr>
        <w:t>과 ros</w:t>
      </w:r>
      <w:r w:rsidR="00456C71">
        <w:rPr>
          <w:rFonts w:ascii="맑은 고딕" w:eastAsia="맑은 고딕" w:hAnsi="맑은 고딕"/>
        </w:rPr>
        <w:t>u</w:t>
      </w:r>
      <w:r w:rsidR="00617BF4">
        <w:rPr>
          <w:rFonts w:ascii="맑은 고딕" w:eastAsia="맑은 고딕" w:hAnsi="맑은 고딕" w:hint="eastAsia"/>
        </w:rPr>
        <w:t>vastatin의</w:t>
      </w:r>
      <w:r w:rsidR="002B3EB0">
        <w:rPr>
          <w:rFonts w:ascii="맑은 고딕" w:eastAsia="맑은 고딕" w:hAnsi="맑은 고딕" w:hint="eastAsia"/>
        </w:rPr>
        <w:t xml:space="preserve"> </w:t>
      </w:r>
      <w:r w:rsidR="002B3EB0">
        <w:rPr>
          <w:rFonts w:ascii="맑은 고딕" w:eastAsia="맑은 고딕" w:hAnsi="맑은 고딕"/>
        </w:rPr>
        <w:t>AUC</w:t>
      </w:r>
      <w:r w:rsidR="002B3EB0">
        <w:rPr>
          <w:rFonts w:ascii="맑은 고딕" w:eastAsia="맑은 고딕" w:hAnsi="맑은 고딕" w:hint="eastAsia"/>
        </w:rPr>
        <w:t xml:space="preserve">가 각각 </w:t>
      </w:r>
      <w:r w:rsidR="002B3EB0">
        <w:rPr>
          <w:rFonts w:ascii="맑은 고딕" w:eastAsia="맑은 고딕" w:hAnsi="맑은 고딕"/>
        </w:rPr>
        <w:t>85%</w:t>
      </w:r>
      <w:r w:rsidR="00A72F67">
        <w:rPr>
          <w:rFonts w:ascii="맑은 고딕" w:eastAsia="맑은 고딕" w:hAnsi="맑은 고딕"/>
        </w:rPr>
        <w:t>,</w:t>
      </w:r>
      <w:r w:rsidR="00FE767D">
        <w:rPr>
          <w:rFonts w:ascii="맑은 고딕" w:eastAsia="맑은 고딕" w:hAnsi="맑은 고딕"/>
        </w:rPr>
        <w:t xml:space="preserve"> 252% </w:t>
      </w:r>
      <w:r w:rsidR="00FE767D">
        <w:rPr>
          <w:rFonts w:ascii="맑은 고딕" w:eastAsia="맑은 고딕" w:hAnsi="맑은 고딕" w:hint="eastAsia"/>
        </w:rPr>
        <w:t>증가하였다</w:t>
      </w:r>
      <w:r w:rsidR="00F55672">
        <w:rPr>
          <w:rFonts w:ascii="맑은 고딕" w:eastAsia="맑은 고딕" w:hAnsi="맑은 고딕" w:hint="eastAsia"/>
        </w:rPr>
        <w:t xml:space="preserve"> </w:t>
      </w:r>
      <w:r w:rsidR="00F55672">
        <w:rPr>
          <w:rFonts w:ascii="맑은 고딕" w:eastAsia="맑은 고딕" w:hAnsi="맑은 고딕"/>
        </w:rPr>
        <w:fldChar w:fldCharType="begin">
          <w:fldData xml:space="preserve">PEVuZE5vdGU+PENpdGU+PEF1dGhvcj5OaXNoaXphdG88L0F1dGhvcj48WWVhcj4yMDAzPC9ZZWFy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=
</w:fldData>
        </w:fldChar>
      </w:r>
      <w:r w:rsidR="00E47E89">
        <w:rPr>
          <w:rFonts w:ascii="맑은 고딕" w:eastAsia="맑은 고딕" w:hAnsi="맑은 고딕"/>
        </w:rPr>
        <w:instrText xml:space="preserve"> ADDIN EN.CITE </w:instrText>
      </w:r>
      <w:r w:rsidR="00E47E89">
        <w:rPr>
          <w:rFonts w:ascii="맑은 고딕" w:eastAsia="맑은 고딕" w:hAnsi="맑은 고딕"/>
        </w:rPr>
        <w:fldChar w:fldCharType="begin">
          <w:fldData xml:space="preserve">PEVuZE5vdGU+PENpdGU+PEF1dGhvcj5OaXNoaXphdG88L0F1dGhvcj48WWVhcj4yMDAzPC9ZZWFy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=
</w:fldData>
        </w:fldChar>
      </w:r>
      <w:r w:rsidR="00E47E89">
        <w:rPr>
          <w:rFonts w:ascii="맑은 고딕" w:eastAsia="맑은 고딕" w:hAnsi="맑은 고딕"/>
        </w:rPr>
        <w:instrText xml:space="preserve"> ADDIN EN.CITE.DATA </w:instrText>
      </w:r>
      <w:r w:rsidR="00E47E89">
        <w:rPr>
          <w:rFonts w:ascii="맑은 고딕" w:eastAsia="맑은 고딕" w:hAnsi="맑은 고딕"/>
        </w:rPr>
      </w:r>
      <w:r w:rsidR="00E47E89">
        <w:rPr>
          <w:rFonts w:ascii="맑은 고딕" w:eastAsia="맑은 고딕" w:hAnsi="맑은 고딕"/>
        </w:rPr>
        <w:fldChar w:fldCharType="end"/>
      </w:r>
      <w:r w:rsidR="00F55672">
        <w:rPr>
          <w:rFonts w:ascii="맑은 고딕" w:eastAsia="맑은 고딕" w:hAnsi="맑은 고딕"/>
        </w:rPr>
      </w:r>
      <w:r w:rsidR="00F55672">
        <w:rPr>
          <w:rFonts w:ascii="맑은 고딕" w:eastAsia="맑은 고딕" w:hAnsi="맑은 고딕"/>
        </w:rPr>
        <w:fldChar w:fldCharType="separate"/>
      </w:r>
      <w:r w:rsidR="00E47E89">
        <w:rPr>
          <w:rFonts w:ascii="맑은 고딕" w:eastAsia="맑은 고딕" w:hAnsi="맑은 고딕"/>
          <w:noProof/>
        </w:rPr>
        <w:t>(Nishizato et al. 2003; Lee et al. 2005)</w:t>
      </w:r>
      <w:r w:rsidR="00F55672">
        <w:rPr>
          <w:rFonts w:ascii="맑은 고딕" w:eastAsia="맑은 고딕" w:hAnsi="맑은 고딕"/>
        </w:rPr>
        <w:fldChar w:fldCharType="end"/>
      </w:r>
      <w:r w:rsidR="00780772">
        <w:rPr>
          <w:rFonts w:ascii="맑은 고딕" w:eastAsia="맑은 고딕" w:hAnsi="맑은 고딕"/>
        </w:rPr>
        <w:t>.</w:t>
      </w:r>
      <w:r w:rsidR="00DF0FB4">
        <w:rPr>
          <w:rFonts w:ascii="맑은 고딕" w:eastAsia="맑은 고딕" w:hAnsi="맑은 고딕"/>
        </w:rPr>
        <w:t xml:space="preserve"> </w:t>
      </w:r>
      <w:r w:rsidR="00DF0FB4">
        <w:rPr>
          <w:rFonts w:ascii="맑은 고딕" w:eastAsia="맑은 고딕" w:hAnsi="맑은 고딕" w:hint="eastAsia"/>
        </w:rPr>
        <w:t xml:space="preserve">이러한 </w:t>
      </w:r>
      <w:ins w:id="39" w:author="Bae Soo Hyeon" w:date="2022-08-17T17:19:00Z">
        <w:r w:rsidR="00414538">
          <w:rPr>
            <w:rFonts w:ascii="맑은 고딕" w:eastAsia="맑은 고딕" w:hAnsi="맑은 고딕" w:hint="eastAsia"/>
          </w:rPr>
          <w:t xml:space="preserve">수송체의 </w:t>
        </w:r>
      </w:ins>
      <w:r w:rsidR="00DF0FB4">
        <w:rPr>
          <w:rFonts w:ascii="맑은 고딕" w:eastAsia="맑은 고딕" w:hAnsi="맑은 고딕" w:hint="eastAsia"/>
        </w:rPr>
        <w:t xml:space="preserve">유전적 다형성으로 인해 </w:t>
      </w:r>
      <w:ins w:id="40" w:author="Bae Soo Hyeon" w:date="2022-08-17T17:19:00Z">
        <w:r w:rsidR="00414538">
          <w:rPr>
            <w:rFonts w:ascii="맑은 고딕" w:eastAsia="맑은 고딕" w:hAnsi="맑은 고딕" w:hint="eastAsia"/>
          </w:rPr>
          <w:t>간으로의 유입</w:t>
        </w:r>
        <w:r w:rsidR="00577E0B">
          <w:rPr>
            <w:rFonts w:ascii="맑은 고딕" w:eastAsia="맑은 고딕" w:hAnsi="맑은 고딕" w:hint="eastAsia"/>
          </w:rPr>
          <w:t>에 차이가 생기게 되어</w:t>
        </w:r>
        <w:r w:rsidR="00577E0B">
          <w:rPr>
            <w:rFonts w:ascii="맑은 고딕" w:eastAsia="맑은 고딕" w:hAnsi="맑은 고딕"/>
          </w:rPr>
          <w:t xml:space="preserve"> </w:t>
        </w:r>
      </w:ins>
      <w:ins w:id="41" w:author="Bae Soo Hyeon" w:date="2022-08-17T17:20:00Z">
        <w:r w:rsidR="00577E0B">
          <w:rPr>
            <w:rFonts w:ascii="맑은 고딕" w:eastAsia="맑은 고딕" w:hAnsi="맑은 고딕" w:hint="eastAsia"/>
          </w:rPr>
          <w:t xml:space="preserve">약물의 대사 및 </w:t>
        </w:r>
        <w:r w:rsidR="007A6379">
          <w:rPr>
            <w:rFonts w:ascii="맑은 고딕" w:eastAsia="맑은 고딕" w:hAnsi="맑은 고딕" w:hint="eastAsia"/>
          </w:rPr>
          <w:t>배설에 영향을 미치며,</w:t>
        </w:r>
        <w:r w:rsidR="007A6379">
          <w:rPr>
            <w:rFonts w:ascii="맑은 고딕" w:eastAsia="맑은 고딕" w:hAnsi="맑은 고딕"/>
          </w:rPr>
          <w:t xml:space="preserve"> </w:t>
        </w:r>
        <w:r w:rsidR="007A6379">
          <w:rPr>
            <w:rFonts w:ascii="맑은 고딕" w:eastAsia="맑은 고딕" w:hAnsi="맑은 고딕" w:hint="eastAsia"/>
          </w:rPr>
          <w:t xml:space="preserve">결국 </w:t>
        </w:r>
      </w:ins>
      <w:r w:rsidR="00DF0FB4">
        <w:rPr>
          <w:rFonts w:ascii="맑은 고딕" w:eastAsia="맑은 고딕" w:hAnsi="맑은 고딕" w:hint="eastAsia"/>
        </w:rPr>
        <w:t xml:space="preserve">개인간 약물의 </w:t>
      </w:r>
      <w:r w:rsidR="00A215D5">
        <w:rPr>
          <w:rFonts w:ascii="맑은 고딕" w:eastAsia="맑은 고딕" w:hAnsi="맑은 고딕" w:hint="eastAsia"/>
        </w:rPr>
        <w:t>혈중노출이</w:t>
      </w:r>
      <w:r w:rsidR="00DF0FB4">
        <w:rPr>
          <w:rFonts w:ascii="맑은 고딕" w:eastAsia="맑은 고딕" w:hAnsi="맑은 고딕" w:hint="eastAsia"/>
        </w:rPr>
        <w:t xml:space="preserve"> 달라질 수 있다.</w:t>
      </w:r>
      <w:r w:rsidR="00A215D5">
        <w:rPr>
          <w:rFonts w:ascii="맑은 고딕" w:eastAsia="맑은 고딕" w:hAnsi="맑은 고딕"/>
        </w:rPr>
        <w:t xml:space="preserve"> </w:t>
      </w:r>
    </w:p>
    <w:p w14:paraId="04EC73FB" w14:textId="77777777" w:rsidR="00F97209" w:rsidRDefault="00F97209" w:rsidP="004323CF">
      <w:pPr>
        <w:rPr>
          <w:rFonts w:ascii="맑은 고딕" w:eastAsia="맑은 고딕" w:hAnsi="맑은 고딕"/>
        </w:rPr>
      </w:pPr>
    </w:p>
    <w:p w14:paraId="17838226" w14:textId="77777777" w:rsidR="005D7E9F" w:rsidRDefault="005D7E9F" w:rsidP="00F97209">
      <w:pPr>
        <w:keepNext/>
        <w:ind w:firstLineChars="100" w:firstLine="200"/>
        <w:jc w:val="center"/>
      </w:pPr>
      <w:r w:rsidRPr="005D7E9F">
        <w:rPr>
          <w:rFonts w:ascii="맑은 고딕" w:eastAsia="맑은 고딕" w:hAnsi="맑은 고딕"/>
          <w:noProof/>
        </w:rPr>
        <w:drawing>
          <wp:inline distT="0" distB="0" distL="0" distR="0" wp14:anchorId="0911EE24" wp14:editId="4706ECB7">
            <wp:extent cx="3200686" cy="2881099"/>
            <wp:effectExtent l="19050" t="19050" r="19050" b="14605"/>
            <wp:docPr id="2" name="내용 개체 틀 3">
              <a:extLst xmlns:a="http://schemas.openxmlformats.org/drawingml/2006/main">
                <a:ext uri="{FF2B5EF4-FFF2-40B4-BE49-F238E27FC236}">
                  <a16:creationId xmlns:a16="http://schemas.microsoft.com/office/drawing/2014/main" id="{E7D16785-A0D4-4B16-86AC-9E07565CDA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내용 개체 틀 3">
                      <a:extLst>
                        <a:ext uri="{FF2B5EF4-FFF2-40B4-BE49-F238E27FC236}">
                          <a16:creationId xmlns:a16="http://schemas.microsoft.com/office/drawing/2014/main" id="{E7D16785-A0D4-4B16-86AC-9E07565CDA9F}"/>
                        </a:ext>
                      </a:extLst>
                    </pic:cNvPr>
                    <pic:cNvPicPr>
                      <a:picLocks noChangeAspect="1"/>
                    </pic:cNvPicPr>
                  </pic:nvPicPr>
                  <pic:blipFill>
                    <a:blip r:embed="rId15"/>
                    <a:stretch>
                      <a:fillRect/>
                    </a:stretch>
                  </pic:blipFill>
                  <pic:spPr>
                    <a:xfrm>
                      <a:off x="0" y="0"/>
                      <a:ext cx="3208913" cy="2888504"/>
                    </a:xfrm>
                    <a:prstGeom prst="rect">
                      <a:avLst/>
                    </a:prstGeom>
                    <a:ln w="19050">
                      <a:solidFill>
                        <a:srgbClr val="FF0000"/>
                      </a:solidFill>
                    </a:ln>
                  </pic:spPr>
                </pic:pic>
              </a:graphicData>
            </a:graphic>
          </wp:inline>
        </w:drawing>
      </w:r>
    </w:p>
    <w:p w14:paraId="0BE4FBE7" w14:textId="65EB0480" w:rsidR="00A215D5" w:rsidRDefault="005D7E9F" w:rsidP="00F97209">
      <w:pPr>
        <w:pStyle w:val="af"/>
        <w:jc w:val="center"/>
      </w:pPr>
      <w:r>
        <w:t xml:space="preserve">그림 </w:t>
      </w:r>
      <w:fldSimple w:instr=" STYLEREF 1 \s ">
        <w:r w:rsidR="001B0728">
          <w:rPr>
            <w:noProof/>
          </w:rPr>
          <w:t>7</w:t>
        </w:r>
      </w:fldSimple>
      <w:r w:rsidR="001B0728">
        <w:noBreakHyphen/>
      </w:r>
      <w:fldSimple w:instr=" SEQ 그림 \* ARABIC \s 1 ">
        <w:r w:rsidR="001B0728">
          <w:rPr>
            <w:noProof/>
          </w:rPr>
          <w:t>3</w:t>
        </w:r>
      </w:fldSimple>
      <w:r>
        <w:t xml:space="preserve">. </w:t>
      </w:r>
      <w:r>
        <w:rPr>
          <w:rFonts w:hint="eastAsia"/>
        </w:rPr>
        <w:t>간세포에 발현되어 있는 수송체들</w:t>
      </w:r>
    </w:p>
    <w:p w14:paraId="4434F5D7" w14:textId="77777777" w:rsidR="005D7E9F" w:rsidRPr="005D7E9F" w:rsidRDefault="005D7E9F" w:rsidP="005D7E9F"/>
    <w:p w14:paraId="2398ED8C" w14:textId="0DEFB36F" w:rsidR="00A215D5" w:rsidRDefault="00B9225A" w:rsidP="00A215D5">
      <w:pPr>
        <w:pStyle w:val="a5"/>
        <w:numPr>
          <w:ilvl w:val="2"/>
          <w:numId w:val="21"/>
        </w:numPr>
        <w:ind w:leftChars="0"/>
        <w:rPr>
          <w:rFonts w:ascii="맑은 고딕" w:eastAsia="맑은 고딕" w:hAnsi="맑은 고딕"/>
        </w:rPr>
      </w:pPr>
      <w:r>
        <w:rPr>
          <w:rFonts w:ascii="맑은 고딕" w:eastAsia="맑은 고딕" w:hAnsi="맑은 고딕" w:hint="eastAsia"/>
        </w:rPr>
        <w:lastRenderedPageBreak/>
        <w:t>M</w:t>
      </w:r>
      <w:r>
        <w:rPr>
          <w:rFonts w:ascii="맑은 고딕" w:eastAsia="맑은 고딕" w:hAnsi="맑은 고딕"/>
        </w:rPr>
        <w:t>RP</w:t>
      </w:r>
      <w:r w:rsidR="00A215D5">
        <w:rPr>
          <w:rFonts w:ascii="맑은 고딕" w:eastAsia="맑은 고딕" w:hAnsi="맑은 고딕"/>
        </w:rPr>
        <w:t>s</w:t>
      </w:r>
    </w:p>
    <w:p w14:paraId="2C078223" w14:textId="330F4191" w:rsidR="0039228E" w:rsidRDefault="00E122F9" w:rsidP="00A215D5">
      <w:pPr>
        <w:rPr>
          <w:rFonts w:ascii="맑은 고딕" w:eastAsia="맑은 고딕" w:hAnsi="맑은 고딕"/>
        </w:rPr>
      </w:pPr>
      <w:r>
        <w:rPr>
          <w:rFonts w:ascii="맑은 고딕" w:eastAsia="맑은 고딕" w:hAnsi="맑은 고딕"/>
        </w:rPr>
        <w:t>MRP</w:t>
      </w:r>
      <w:r w:rsidR="00A215D5">
        <w:rPr>
          <w:rFonts w:ascii="맑은 고딕" w:eastAsia="맑은 고딕" w:hAnsi="맑은 고딕" w:hint="eastAsia"/>
        </w:rPr>
        <w:t>s</w:t>
      </w:r>
      <w:r w:rsidR="00A215D5">
        <w:rPr>
          <w:rFonts w:ascii="맑은 고딕" w:eastAsia="맑은 고딕" w:hAnsi="맑은 고딕"/>
        </w:rPr>
        <w:t xml:space="preserve"> </w:t>
      </w:r>
      <w:r w:rsidR="00A215D5">
        <w:rPr>
          <w:rFonts w:ascii="맑은 고딕" w:eastAsia="맑은 고딕" w:hAnsi="맑은 고딕" w:hint="eastAsia"/>
        </w:rPr>
        <w:t xml:space="preserve">수송체는 </w:t>
      </w:r>
      <w:r w:rsidR="00A215D5">
        <w:rPr>
          <w:rFonts w:ascii="맑은 고딕" w:eastAsia="맑은 고딕" w:hAnsi="맑은 고딕"/>
        </w:rPr>
        <w:t xml:space="preserve">물질을 </w:t>
      </w:r>
      <w:r w:rsidR="00C11055">
        <w:rPr>
          <w:rFonts w:ascii="맑은 고딕" w:eastAsia="맑은 고딕" w:hAnsi="맑은 고딕" w:hint="eastAsia"/>
        </w:rPr>
        <w:t xml:space="preserve">세포밖으로 </w:t>
      </w:r>
      <w:r w:rsidR="00C11055">
        <w:rPr>
          <w:rFonts w:ascii="맑은 고딕" w:eastAsia="맑은 고딕" w:hAnsi="맑은 고딕"/>
        </w:rPr>
        <w:t xml:space="preserve">efflux </w:t>
      </w:r>
      <w:r w:rsidR="00C11055">
        <w:rPr>
          <w:rFonts w:ascii="맑은 고딕" w:eastAsia="맑은 고딕" w:hAnsi="맑은 고딕" w:hint="eastAsia"/>
        </w:rPr>
        <w:t xml:space="preserve">시키는 </w:t>
      </w:r>
      <w:proofErr w:type="spellStart"/>
      <w:r w:rsidR="00C11055">
        <w:rPr>
          <w:rFonts w:ascii="맑은 고딕" w:eastAsia="맑은 고딕" w:hAnsi="맑은 고딕" w:hint="eastAsia"/>
        </w:rPr>
        <w:t>수송체이며</w:t>
      </w:r>
      <w:proofErr w:type="spellEnd"/>
      <w:r w:rsidR="00C11055">
        <w:rPr>
          <w:rFonts w:ascii="맑은 고딕" w:eastAsia="맑은 고딕" w:hAnsi="맑은 고딕" w:hint="eastAsia"/>
        </w:rPr>
        <w:t>,</w:t>
      </w:r>
      <w:r w:rsidR="00C11055">
        <w:rPr>
          <w:rFonts w:ascii="맑은 고딕" w:eastAsia="맑은 고딕" w:hAnsi="맑은 고딕"/>
        </w:rPr>
        <w:t xml:space="preserve"> </w:t>
      </w:r>
      <w:r w:rsidR="00C11055">
        <w:rPr>
          <w:rFonts w:ascii="맑은 고딕" w:eastAsia="맑은 고딕" w:hAnsi="맑은 고딕" w:hint="eastAsia"/>
        </w:rPr>
        <w:t>소장,</w:t>
      </w:r>
      <w:r w:rsidR="00C11055">
        <w:rPr>
          <w:rFonts w:ascii="맑은 고딕" w:eastAsia="맑은 고딕" w:hAnsi="맑은 고딕"/>
        </w:rPr>
        <w:t xml:space="preserve"> </w:t>
      </w:r>
      <w:r w:rsidR="00C11055">
        <w:rPr>
          <w:rFonts w:ascii="맑은 고딕" w:eastAsia="맑은 고딕" w:hAnsi="맑은 고딕" w:hint="eastAsia"/>
        </w:rPr>
        <w:t>간,</w:t>
      </w:r>
      <w:r w:rsidR="00C11055">
        <w:rPr>
          <w:rFonts w:ascii="맑은 고딕" w:eastAsia="맑은 고딕" w:hAnsi="맑은 고딕"/>
        </w:rPr>
        <w:t xml:space="preserve"> </w:t>
      </w:r>
      <w:r w:rsidR="00C11055">
        <w:rPr>
          <w:rFonts w:ascii="맑은 고딕" w:eastAsia="맑은 고딕" w:hAnsi="맑은 고딕" w:hint="eastAsia"/>
        </w:rPr>
        <w:t>신장</w:t>
      </w:r>
      <w:r w:rsidR="00857709">
        <w:rPr>
          <w:rFonts w:ascii="맑은 고딕" w:eastAsia="맑은 고딕" w:hAnsi="맑은 고딕" w:hint="eastAsia"/>
        </w:rPr>
        <w:t>에 분포하고 있다.</w:t>
      </w:r>
      <w:r w:rsidR="00857709">
        <w:rPr>
          <w:rFonts w:ascii="맑은 고딕" w:eastAsia="맑은 고딕" w:hAnsi="맑은 고딕"/>
        </w:rPr>
        <w:t xml:space="preserve"> </w:t>
      </w:r>
      <w:r w:rsidR="00857709">
        <w:rPr>
          <w:rFonts w:ascii="맑은 고딕" w:eastAsia="맑은 고딕" w:hAnsi="맑은 고딕" w:hint="eastAsia"/>
        </w:rPr>
        <w:t xml:space="preserve">이중에서도 </w:t>
      </w:r>
      <w:r w:rsidR="00857709">
        <w:rPr>
          <w:rFonts w:ascii="맑은 고딕" w:eastAsia="맑은 고딕" w:hAnsi="맑은 고딕"/>
        </w:rPr>
        <w:t>MRP2</w:t>
      </w:r>
      <w:r w:rsidR="00857709">
        <w:rPr>
          <w:rFonts w:ascii="맑은 고딕" w:eastAsia="맑은 고딕" w:hAnsi="맑은 고딕" w:hint="eastAsia"/>
        </w:rPr>
        <w:t>는</w:t>
      </w:r>
      <w:r w:rsidR="00842145">
        <w:rPr>
          <w:rFonts w:ascii="맑은 고딕" w:eastAsia="맑은 고딕" w:hAnsi="맑은 고딕"/>
        </w:rPr>
        <w:t xml:space="preserve"> intestinal epithelium</w:t>
      </w:r>
      <w:r w:rsidR="00842145">
        <w:rPr>
          <w:rFonts w:ascii="맑은 고딕" w:eastAsia="맑은 고딕" w:hAnsi="맑은 고딕" w:hint="eastAsia"/>
        </w:rPr>
        <w:t>의 a</w:t>
      </w:r>
      <w:r w:rsidR="00842145">
        <w:rPr>
          <w:rFonts w:ascii="맑은 고딕" w:eastAsia="맑은 고딕" w:hAnsi="맑은 고딕"/>
        </w:rPr>
        <w:t xml:space="preserve">pical </w:t>
      </w:r>
      <w:r w:rsidR="00842145">
        <w:rPr>
          <w:rFonts w:ascii="맑은 고딕" w:eastAsia="맑은 고딕" w:hAnsi="맑은 고딕" w:hint="eastAsia"/>
        </w:rPr>
        <w:t>m</w:t>
      </w:r>
      <w:r w:rsidR="00842145">
        <w:rPr>
          <w:rFonts w:ascii="맑은 고딕" w:eastAsia="맑은 고딕" w:hAnsi="맑은 고딕"/>
        </w:rPr>
        <w:t>embrane</w:t>
      </w:r>
      <w:r w:rsidR="00842145">
        <w:rPr>
          <w:rFonts w:ascii="맑은 고딕" w:eastAsia="맑은 고딕" w:hAnsi="맑은 고딕" w:hint="eastAsia"/>
        </w:rPr>
        <w:t>에 위치하여,</w:t>
      </w:r>
      <w:r w:rsidR="00842145">
        <w:rPr>
          <w:rFonts w:ascii="맑은 고딕" w:eastAsia="맑은 고딕" w:hAnsi="맑은 고딕"/>
        </w:rPr>
        <w:t xml:space="preserve"> </w:t>
      </w:r>
      <w:del w:id="42" w:author="Bae Soo Hyeon" w:date="2022-08-17T17:20:00Z">
        <w:r w:rsidR="00842145" w:rsidDel="00FC087B">
          <w:rPr>
            <w:rFonts w:ascii="맑은 고딕" w:eastAsia="맑은 고딕" w:hAnsi="맑은 고딕" w:hint="eastAsia"/>
          </w:rPr>
          <w:delText xml:space="preserve">enterocyte </w:delText>
        </w:r>
      </w:del>
      <w:proofErr w:type="spellStart"/>
      <w:ins w:id="43" w:author="Bae Soo Hyeon" w:date="2022-08-17T17:20:00Z">
        <w:r w:rsidR="00FC087B">
          <w:rPr>
            <w:rFonts w:ascii="맑은 고딕" w:eastAsia="맑은 고딕" w:hAnsi="맑은 고딕" w:hint="eastAsia"/>
          </w:rPr>
          <w:t>장세포</w:t>
        </w:r>
        <w:proofErr w:type="spellEnd"/>
        <w:r w:rsidR="00FC087B">
          <w:rPr>
            <w:rFonts w:ascii="맑은 고딕" w:eastAsia="맑은 고딕" w:hAnsi="맑은 고딕" w:hint="eastAsia"/>
          </w:rPr>
          <w:t xml:space="preserve"> </w:t>
        </w:r>
      </w:ins>
      <w:r w:rsidR="00842145">
        <w:rPr>
          <w:rFonts w:ascii="맑은 고딕" w:eastAsia="맑은 고딕" w:hAnsi="맑은 고딕" w:hint="eastAsia"/>
        </w:rPr>
        <w:t>내의 약물을 l</w:t>
      </w:r>
      <w:r w:rsidR="00842145">
        <w:rPr>
          <w:rFonts w:ascii="맑은 고딕" w:eastAsia="맑은 고딕" w:hAnsi="맑은 고딕"/>
        </w:rPr>
        <w:t>umen</w:t>
      </w:r>
      <w:r w:rsidR="00842145">
        <w:rPr>
          <w:rFonts w:ascii="맑은 고딕" w:eastAsia="맑은 고딕" w:hAnsi="맑은 고딕" w:hint="eastAsia"/>
        </w:rPr>
        <w:t>으로 퍼낸다.</w:t>
      </w:r>
      <w:r w:rsidR="00D64E57">
        <w:rPr>
          <w:rFonts w:ascii="맑은 고딕" w:eastAsia="맑은 고딕" w:hAnsi="맑은 고딕"/>
        </w:rPr>
        <w:t xml:space="preserve"> </w:t>
      </w:r>
      <w:r w:rsidR="00D64E57">
        <w:rPr>
          <w:rFonts w:ascii="맑은 고딕" w:eastAsia="맑은 고딕" w:hAnsi="맑은 고딕" w:hint="eastAsia"/>
        </w:rPr>
        <w:t>또한,</w:t>
      </w:r>
      <w:r w:rsidR="00D64E57">
        <w:rPr>
          <w:rFonts w:ascii="맑은 고딕" w:eastAsia="맑은 고딕" w:hAnsi="맑은 고딕"/>
        </w:rPr>
        <w:t xml:space="preserve"> </w:t>
      </w:r>
      <w:r w:rsidR="00822D00">
        <w:rPr>
          <w:rFonts w:ascii="맑은 고딕" w:eastAsia="맑은 고딕" w:hAnsi="맑은 고딕" w:hint="eastAsia"/>
        </w:rPr>
        <w:t xml:space="preserve">간에서 </w:t>
      </w:r>
      <w:r w:rsidR="00822D00">
        <w:rPr>
          <w:rFonts w:ascii="맑은 고딕" w:eastAsia="맑은 고딕" w:hAnsi="맑은 고딕"/>
        </w:rPr>
        <w:t>MRP2</w:t>
      </w:r>
      <w:r w:rsidR="00822D00">
        <w:rPr>
          <w:rFonts w:ascii="맑은 고딕" w:eastAsia="맑은 고딕" w:hAnsi="맑은 고딕" w:hint="eastAsia"/>
        </w:rPr>
        <w:t xml:space="preserve">는 </w:t>
      </w:r>
      <w:r w:rsidR="00822D00">
        <w:rPr>
          <w:rFonts w:ascii="맑은 고딕" w:eastAsia="맑은 고딕" w:hAnsi="맑은 고딕"/>
        </w:rPr>
        <w:t>canalicular me</w:t>
      </w:r>
      <w:r w:rsidR="00822D00">
        <w:rPr>
          <w:rFonts w:ascii="맑은 고딕" w:eastAsia="맑은 고딕" w:hAnsi="맑은 고딕" w:hint="eastAsia"/>
        </w:rPr>
        <w:t>m</w:t>
      </w:r>
      <w:r w:rsidR="00822D00">
        <w:rPr>
          <w:rFonts w:ascii="맑은 고딕" w:eastAsia="맑은 고딕" w:hAnsi="맑은 고딕"/>
        </w:rPr>
        <w:t>bra</w:t>
      </w:r>
      <w:r w:rsidR="00822D00">
        <w:rPr>
          <w:rFonts w:ascii="맑은 고딕" w:eastAsia="맑은 고딕" w:hAnsi="맑은 고딕" w:hint="eastAsia"/>
        </w:rPr>
        <w:t>n</w:t>
      </w:r>
      <w:r w:rsidR="00822D00">
        <w:rPr>
          <w:rFonts w:ascii="맑은 고딕" w:eastAsia="맑은 고딕" w:hAnsi="맑은 고딕"/>
        </w:rPr>
        <w:t>e</w:t>
      </w:r>
      <w:r w:rsidR="00822D00">
        <w:rPr>
          <w:rFonts w:ascii="맑은 고딕" w:eastAsia="맑은 고딕" w:hAnsi="맑은 고딕" w:hint="eastAsia"/>
        </w:rPr>
        <w:t>에 위치하여,</w:t>
      </w:r>
      <w:r w:rsidR="00822D00">
        <w:rPr>
          <w:rFonts w:ascii="맑은 고딕" w:eastAsia="맑은 고딕" w:hAnsi="맑은 고딕"/>
        </w:rPr>
        <w:t xml:space="preserve"> </w:t>
      </w:r>
      <w:r w:rsidR="00822D00">
        <w:rPr>
          <w:rFonts w:ascii="맑은 고딕" w:eastAsia="맑은 고딕" w:hAnsi="맑은 고딕" w:hint="eastAsia"/>
        </w:rPr>
        <w:t xml:space="preserve">약물의 담즙 배설에 중요한 역할을 </w:t>
      </w:r>
      <w:r w:rsidR="00D74D04">
        <w:rPr>
          <w:rFonts w:ascii="맑은 고딕" w:eastAsia="맑은 고딕" w:hAnsi="맑은 고딕" w:hint="eastAsia"/>
        </w:rPr>
        <w:t>하며,</w:t>
      </w:r>
      <w:r w:rsidR="00D74D04">
        <w:rPr>
          <w:rFonts w:ascii="맑은 고딕" w:eastAsia="맑은 고딕" w:hAnsi="맑은 고딕"/>
        </w:rPr>
        <w:t xml:space="preserve"> </w:t>
      </w:r>
      <w:r w:rsidR="00DB2168">
        <w:rPr>
          <w:rFonts w:ascii="맑은 고딕" w:eastAsia="맑은 고딕" w:hAnsi="맑은 고딕"/>
        </w:rPr>
        <w:t>MRP3, MRP4</w:t>
      </w:r>
      <w:r w:rsidR="00DB2168">
        <w:rPr>
          <w:rFonts w:ascii="맑은 고딕" w:eastAsia="맑은 고딕" w:hAnsi="맑은 고딕" w:hint="eastAsia"/>
        </w:rPr>
        <w:t xml:space="preserve">는 </w:t>
      </w:r>
      <w:r w:rsidR="00EB13FD">
        <w:rPr>
          <w:rFonts w:ascii="맑은 고딕" w:eastAsia="맑은 고딕" w:hAnsi="맑은 고딕"/>
        </w:rPr>
        <w:t>sinusoidal membrane</w:t>
      </w:r>
      <w:r w:rsidR="00EB13FD">
        <w:rPr>
          <w:rFonts w:ascii="맑은 고딕" w:eastAsia="맑은 고딕" w:hAnsi="맑은 고딕" w:hint="eastAsia"/>
        </w:rPr>
        <w:t>에 존재한다.</w:t>
      </w:r>
      <w:r w:rsidR="00EB13FD">
        <w:rPr>
          <w:rFonts w:ascii="맑은 고딕" w:eastAsia="맑은 고딕" w:hAnsi="맑은 고딕"/>
        </w:rPr>
        <w:t xml:space="preserve"> </w:t>
      </w:r>
      <w:proofErr w:type="spellStart"/>
      <w:ins w:id="44" w:author="Bae Soo Hyeon" w:date="2022-08-17T17:22:00Z">
        <w:r w:rsidR="00DE6E7D">
          <w:rPr>
            <w:rFonts w:ascii="맑은 고딕" w:eastAsia="맑은 고딕" w:hAnsi="맑은 고딕" w:hint="eastAsia"/>
          </w:rPr>
          <w:t>포합담즙산</w:t>
        </w:r>
        <w:proofErr w:type="spellEnd"/>
        <w:r w:rsidR="00DE6E7D">
          <w:rPr>
            <w:rFonts w:ascii="맑은 고딕" w:eastAsia="맑은 고딕" w:hAnsi="맑은 고딕" w:hint="eastAsia"/>
          </w:rPr>
          <w:t xml:space="preserve"> </w:t>
        </w:r>
        <w:r w:rsidR="00DE6E7D">
          <w:rPr>
            <w:rFonts w:ascii="맑은 고딕" w:eastAsia="맑은 고딕" w:hAnsi="맑은 고딕"/>
          </w:rPr>
          <w:t>(</w:t>
        </w:r>
      </w:ins>
      <w:del w:id="45" w:author="Bae Soo Hyeon" w:date="2022-08-17T17:22:00Z">
        <w:r w:rsidR="00EB13FD" w:rsidDel="00DE6E7D">
          <w:rPr>
            <w:rFonts w:ascii="맑은 고딕" w:eastAsia="맑은 고딕" w:hAnsi="맑은 고딕" w:hint="eastAsia"/>
          </w:rPr>
          <w:delText>C</w:delText>
        </w:r>
      </w:del>
      <w:ins w:id="46" w:author="Bae Soo Hyeon" w:date="2022-08-17T17:22:00Z">
        <w:r w:rsidR="00DE6E7D">
          <w:rPr>
            <w:rFonts w:ascii="맑은 고딕" w:eastAsia="맑은 고딕" w:hAnsi="맑은 고딕" w:hint="eastAsia"/>
          </w:rPr>
          <w:t>c</w:t>
        </w:r>
      </w:ins>
      <w:r w:rsidR="0039228E">
        <w:rPr>
          <w:rFonts w:ascii="맑은 고딕" w:eastAsia="맑은 고딕" w:hAnsi="맑은 고딕"/>
        </w:rPr>
        <w:t>onjugated bile aci</w:t>
      </w:r>
      <w:r w:rsidR="0039228E">
        <w:rPr>
          <w:rFonts w:ascii="맑은 고딕" w:eastAsia="맑은 고딕" w:hAnsi="맑은 고딕" w:hint="eastAsia"/>
        </w:rPr>
        <w:t>d</w:t>
      </w:r>
      <w:r w:rsidR="0039228E">
        <w:rPr>
          <w:rFonts w:ascii="맑은 고딕" w:eastAsia="맑은 고딕" w:hAnsi="맑은 고딕"/>
        </w:rPr>
        <w:t>s</w:t>
      </w:r>
      <w:ins w:id="47" w:author="Bae Soo Hyeon" w:date="2022-08-17T17:22:00Z">
        <w:r w:rsidR="00DE6E7D">
          <w:rPr>
            <w:rFonts w:ascii="맑은 고딕" w:eastAsia="맑은 고딕" w:hAnsi="맑은 고딕"/>
          </w:rPr>
          <w:t>)</w:t>
        </w:r>
      </w:ins>
      <w:del w:id="48" w:author="Bae Soo Hyeon" w:date="2022-08-17T17:22:00Z">
        <w:r w:rsidR="0039228E" w:rsidDel="00DE6E7D">
          <w:rPr>
            <w:rFonts w:ascii="맑은 고딕" w:eastAsia="맑은 고딕" w:hAnsi="맑은 고딕" w:hint="eastAsia"/>
          </w:rPr>
          <w:delText>는</w:delText>
        </w:r>
      </w:del>
      <w:ins w:id="49" w:author="Bae Soo Hyeon" w:date="2022-08-17T17:22:00Z">
        <w:r w:rsidR="00DE6E7D">
          <w:rPr>
            <w:rFonts w:ascii="맑은 고딕" w:eastAsia="맑은 고딕" w:hAnsi="맑은 고딕" w:hint="eastAsia"/>
          </w:rPr>
          <w:t>은</w:t>
        </w:r>
      </w:ins>
      <w:r w:rsidR="0039228E">
        <w:rPr>
          <w:rFonts w:ascii="맑은 고딕" w:eastAsia="맑은 고딕" w:hAnsi="맑은 고딕" w:hint="eastAsia"/>
        </w:rPr>
        <w:t xml:space="preserve"> </w:t>
      </w:r>
      <w:r w:rsidR="0039228E">
        <w:rPr>
          <w:rFonts w:ascii="맑은 고딕" w:eastAsia="맑은 고딕" w:hAnsi="맑은 고딕"/>
        </w:rPr>
        <w:t>MPR</w:t>
      </w:r>
      <w:r w:rsidR="0039228E">
        <w:rPr>
          <w:rFonts w:ascii="맑은 고딕" w:eastAsia="맑은 고딕" w:hAnsi="맑은 고딕" w:hint="eastAsia"/>
        </w:rPr>
        <w:t>의</w:t>
      </w:r>
      <w:r w:rsidR="00EB13FD">
        <w:rPr>
          <w:rFonts w:ascii="맑은 고딕" w:eastAsia="맑은 고딕" w:hAnsi="맑은 고딕"/>
        </w:rPr>
        <w:t xml:space="preserve"> </w:t>
      </w:r>
      <w:r w:rsidR="00EB13FD">
        <w:rPr>
          <w:rFonts w:ascii="맑은 고딕" w:eastAsia="맑은 고딕" w:hAnsi="맑은 고딕" w:hint="eastAsia"/>
        </w:rPr>
        <w:t>기질로 알려져 있으며,</w:t>
      </w:r>
      <w:r w:rsidR="00FD7203" w:rsidRPr="00FD7203">
        <w:rPr>
          <w:rFonts w:ascii="맑은 고딕" w:eastAsia="맑은 고딕" w:hAnsi="맑은 고딕"/>
        </w:rPr>
        <w:t xml:space="preserve"> </w:t>
      </w:r>
      <w:del w:id="50" w:author="Bae Soo Hyeon" w:date="2022-08-17T17:21:00Z">
        <w:r w:rsidR="00FD7203" w:rsidDel="00FE37EC">
          <w:rPr>
            <w:rFonts w:ascii="맑은 고딕" w:eastAsia="맑은 고딕" w:hAnsi="맑은 고딕" w:hint="eastAsia"/>
          </w:rPr>
          <w:delText>bile acids</w:delText>
        </w:r>
      </w:del>
      <w:ins w:id="51" w:author="Bae Soo Hyeon" w:date="2022-08-17T17:21:00Z">
        <w:r w:rsidR="00FE37EC">
          <w:rPr>
            <w:rFonts w:ascii="맑은 고딕" w:eastAsia="맑은 고딕" w:hAnsi="맑은 고딕" w:hint="eastAsia"/>
          </w:rPr>
          <w:t>담즙산은</w:t>
        </w:r>
      </w:ins>
      <w:del w:id="52" w:author="Bae Soo Hyeon" w:date="2022-08-17T17:21:00Z">
        <w:r w:rsidR="002B1CE9" w:rsidDel="00FE37EC">
          <w:rPr>
            <w:rFonts w:ascii="맑은 고딕" w:eastAsia="맑은 고딕" w:hAnsi="맑은 고딕" w:hint="eastAsia"/>
          </w:rPr>
          <w:delText>는</w:delText>
        </w:r>
      </w:del>
      <w:r w:rsidR="002B1CE9">
        <w:rPr>
          <w:rFonts w:ascii="맑은 고딕" w:eastAsia="맑은 고딕" w:hAnsi="맑은 고딕" w:hint="eastAsia"/>
        </w:rPr>
        <w:t xml:space="preserve"> </w:t>
      </w:r>
      <w:r w:rsidR="00EB13FD">
        <w:rPr>
          <w:rFonts w:ascii="맑은 고딕" w:eastAsia="맑은 고딕" w:hAnsi="맑은 고딕"/>
        </w:rPr>
        <w:t>MRP2</w:t>
      </w:r>
      <w:r w:rsidR="002B1CE9">
        <w:rPr>
          <w:rFonts w:ascii="맑은 고딕" w:eastAsia="맑은 고딕" w:hAnsi="맑은 고딕" w:hint="eastAsia"/>
        </w:rPr>
        <w:t>를 통해 담즙 배설되거나</w:t>
      </w:r>
      <w:r w:rsidR="00EB13FD">
        <w:rPr>
          <w:rFonts w:ascii="맑은 고딕" w:eastAsia="맑은 고딕" w:hAnsi="맑은 고딕" w:hint="eastAsia"/>
        </w:rPr>
        <w:t>,</w:t>
      </w:r>
      <w:r w:rsidR="00EB13FD">
        <w:rPr>
          <w:rFonts w:ascii="맑은 고딕" w:eastAsia="맑은 고딕" w:hAnsi="맑은 고딕"/>
        </w:rPr>
        <w:t xml:space="preserve"> MRP3</w:t>
      </w:r>
      <w:r w:rsidR="002B1CE9">
        <w:rPr>
          <w:rFonts w:ascii="맑은 고딕" w:eastAsia="맑은 고딕" w:hAnsi="맑은 고딕"/>
        </w:rPr>
        <w:t xml:space="preserve"> </w:t>
      </w:r>
      <w:r w:rsidR="002B1CE9">
        <w:rPr>
          <w:rFonts w:ascii="맑은 고딕" w:eastAsia="맑은 고딕" w:hAnsi="맑은 고딕" w:hint="eastAsia"/>
        </w:rPr>
        <w:t>또는</w:t>
      </w:r>
      <w:r w:rsidR="00EB13FD">
        <w:rPr>
          <w:rFonts w:ascii="맑은 고딕" w:eastAsia="맑은 고딕" w:hAnsi="맑은 고딕"/>
        </w:rPr>
        <w:t xml:space="preserve"> MRP4</w:t>
      </w:r>
      <w:r w:rsidR="002B1CE9">
        <w:rPr>
          <w:rFonts w:ascii="맑은 고딕" w:eastAsia="맑은 고딕" w:hAnsi="맑은 고딕" w:hint="eastAsia"/>
        </w:rPr>
        <w:t>를 통해</w:t>
      </w:r>
      <w:r w:rsidR="00EB13FD">
        <w:rPr>
          <w:rFonts w:ascii="맑은 고딕" w:eastAsia="맑은 고딕" w:hAnsi="맑은 고딕" w:hint="eastAsia"/>
        </w:rPr>
        <w:t xml:space="preserve"> </w:t>
      </w:r>
      <w:r w:rsidR="00EB13FD">
        <w:rPr>
          <w:rFonts w:ascii="맑은 고딕" w:eastAsia="맑은 고딕" w:hAnsi="맑은 고딕"/>
        </w:rPr>
        <w:t>혈중으로</w:t>
      </w:r>
      <w:r w:rsidR="002B1CE9">
        <w:rPr>
          <w:rFonts w:ascii="맑은 고딕" w:eastAsia="맑은 고딕" w:hAnsi="맑은 고딕" w:hint="eastAsia"/>
        </w:rPr>
        <w:t xml:space="preserve"> 이동한다</w:t>
      </w:r>
      <w:r w:rsidR="00EB13FD">
        <w:rPr>
          <w:rFonts w:ascii="맑은 고딕" w:eastAsia="맑은 고딕" w:hAnsi="맑은 고딕" w:hint="eastAsia"/>
        </w:rPr>
        <w:t>.</w:t>
      </w:r>
      <w:r w:rsidR="009E55A6">
        <w:rPr>
          <w:rFonts w:ascii="맑은 고딕" w:eastAsia="맑은 고딕" w:hAnsi="맑은 고딕"/>
        </w:rPr>
        <w:t xml:space="preserve"> </w:t>
      </w:r>
      <w:del w:id="53" w:author="Bae Soo Hyeon" w:date="2022-08-17T17:21:00Z">
        <w:r w:rsidR="009E55A6" w:rsidDel="00C2100B">
          <w:rPr>
            <w:rFonts w:ascii="맑은 고딕" w:eastAsia="맑은 고딕" w:hAnsi="맑은 고딕" w:hint="eastAsia"/>
          </w:rPr>
          <w:delText>Bilirubin</w:delText>
        </w:r>
      </w:del>
      <w:proofErr w:type="spellStart"/>
      <w:ins w:id="54" w:author="Bae Soo Hyeon" w:date="2022-08-17T17:21:00Z">
        <w:r w:rsidR="00C2100B">
          <w:rPr>
            <w:rFonts w:ascii="맑은 고딕" w:eastAsia="맑은 고딕" w:hAnsi="맑은 고딕" w:hint="eastAsia"/>
          </w:rPr>
          <w:t>빌리루빈</w:t>
        </w:r>
      </w:ins>
      <w:r w:rsidR="009E55A6">
        <w:rPr>
          <w:rFonts w:ascii="맑은 고딕" w:eastAsia="맑은 고딕" w:hAnsi="맑은 고딕" w:hint="eastAsia"/>
        </w:rPr>
        <w:t>의</w:t>
      </w:r>
      <w:proofErr w:type="spellEnd"/>
      <w:r w:rsidR="009E55A6">
        <w:rPr>
          <w:rFonts w:ascii="맑은 고딕" w:eastAsia="맑은 고딕" w:hAnsi="맑은 고딕" w:hint="eastAsia"/>
        </w:rPr>
        <w:t xml:space="preserve"> 경우 또한,</w:t>
      </w:r>
      <w:r w:rsidR="009E55A6">
        <w:rPr>
          <w:rFonts w:ascii="맑은 고딕" w:eastAsia="맑은 고딕" w:hAnsi="맑은 고딕"/>
        </w:rPr>
        <w:t xml:space="preserve"> MR</w:t>
      </w:r>
      <w:r w:rsidR="009E55A6">
        <w:rPr>
          <w:rFonts w:ascii="맑은 고딕" w:eastAsia="맑은 고딕" w:hAnsi="맑은 고딕" w:hint="eastAsia"/>
        </w:rPr>
        <w:t>P</w:t>
      </w:r>
      <w:r w:rsidR="009E55A6">
        <w:rPr>
          <w:rFonts w:ascii="맑은 고딕" w:eastAsia="맑은 고딕" w:hAnsi="맑은 고딕"/>
        </w:rPr>
        <w:t>2</w:t>
      </w:r>
      <w:r w:rsidR="009E55A6">
        <w:rPr>
          <w:rFonts w:ascii="맑은 고딕" w:eastAsia="맑은 고딕" w:hAnsi="맑은 고딕" w:hint="eastAsia"/>
        </w:rPr>
        <w:t>를 통해 배설되므로,</w:t>
      </w:r>
      <w:r w:rsidR="009E55A6">
        <w:rPr>
          <w:rFonts w:ascii="맑은 고딕" w:eastAsia="맑은 고딕" w:hAnsi="맑은 고딕"/>
        </w:rPr>
        <w:t xml:space="preserve"> </w:t>
      </w:r>
      <w:r w:rsidR="00CF5893">
        <w:rPr>
          <w:rFonts w:ascii="맑은 고딕" w:eastAsia="맑은 고딕" w:hAnsi="맑은 고딕"/>
        </w:rPr>
        <w:t>MRP2</w:t>
      </w:r>
      <w:r w:rsidR="00CF5893">
        <w:rPr>
          <w:rFonts w:ascii="맑은 고딕" w:eastAsia="맑은 고딕" w:hAnsi="맑은 고딕" w:hint="eastAsia"/>
        </w:rPr>
        <w:t>를 저해하는 약물을 복용할 경우,</w:t>
      </w:r>
      <w:r w:rsidR="00CF5893">
        <w:rPr>
          <w:rFonts w:ascii="맑은 고딕" w:eastAsia="맑은 고딕" w:hAnsi="맑은 고딕"/>
        </w:rPr>
        <w:t xml:space="preserve"> </w:t>
      </w:r>
      <w:proofErr w:type="spellStart"/>
      <w:ins w:id="55" w:author="Bae Soo Hyeon" w:date="2022-08-17T17:22:00Z">
        <w:r w:rsidR="00C2100B">
          <w:rPr>
            <w:rFonts w:ascii="맑은 고딕" w:eastAsia="맑은 고딕" w:hAnsi="맑은 고딕" w:hint="eastAsia"/>
          </w:rPr>
          <w:t>고빌리루빈혈증</w:t>
        </w:r>
        <w:proofErr w:type="spellEnd"/>
        <w:r w:rsidR="00C2100B">
          <w:rPr>
            <w:rFonts w:ascii="맑은 고딕" w:eastAsia="맑은 고딕" w:hAnsi="맑은 고딕" w:hint="eastAsia"/>
          </w:rPr>
          <w:t>(</w:t>
        </w:r>
      </w:ins>
      <w:r w:rsidR="00CF5893">
        <w:rPr>
          <w:rFonts w:ascii="맑은 고딕" w:eastAsia="맑은 고딕" w:hAnsi="맑은 고딕"/>
        </w:rPr>
        <w:t>hyperbilirubinemia</w:t>
      </w:r>
      <w:ins w:id="56" w:author="Bae Soo Hyeon" w:date="2022-08-17T17:22:00Z">
        <w:r w:rsidR="00C2100B">
          <w:rPr>
            <w:rFonts w:ascii="맑은 고딕" w:eastAsia="맑은 고딕" w:hAnsi="맑은 고딕"/>
          </w:rPr>
          <w:t>)</w:t>
        </w:r>
        <w:r w:rsidR="00C2100B">
          <w:rPr>
            <w:rFonts w:ascii="맑은 고딕" w:eastAsia="맑은 고딕" w:hAnsi="맑은 고딕" w:hint="eastAsia"/>
          </w:rPr>
          <w:t>이</w:t>
        </w:r>
      </w:ins>
      <w:del w:id="57" w:author="Bae Soo Hyeon" w:date="2022-08-17T17:22:00Z">
        <w:r w:rsidR="00CF5893" w:rsidDel="00C2100B">
          <w:rPr>
            <w:rFonts w:ascii="맑은 고딕" w:eastAsia="맑은 고딕" w:hAnsi="맑은 고딕" w:hint="eastAsia"/>
          </w:rPr>
          <w:delText>가</w:delText>
        </w:r>
      </w:del>
      <w:r w:rsidR="00CF5893">
        <w:rPr>
          <w:rFonts w:ascii="맑은 고딕" w:eastAsia="맑은 고딕" w:hAnsi="맑은 고딕" w:hint="eastAsia"/>
        </w:rPr>
        <w:t xml:space="preserve"> 나타날 수 있으므로,</w:t>
      </w:r>
      <w:r w:rsidR="00CF5893">
        <w:rPr>
          <w:rFonts w:ascii="맑은 고딕" w:eastAsia="맑은 고딕" w:hAnsi="맑은 고딕"/>
        </w:rPr>
        <w:t xml:space="preserve"> </w:t>
      </w:r>
      <w:r w:rsidR="00CF5893">
        <w:rPr>
          <w:rFonts w:ascii="맑은 고딕" w:eastAsia="맑은 고딕" w:hAnsi="맑은 고딕" w:hint="eastAsia"/>
        </w:rPr>
        <w:t>주의해야 한다.</w:t>
      </w:r>
      <w:r w:rsidR="00EB13FD">
        <w:rPr>
          <w:rFonts w:ascii="맑은 고딕" w:eastAsia="맑은 고딕" w:hAnsi="맑은 고딕"/>
        </w:rPr>
        <w:t xml:space="preserve"> </w:t>
      </w:r>
      <w:r w:rsidR="00DB396C">
        <w:rPr>
          <w:rFonts w:ascii="맑은 고딕" w:eastAsia="맑은 고딕" w:hAnsi="맑은 고딕" w:hint="eastAsia"/>
        </w:rPr>
        <w:t xml:space="preserve">약물이 </w:t>
      </w:r>
      <w:r w:rsidR="00DB396C">
        <w:rPr>
          <w:rFonts w:ascii="맑은 고딕" w:eastAsia="맑은 고딕" w:hAnsi="맑은 고딕"/>
        </w:rPr>
        <w:t>glucuroni</w:t>
      </w:r>
      <w:r w:rsidR="001043D5">
        <w:rPr>
          <w:rFonts w:ascii="맑은 고딕" w:eastAsia="맑은 고딕" w:hAnsi="맑은 고딕"/>
        </w:rPr>
        <w:t>dation</w:t>
      </w:r>
      <w:r w:rsidR="00DB396C">
        <w:rPr>
          <w:rFonts w:ascii="맑은 고딕" w:eastAsia="맑은 고딕" w:hAnsi="맑은 고딕"/>
        </w:rPr>
        <w:t xml:space="preserve"> </w:t>
      </w:r>
      <w:r w:rsidR="00DB396C">
        <w:rPr>
          <w:rFonts w:ascii="맑은 고딕" w:eastAsia="맑은 고딕" w:hAnsi="맑은 고딕" w:hint="eastAsia"/>
        </w:rPr>
        <w:t>또는 g</w:t>
      </w:r>
      <w:r w:rsidR="00DB396C">
        <w:rPr>
          <w:rFonts w:ascii="맑은 고딕" w:eastAsia="맑은 고딕" w:hAnsi="맑은 고딕"/>
        </w:rPr>
        <w:t xml:space="preserve">lutathione </w:t>
      </w:r>
      <w:r w:rsidR="003C04BE">
        <w:rPr>
          <w:rFonts w:ascii="맑은 고딕" w:eastAsia="맑은 고딕" w:hAnsi="맑은 고딕" w:hint="eastAsia"/>
        </w:rPr>
        <w:t>conjugate로 대사되면,</w:t>
      </w:r>
      <w:r w:rsidR="003C04BE">
        <w:rPr>
          <w:rFonts w:ascii="맑은 고딕" w:eastAsia="맑은 고딕" w:hAnsi="맑은 고딕"/>
        </w:rPr>
        <w:t xml:space="preserve"> </w:t>
      </w:r>
      <w:r w:rsidR="003C04BE">
        <w:rPr>
          <w:rFonts w:ascii="맑은 고딕" w:eastAsia="맑은 고딕" w:hAnsi="맑은 고딕" w:hint="eastAsia"/>
        </w:rPr>
        <w:t>이</w:t>
      </w:r>
      <w:r w:rsidR="001043D5">
        <w:rPr>
          <w:rFonts w:ascii="맑은 고딕" w:eastAsia="맑은 고딕" w:hAnsi="맑은 고딕" w:hint="eastAsia"/>
        </w:rPr>
        <w:t>는</w:t>
      </w:r>
      <w:r w:rsidR="003C04BE">
        <w:rPr>
          <w:rFonts w:ascii="맑은 고딕" w:eastAsia="맑은 고딕" w:hAnsi="맑은 고딕" w:hint="eastAsia"/>
        </w:rPr>
        <w:t xml:space="preserve"> </w:t>
      </w:r>
      <w:r w:rsidR="003C04BE">
        <w:rPr>
          <w:rFonts w:ascii="맑은 고딕" w:eastAsia="맑은 고딕" w:hAnsi="맑은 고딕"/>
        </w:rPr>
        <w:t xml:space="preserve">MRP </w:t>
      </w:r>
      <w:r w:rsidR="003C04BE">
        <w:rPr>
          <w:rFonts w:ascii="맑은 고딕" w:eastAsia="맑은 고딕" w:hAnsi="맑은 고딕" w:hint="eastAsia"/>
        </w:rPr>
        <w:t xml:space="preserve">수송체의 기질이거나 </w:t>
      </w:r>
      <w:proofErr w:type="spellStart"/>
      <w:r w:rsidR="003C04BE">
        <w:rPr>
          <w:rFonts w:ascii="맑은 고딕" w:eastAsia="맑은 고딕" w:hAnsi="맑은 고딕" w:hint="eastAsia"/>
        </w:rPr>
        <w:t>저해제</w:t>
      </w:r>
      <w:proofErr w:type="spellEnd"/>
      <w:r w:rsidR="003C04BE">
        <w:rPr>
          <w:rFonts w:ascii="맑은 고딕" w:eastAsia="맑은 고딕" w:hAnsi="맑은 고딕" w:hint="eastAsia"/>
        </w:rPr>
        <w:t xml:space="preserve"> 일 수 있으므로,</w:t>
      </w:r>
      <w:r w:rsidR="001043D5">
        <w:rPr>
          <w:rFonts w:ascii="맑은 고딕" w:eastAsia="맑은 고딕" w:hAnsi="맑은 고딕"/>
        </w:rPr>
        <w:t xml:space="preserve"> in vitro </w:t>
      </w:r>
      <w:r w:rsidR="001043D5">
        <w:rPr>
          <w:rFonts w:ascii="맑은 고딕" w:eastAsia="맑은 고딕" w:hAnsi="맑은 고딕" w:hint="eastAsia"/>
        </w:rPr>
        <w:t>실험을 통해 확인하는 것이 좋다.</w:t>
      </w:r>
    </w:p>
    <w:p w14:paraId="6A680804" w14:textId="50AD602C" w:rsidR="002A386E" w:rsidRDefault="002A386E" w:rsidP="00A215D5">
      <w:pPr>
        <w:rPr>
          <w:rFonts w:ascii="맑은 고딕" w:eastAsia="맑은 고딕" w:hAnsi="맑은 고딕"/>
        </w:rPr>
      </w:pPr>
      <w:r>
        <w:rPr>
          <w:rFonts w:ascii="맑은 고딕" w:eastAsia="맑은 고딕" w:hAnsi="맑은 고딕" w:hint="eastAsia"/>
        </w:rPr>
        <w:t>신장</w:t>
      </w:r>
      <w:r w:rsidR="00C3164B">
        <w:rPr>
          <w:rFonts w:ascii="맑은 고딕" w:eastAsia="맑은 고딕" w:hAnsi="맑은 고딕" w:hint="eastAsia"/>
        </w:rPr>
        <w:t>에는</w:t>
      </w:r>
      <w:r>
        <w:rPr>
          <w:rFonts w:ascii="맑은 고딕" w:eastAsia="맑은 고딕" w:hAnsi="맑은 고딕" w:hint="eastAsia"/>
        </w:rPr>
        <w:t xml:space="preserve"> </w:t>
      </w:r>
      <w:del w:id="58" w:author="Bae Soo Hyeon" w:date="2022-08-17T17:23:00Z">
        <w:r w:rsidDel="00827A94">
          <w:rPr>
            <w:rFonts w:ascii="맑은 고딕" w:eastAsia="맑은 고딕" w:hAnsi="맑은 고딕" w:hint="eastAsia"/>
          </w:rPr>
          <w:delText>proximal tubule</w:delText>
        </w:r>
      </w:del>
      <w:proofErr w:type="spellStart"/>
      <w:ins w:id="59" w:author="Bae Soo Hyeon" w:date="2022-08-17T17:23:00Z">
        <w:r w:rsidR="00827A94">
          <w:rPr>
            <w:rFonts w:ascii="맑은 고딕" w:eastAsia="맑은 고딕" w:hAnsi="맑은 고딕" w:hint="eastAsia"/>
          </w:rPr>
          <w:t>근위세뇨관</w:t>
        </w:r>
      </w:ins>
      <w:r w:rsidR="00235346">
        <w:rPr>
          <w:rFonts w:ascii="맑은 고딕" w:eastAsia="맑은 고딕" w:hAnsi="맑은 고딕" w:hint="eastAsia"/>
        </w:rPr>
        <w:t>의</w:t>
      </w:r>
      <w:proofErr w:type="spellEnd"/>
      <w:r w:rsidR="00235346">
        <w:rPr>
          <w:rFonts w:ascii="맑은 고딕" w:eastAsia="맑은 고딕" w:hAnsi="맑은 고딕" w:hint="eastAsia"/>
        </w:rPr>
        <w:t xml:space="preserve"> </w:t>
      </w:r>
      <w:r w:rsidR="00235346">
        <w:rPr>
          <w:rFonts w:ascii="맑은 고딕" w:eastAsia="맑은 고딕" w:hAnsi="맑은 고딕"/>
        </w:rPr>
        <w:t>brush-border (apical) membrane</w:t>
      </w:r>
      <w:r w:rsidR="00235346">
        <w:rPr>
          <w:rFonts w:ascii="맑은 고딕" w:eastAsia="맑은 고딕" w:hAnsi="맑은 고딕" w:hint="eastAsia"/>
        </w:rPr>
        <w:t>에</w:t>
      </w:r>
      <w:r w:rsidR="00235346">
        <w:rPr>
          <w:rFonts w:ascii="맑은 고딕" w:eastAsia="맑은 고딕" w:hAnsi="맑은 고딕"/>
        </w:rPr>
        <w:t xml:space="preserve"> MRP2</w:t>
      </w:r>
      <w:r w:rsidR="00235346">
        <w:rPr>
          <w:rFonts w:ascii="맑은 고딕" w:eastAsia="맑은 고딕" w:hAnsi="맑은 고딕" w:hint="eastAsia"/>
        </w:rPr>
        <w:t>가 발현되어 있으며,</w:t>
      </w:r>
      <w:r w:rsidR="00235346">
        <w:rPr>
          <w:rFonts w:ascii="맑은 고딕" w:eastAsia="맑은 고딕" w:hAnsi="맑은 고딕"/>
        </w:rPr>
        <w:t xml:space="preserve"> </w:t>
      </w:r>
      <w:r w:rsidR="009B7026">
        <w:rPr>
          <w:rFonts w:ascii="맑은 고딕" w:eastAsia="맑은 고딕" w:hAnsi="맑은 고딕" w:hint="eastAsia"/>
        </w:rPr>
        <w:t xml:space="preserve">이는 약물을 소변으로 </w:t>
      </w:r>
      <w:proofErr w:type="spellStart"/>
      <w:r w:rsidR="009B7026">
        <w:rPr>
          <w:rFonts w:ascii="맑은 고딕" w:eastAsia="맑은 고딕" w:hAnsi="맑은 고딕" w:hint="eastAsia"/>
        </w:rPr>
        <w:t>배설시키는</w:t>
      </w:r>
      <w:proofErr w:type="spellEnd"/>
      <w:r w:rsidR="009B7026">
        <w:rPr>
          <w:rFonts w:ascii="맑은 고딕" w:eastAsia="맑은 고딕" w:hAnsi="맑은 고딕" w:hint="eastAsia"/>
        </w:rPr>
        <w:t xml:space="preserve"> 역할을 한다.</w:t>
      </w:r>
      <w:r w:rsidR="009B7026">
        <w:rPr>
          <w:rFonts w:ascii="맑은 고딕" w:eastAsia="맑은 고딕" w:hAnsi="맑은 고딕"/>
        </w:rPr>
        <w:t xml:space="preserve"> </w:t>
      </w:r>
    </w:p>
    <w:p w14:paraId="72CA4EB3" w14:textId="77777777" w:rsidR="00402219" w:rsidRPr="003C04BE" w:rsidRDefault="00402219" w:rsidP="00A215D5">
      <w:pPr>
        <w:rPr>
          <w:rFonts w:ascii="맑은 고딕" w:eastAsia="맑은 고딕" w:hAnsi="맑은 고딕"/>
        </w:rPr>
      </w:pPr>
    </w:p>
    <w:p w14:paraId="58C8B1FA" w14:textId="60CFF21A" w:rsidR="00402219" w:rsidRDefault="003C33DA" w:rsidP="00402219">
      <w:pPr>
        <w:pStyle w:val="a5"/>
        <w:numPr>
          <w:ilvl w:val="2"/>
          <w:numId w:val="21"/>
        </w:numPr>
        <w:ind w:leftChars="0"/>
        <w:rPr>
          <w:rFonts w:ascii="맑은 고딕" w:eastAsia="맑은 고딕" w:hAnsi="맑은 고딕"/>
        </w:rPr>
      </w:pPr>
      <w:r>
        <w:rPr>
          <w:rFonts w:ascii="맑은 고딕" w:eastAsia="맑은 고딕" w:hAnsi="맑은 고딕" w:hint="eastAsia"/>
        </w:rPr>
        <w:t>B</w:t>
      </w:r>
      <w:r>
        <w:rPr>
          <w:rFonts w:ascii="맑은 고딕" w:eastAsia="맑은 고딕" w:hAnsi="맑은 고딕"/>
        </w:rPr>
        <w:t>SEP</w:t>
      </w:r>
    </w:p>
    <w:p w14:paraId="5EA5C761" w14:textId="6868338A" w:rsidR="00F90C4A" w:rsidRDefault="006A6B94" w:rsidP="00402219">
      <w:pPr>
        <w:rPr>
          <w:rFonts w:ascii="맑은 고딕" w:eastAsia="맑은 고딕" w:hAnsi="맑은 고딕"/>
        </w:rPr>
      </w:pPr>
      <w:r>
        <w:rPr>
          <w:rFonts w:ascii="맑은 고딕" w:eastAsia="맑은 고딕" w:hAnsi="맑은 고딕"/>
        </w:rPr>
        <w:t xml:space="preserve">Bile salt export pump (BSEP) </w:t>
      </w:r>
      <w:r>
        <w:rPr>
          <w:rFonts w:ascii="맑은 고딕" w:eastAsia="맑은 고딕" w:hAnsi="맑은 고딕" w:hint="eastAsia"/>
        </w:rPr>
        <w:t xml:space="preserve">수송체는 이름에서도 알 수 있듯이 간세포의 </w:t>
      </w:r>
      <w:r>
        <w:rPr>
          <w:rFonts w:ascii="맑은 고딕" w:eastAsia="맑은 고딕" w:hAnsi="맑은 고딕"/>
        </w:rPr>
        <w:t>canalicular membrane</w:t>
      </w:r>
      <w:r>
        <w:rPr>
          <w:rFonts w:ascii="맑은 고딕" w:eastAsia="맑은 고딕" w:hAnsi="맑은 고딕" w:hint="eastAsia"/>
        </w:rPr>
        <w:t xml:space="preserve">에 위치하여 </w:t>
      </w:r>
      <w:r w:rsidR="00F90C4A">
        <w:rPr>
          <w:rFonts w:ascii="맑은 고딕" w:eastAsia="맑은 고딕" w:hAnsi="맑은 고딕" w:hint="eastAsia"/>
        </w:rPr>
        <w:t>담</w:t>
      </w:r>
      <w:r w:rsidR="003B1DF1">
        <w:rPr>
          <w:rFonts w:ascii="맑은 고딕" w:eastAsia="맑은 고딕" w:hAnsi="맑은 고딕" w:hint="eastAsia"/>
        </w:rPr>
        <w:t>즙산</w:t>
      </w:r>
      <w:r w:rsidR="00F31DC7">
        <w:rPr>
          <w:rFonts w:ascii="맑은 고딕" w:eastAsia="맑은 고딕" w:hAnsi="맑은 고딕" w:hint="eastAsia"/>
        </w:rPr>
        <w:t xml:space="preserve">을 담즙으로 </w:t>
      </w:r>
      <w:proofErr w:type="spellStart"/>
      <w:r w:rsidR="00F31DC7">
        <w:rPr>
          <w:rFonts w:ascii="맑은 고딕" w:eastAsia="맑은 고딕" w:hAnsi="맑은 고딕" w:hint="eastAsia"/>
        </w:rPr>
        <w:t>배설시키는</w:t>
      </w:r>
      <w:proofErr w:type="spellEnd"/>
      <w:r w:rsidR="00F31DC7">
        <w:rPr>
          <w:rFonts w:ascii="맑은 고딕" w:eastAsia="맑은 고딕" w:hAnsi="맑은 고딕"/>
        </w:rPr>
        <w:t xml:space="preserve"> </w:t>
      </w:r>
      <w:proofErr w:type="spellStart"/>
      <w:r w:rsidR="00F31DC7">
        <w:rPr>
          <w:rFonts w:ascii="맑은 고딕" w:eastAsia="맑은 고딕" w:hAnsi="맑은 고딕" w:hint="eastAsia"/>
        </w:rPr>
        <w:t>수송체이다</w:t>
      </w:r>
      <w:proofErr w:type="spellEnd"/>
      <w:r w:rsidR="00E55286">
        <w:rPr>
          <w:rFonts w:ascii="맑은 고딕" w:eastAsia="맑은 고딕" w:hAnsi="맑은 고딕"/>
        </w:rPr>
        <w:t>(</w:t>
      </w:r>
      <w:r w:rsidR="00E55286">
        <w:rPr>
          <w:rFonts w:ascii="맑은 고딕" w:eastAsia="맑은 고딕" w:hAnsi="맑은 고딕" w:hint="eastAsia"/>
        </w:rPr>
        <w:t xml:space="preserve">그림 </w:t>
      </w:r>
      <w:r w:rsidR="00E55286">
        <w:rPr>
          <w:rFonts w:ascii="맑은 고딕" w:eastAsia="맑은 고딕" w:hAnsi="맑은 고딕"/>
        </w:rPr>
        <w:t>7-3)</w:t>
      </w:r>
      <w:r w:rsidR="00F31DC7">
        <w:rPr>
          <w:rFonts w:ascii="맑은 고딕" w:eastAsia="맑은 고딕" w:hAnsi="맑은 고딕" w:hint="eastAsia"/>
        </w:rPr>
        <w:t>.</w:t>
      </w:r>
      <w:r w:rsidR="00F31DC7">
        <w:rPr>
          <w:rFonts w:ascii="맑은 고딕" w:eastAsia="맑은 고딕" w:hAnsi="맑은 고딕"/>
        </w:rPr>
        <w:t xml:space="preserve"> </w:t>
      </w:r>
      <w:r w:rsidR="007B3A86">
        <w:rPr>
          <w:rFonts w:ascii="맑은 고딕" w:eastAsia="맑은 고딕" w:hAnsi="맑은 고딕" w:hint="eastAsia"/>
        </w:rPr>
        <w:t xml:space="preserve">약물에 의하여 </w:t>
      </w:r>
      <w:r w:rsidR="007B3A86">
        <w:rPr>
          <w:rFonts w:ascii="맑은 고딕" w:eastAsia="맑은 고딕" w:hAnsi="맑은 고딕"/>
        </w:rPr>
        <w:t>BSEP</w:t>
      </w:r>
      <w:r w:rsidR="007B3A86">
        <w:rPr>
          <w:rFonts w:ascii="맑은 고딕" w:eastAsia="맑은 고딕" w:hAnsi="맑은 고딕" w:hint="eastAsia"/>
        </w:rPr>
        <w:t>이 저해되면,</w:t>
      </w:r>
      <w:r w:rsidR="007B3A86">
        <w:rPr>
          <w:rFonts w:ascii="맑은 고딕" w:eastAsia="맑은 고딕" w:hAnsi="맑은 고딕"/>
        </w:rPr>
        <w:t xml:space="preserve"> </w:t>
      </w:r>
      <w:proofErr w:type="spellStart"/>
      <w:r w:rsidR="00745ECA">
        <w:rPr>
          <w:rFonts w:ascii="맑은 고딕" w:eastAsia="맑은 고딕" w:hAnsi="맑은 고딕" w:hint="eastAsia"/>
        </w:rPr>
        <w:t>담즙배설</w:t>
      </w:r>
      <w:r w:rsidR="00E14EEE">
        <w:rPr>
          <w:rFonts w:ascii="맑은 고딕" w:eastAsia="맑은 고딕" w:hAnsi="맑은 고딕" w:hint="eastAsia"/>
        </w:rPr>
        <w:t>이</w:t>
      </w:r>
      <w:proofErr w:type="spellEnd"/>
      <w:r w:rsidR="00E14EEE">
        <w:rPr>
          <w:rFonts w:ascii="맑은 고딕" w:eastAsia="맑은 고딕" w:hAnsi="맑은 고딕" w:hint="eastAsia"/>
        </w:rPr>
        <w:t xml:space="preserve"> 원활하지 않으며,</w:t>
      </w:r>
      <w:r w:rsidR="00E14EEE">
        <w:rPr>
          <w:rFonts w:ascii="맑은 고딕" w:eastAsia="맑은 고딕" w:hAnsi="맑은 고딕"/>
        </w:rPr>
        <w:t xml:space="preserve"> </w:t>
      </w:r>
      <w:del w:id="60" w:author="Bae Soo Hyeon" w:date="2022-08-17T17:23:00Z">
        <w:r w:rsidR="00E14EEE" w:rsidDel="00827A94">
          <w:rPr>
            <w:rFonts w:ascii="맑은 고딕" w:eastAsia="맑은 고딕" w:hAnsi="맑은 고딕" w:hint="eastAsia"/>
          </w:rPr>
          <w:delText>bilirubin</w:delText>
        </w:r>
      </w:del>
      <w:proofErr w:type="spellStart"/>
      <w:ins w:id="61" w:author="Bae Soo Hyeon" w:date="2022-08-17T17:23:00Z">
        <w:r w:rsidR="00827A94">
          <w:rPr>
            <w:rFonts w:ascii="맑은 고딕" w:eastAsia="맑은 고딕" w:hAnsi="맑은 고딕" w:hint="eastAsia"/>
          </w:rPr>
          <w:t>빌리루빈</w:t>
        </w:r>
      </w:ins>
      <w:r w:rsidR="00E14EEE">
        <w:rPr>
          <w:rFonts w:ascii="맑은 고딕" w:eastAsia="맑은 고딕" w:hAnsi="맑은 고딕" w:hint="eastAsia"/>
        </w:rPr>
        <w:t>의</w:t>
      </w:r>
      <w:proofErr w:type="spellEnd"/>
      <w:r w:rsidR="00E14EEE">
        <w:rPr>
          <w:rFonts w:ascii="맑은 고딕" w:eastAsia="맑은 고딕" w:hAnsi="맑은 고딕" w:hint="eastAsia"/>
        </w:rPr>
        <w:t xml:space="preserve"> </w:t>
      </w:r>
      <w:r w:rsidR="00A624D0">
        <w:rPr>
          <w:rFonts w:ascii="맑은 고딕" w:eastAsia="맑은 고딕" w:hAnsi="맑은 고딕" w:hint="eastAsia"/>
        </w:rPr>
        <w:t>배설 또한 저해할 수 있어,</w:t>
      </w:r>
      <w:r w:rsidR="00A624D0">
        <w:rPr>
          <w:rFonts w:ascii="맑은 고딕" w:eastAsia="맑은 고딕" w:hAnsi="맑은 고딕"/>
        </w:rPr>
        <w:t xml:space="preserve"> </w:t>
      </w:r>
      <w:r w:rsidR="00A624D0">
        <w:rPr>
          <w:rFonts w:ascii="맑은 고딕" w:eastAsia="맑은 고딕" w:hAnsi="맑은 고딕" w:hint="eastAsia"/>
        </w:rPr>
        <w:t>M</w:t>
      </w:r>
      <w:r w:rsidR="00A624D0">
        <w:rPr>
          <w:rFonts w:ascii="맑은 고딕" w:eastAsia="맑은 고딕" w:hAnsi="맑은 고딕"/>
        </w:rPr>
        <w:t xml:space="preserve">RP2 </w:t>
      </w:r>
      <w:r w:rsidR="00A624D0">
        <w:rPr>
          <w:rFonts w:ascii="맑은 고딕" w:eastAsia="맑은 고딕" w:hAnsi="맑은 고딕" w:hint="eastAsia"/>
        </w:rPr>
        <w:t>저해와 마찬가지로</w:t>
      </w:r>
      <w:r w:rsidR="00A624D0">
        <w:rPr>
          <w:rFonts w:ascii="맑은 고딕" w:eastAsia="맑은 고딕" w:hAnsi="맑은 고딕"/>
        </w:rPr>
        <w:t xml:space="preserve"> </w:t>
      </w:r>
      <w:del w:id="62" w:author="Bae Soo Hyeon" w:date="2022-08-17T17:23:00Z">
        <w:r w:rsidR="00A624D0" w:rsidDel="00827A94">
          <w:rPr>
            <w:rFonts w:ascii="맑은 고딕" w:eastAsia="맑은 고딕" w:hAnsi="맑은 고딕" w:hint="eastAsia"/>
          </w:rPr>
          <w:delText>hyperbiliru</w:delText>
        </w:r>
        <w:r w:rsidR="003718F5" w:rsidDel="00827A94">
          <w:rPr>
            <w:rFonts w:ascii="맑은 고딕" w:eastAsia="맑은 고딕" w:hAnsi="맑은 고딕" w:hint="eastAsia"/>
          </w:rPr>
          <w:delText>binemia</w:delText>
        </w:r>
      </w:del>
      <w:proofErr w:type="spellStart"/>
      <w:ins w:id="63" w:author="Bae Soo Hyeon" w:date="2022-08-17T17:23:00Z">
        <w:r w:rsidR="00827A94">
          <w:rPr>
            <w:rFonts w:ascii="맑은 고딕" w:eastAsia="맑은 고딕" w:hAnsi="맑은 고딕" w:hint="eastAsia"/>
          </w:rPr>
          <w:t>고빌리루빈혈증이</w:t>
        </w:r>
      </w:ins>
      <w:proofErr w:type="spellEnd"/>
      <w:del w:id="64" w:author="Bae Soo Hyeon" w:date="2022-08-17T17:23:00Z">
        <w:r w:rsidR="003718F5" w:rsidDel="00827A94">
          <w:rPr>
            <w:rFonts w:ascii="맑은 고딕" w:eastAsia="맑은 고딕" w:hAnsi="맑은 고딕" w:hint="eastAsia"/>
          </w:rPr>
          <w:delText>가</w:delText>
        </w:r>
      </w:del>
      <w:r w:rsidR="003718F5">
        <w:rPr>
          <w:rFonts w:ascii="맑은 고딕" w:eastAsia="맑은 고딕" w:hAnsi="맑은 고딕" w:hint="eastAsia"/>
        </w:rPr>
        <w:t xml:space="preserve"> 나타날 수 있으며,</w:t>
      </w:r>
      <w:r w:rsidR="003718F5">
        <w:rPr>
          <w:rFonts w:ascii="맑은 고딕" w:eastAsia="맑은 고딕" w:hAnsi="맑은 고딕"/>
        </w:rPr>
        <w:t xml:space="preserve"> </w:t>
      </w:r>
      <w:r w:rsidR="003718F5">
        <w:rPr>
          <w:rFonts w:ascii="맑은 고딕" w:eastAsia="맑은 고딕" w:hAnsi="맑은 고딕" w:hint="eastAsia"/>
        </w:rPr>
        <w:t>c</w:t>
      </w:r>
      <w:r w:rsidR="003718F5">
        <w:rPr>
          <w:rFonts w:ascii="맑은 고딕" w:eastAsia="맑은 고딕" w:hAnsi="맑은 고딕"/>
        </w:rPr>
        <w:t>holestatic liver disease</w:t>
      </w:r>
      <w:r w:rsidR="003718F5">
        <w:rPr>
          <w:rFonts w:ascii="맑은 고딕" w:eastAsia="맑은 고딕" w:hAnsi="맑은 고딕" w:hint="eastAsia"/>
        </w:rPr>
        <w:t>등 과</w:t>
      </w:r>
      <w:r w:rsidR="003718F5">
        <w:rPr>
          <w:rFonts w:ascii="맑은 고딕" w:eastAsia="맑은 고딕" w:hAnsi="맑은 고딕"/>
        </w:rPr>
        <w:t xml:space="preserve"> </w:t>
      </w:r>
      <w:r w:rsidR="003718F5">
        <w:rPr>
          <w:rFonts w:ascii="맑은 고딕" w:eastAsia="맑은 고딕" w:hAnsi="맑은 고딕" w:hint="eastAsia"/>
        </w:rPr>
        <w:t>같이,</w:t>
      </w:r>
      <w:r w:rsidR="003718F5">
        <w:rPr>
          <w:rFonts w:ascii="맑은 고딕" w:eastAsia="맑은 고딕" w:hAnsi="맑은 고딕"/>
        </w:rPr>
        <w:t xml:space="preserve"> drug-induced liver injury (DILI)</w:t>
      </w:r>
      <w:r w:rsidR="003718F5">
        <w:rPr>
          <w:rFonts w:ascii="맑은 고딕" w:eastAsia="맑은 고딕" w:hAnsi="맑은 고딕" w:hint="eastAsia"/>
        </w:rPr>
        <w:t>를 일으킬 수 있다.</w:t>
      </w:r>
      <w:r w:rsidR="003718F5">
        <w:rPr>
          <w:rFonts w:ascii="맑은 고딕" w:eastAsia="맑은 고딕" w:hAnsi="맑은 고딕"/>
        </w:rPr>
        <w:t xml:space="preserve"> </w:t>
      </w:r>
      <w:r w:rsidR="000C167E">
        <w:rPr>
          <w:rFonts w:ascii="맑은 고딕" w:eastAsia="맑은 고딕" w:hAnsi="맑은 고딕" w:hint="eastAsia"/>
        </w:rPr>
        <w:t>이러한 이유로,</w:t>
      </w:r>
      <w:r w:rsidR="000C167E">
        <w:rPr>
          <w:rFonts w:ascii="맑은 고딕" w:eastAsia="맑은 고딕" w:hAnsi="맑은 고딕"/>
        </w:rPr>
        <w:t xml:space="preserve"> </w:t>
      </w:r>
      <w:r w:rsidR="000C167E">
        <w:rPr>
          <w:rFonts w:ascii="맑은 고딕" w:eastAsia="맑은 고딕" w:hAnsi="맑은 고딕" w:hint="eastAsia"/>
        </w:rPr>
        <w:t>E</w:t>
      </w:r>
      <w:r w:rsidR="000C167E">
        <w:rPr>
          <w:rFonts w:ascii="맑은 고딕" w:eastAsia="맑은 고딕" w:hAnsi="맑은 고딕"/>
        </w:rPr>
        <w:t>uropean Med</w:t>
      </w:r>
      <w:r w:rsidR="003E6BC1">
        <w:rPr>
          <w:rFonts w:ascii="맑은 고딕" w:eastAsia="맑은 고딕" w:hAnsi="맑은 고딕"/>
        </w:rPr>
        <w:t>icine Agency (EMA)</w:t>
      </w:r>
      <w:r w:rsidR="00572815">
        <w:rPr>
          <w:rFonts w:ascii="맑은 고딕" w:eastAsia="맑은 고딕" w:hAnsi="맑은 고딕"/>
        </w:rPr>
        <w:t xml:space="preserve"> </w:t>
      </w:r>
      <w:r w:rsidR="00572815">
        <w:rPr>
          <w:rFonts w:ascii="맑은 고딕" w:eastAsia="맑은 고딕" w:hAnsi="맑은 고딕" w:hint="eastAsia"/>
        </w:rPr>
        <w:t xml:space="preserve">및 </w:t>
      </w:r>
      <w:r w:rsidR="008C41B4">
        <w:rPr>
          <w:rFonts w:ascii="맑은 고딕" w:eastAsia="맑은 고딕" w:hAnsi="맑은 고딕" w:hint="eastAsia"/>
        </w:rPr>
        <w:t xml:space="preserve">국제 </w:t>
      </w:r>
      <w:r w:rsidR="00572815">
        <w:rPr>
          <w:rFonts w:ascii="맑은 고딕" w:eastAsia="맑은 고딕" w:hAnsi="맑은 고딕" w:hint="eastAsia"/>
        </w:rPr>
        <w:t>T</w:t>
      </w:r>
      <w:r w:rsidR="00572815">
        <w:rPr>
          <w:rFonts w:ascii="맑은 고딕" w:eastAsia="맑은 고딕" w:hAnsi="맑은 고딕"/>
        </w:rPr>
        <w:t>ransport Co</w:t>
      </w:r>
      <w:r w:rsidR="008C41B4">
        <w:rPr>
          <w:rFonts w:ascii="맑은 고딕" w:eastAsia="맑은 고딕" w:hAnsi="맑은 고딕"/>
        </w:rPr>
        <w:t>nsortium</w:t>
      </w:r>
      <w:r w:rsidR="008C41B4">
        <w:rPr>
          <w:rFonts w:ascii="맑은 고딕" w:eastAsia="맑은 고딕" w:hAnsi="맑은 고딕" w:hint="eastAsia"/>
        </w:rPr>
        <w:t xml:space="preserve">에서 </w:t>
      </w:r>
      <w:r w:rsidR="003E6BC1">
        <w:rPr>
          <w:rFonts w:ascii="맑은 고딕" w:eastAsia="맑은 고딕" w:hAnsi="맑은 고딕" w:hint="eastAsia"/>
        </w:rPr>
        <w:t xml:space="preserve">신약후보물질에 대한 </w:t>
      </w:r>
      <w:r w:rsidR="003E6BC1">
        <w:rPr>
          <w:rFonts w:ascii="맑은 고딕" w:eastAsia="맑은 고딕" w:hAnsi="맑은 고딕"/>
        </w:rPr>
        <w:t xml:space="preserve">in vitro </w:t>
      </w:r>
      <w:r w:rsidR="003E6BC1">
        <w:rPr>
          <w:rFonts w:ascii="맑은 고딕" w:eastAsia="맑은 고딕" w:hAnsi="맑은 고딕" w:hint="eastAsia"/>
        </w:rPr>
        <w:t>B</w:t>
      </w:r>
      <w:r w:rsidR="003E6BC1">
        <w:rPr>
          <w:rFonts w:ascii="맑은 고딕" w:eastAsia="맑은 고딕" w:hAnsi="맑은 고딕"/>
        </w:rPr>
        <w:t xml:space="preserve">SEP </w:t>
      </w:r>
      <w:del w:id="65" w:author="Bae Soo Hyeon" w:date="2022-08-17T17:23:00Z">
        <w:r w:rsidR="003E6BC1" w:rsidDel="00BB4FFC">
          <w:rPr>
            <w:rFonts w:ascii="맑은 고딕" w:eastAsia="맑은 고딕" w:hAnsi="맑은 고딕" w:hint="eastAsia"/>
          </w:rPr>
          <w:delText>i</w:delText>
        </w:r>
        <w:r w:rsidR="003E6BC1" w:rsidDel="00BB4FFC">
          <w:rPr>
            <w:rFonts w:ascii="맑은 고딕" w:eastAsia="맑은 고딕" w:hAnsi="맑은 고딕"/>
          </w:rPr>
          <w:delText>nhibition</w:delText>
        </w:r>
      </w:del>
      <w:ins w:id="66" w:author="Bae Soo Hyeon" w:date="2022-08-17T17:23:00Z">
        <w:r w:rsidR="00BB4FFC">
          <w:rPr>
            <w:rFonts w:ascii="맑은 고딕" w:eastAsia="맑은 고딕" w:hAnsi="맑은 고딕" w:hint="eastAsia"/>
          </w:rPr>
          <w:t>저해능</w:t>
        </w:r>
      </w:ins>
      <w:r w:rsidR="003E6BC1">
        <w:rPr>
          <w:rFonts w:ascii="맑은 고딕" w:eastAsia="맑은 고딕" w:hAnsi="맑은 고딕"/>
        </w:rPr>
        <w:t xml:space="preserve"> </w:t>
      </w:r>
      <w:r w:rsidR="003E6BC1">
        <w:rPr>
          <w:rFonts w:ascii="맑은 고딕" w:eastAsia="맑은 고딕" w:hAnsi="맑은 고딕" w:hint="eastAsia"/>
        </w:rPr>
        <w:t>연구를 권고하고 있다</w:t>
      </w:r>
      <w:r w:rsidR="00C63EB5">
        <w:rPr>
          <w:rFonts w:ascii="맑은 고딕" w:eastAsia="맑은 고딕" w:hAnsi="맑은 고딕"/>
        </w:rPr>
        <w:fldChar w:fldCharType="begin">
          <w:fldData xml:space="preserve">PEVuZE5vdGU+PENpdGU+PEF1dGhvcj5FTUE8L0F1dGhvcj48WWVhcj4yMDEyPC9ZZWFyPjxSZWNO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</w:fldData>
        </w:fldChar>
      </w:r>
      <w:r w:rsidR="00E47E89">
        <w:rPr>
          <w:rFonts w:ascii="맑은 고딕" w:eastAsia="맑은 고딕" w:hAnsi="맑은 고딕"/>
        </w:rPr>
        <w:instrText xml:space="preserve"> ADDIN EN.CITE </w:instrText>
      </w:r>
      <w:r w:rsidR="00E47E89">
        <w:rPr>
          <w:rFonts w:ascii="맑은 고딕" w:eastAsia="맑은 고딕" w:hAnsi="맑은 고딕"/>
        </w:rPr>
        <w:fldChar w:fldCharType="begin">
          <w:fldData xml:space="preserve">PEVuZE5vdGU+PENpdGU+PEF1dGhvcj5FTUE8L0F1dGhvcj48WWVhcj4yMDEyPC9ZZWFyPjxSZWNO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</w:fldData>
        </w:fldChar>
      </w:r>
      <w:r w:rsidR="00E47E89">
        <w:rPr>
          <w:rFonts w:ascii="맑은 고딕" w:eastAsia="맑은 고딕" w:hAnsi="맑은 고딕"/>
        </w:rPr>
        <w:instrText xml:space="preserve"> ADDIN EN.CITE.DATA </w:instrText>
      </w:r>
      <w:r w:rsidR="00E47E89">
        <w:rPr>
          <w:rFonts w:ascii="맑은 고딕" w:eastAsia="맑은 고딕" w:hAnsi="맑은 고딕"/>
        </w:rPr>
      </w:r>
      <w:r w:rsidR="00E47E89">
        <w:rPr>
          <w:rFonts w:ascii="맑은 고딕" w:eastAsia="맑은 고딕" w:hAnsi="맑은 고딕"/>
        </w:rPr>
        <w:fldChar w:fldCharType="end"/>
      </w:r>
      <w:r w:rsidR="00C63EB5">
        <w:rPr>
          <w:rFonts w:ascii="맑은 고딕" w:eastAsia="맑은 고딕" w:hAnsi="맑은 고딕"/>
        </w:rPr>
      </w:r>
      <w:r w:rsidR="00C63EB5">
        <w:rPr>
          <w:rFonts w:ascii="맑은 고딕" w:eastAsia="맑은 고딕" w:hAnsi="맑은 고딕"/>
        </w:rPr>
        <w:fldChar w:fldCharType="separate"/>
      </w:r>
      <w:r w:rsidR="00E47E89">
        <w:rPr>
          <w:rFonts w:ascii="맑은 고딕" w:eastAsia="맑은 고딕" w:hAnsi="맑은 고딕"/>
          <w:noProof/>
        </w:rPr>
        <w:t>(EMA 2012; Kenna 2020; Zamek</w:t>
      </w:r>
      <w:r w:rsidR="00E47E89">
        <w:rPr>
          <w:rFonts w:ascii="Cambria Math" w:eastAsia="맑은 고딕" w:hAnsi="Cambria Math" w:cs="Cambria Math"/>
          <w:noProof/>
        </w:rPr>
        <w:t>‐</w:t>
      </w:r>
      <w:r w:rsidR="00E47E89">
        <w:rPr>
          <w:rFonts w:ascii="맑은 고딕" w:eastAsia="맑은 고딕" w:hAnsi="맑은 고딕"/>
          <w:noProof/>
        </w:rPr>
        <w:t>Gliszczynski et al. 2018)</w:t>
      </w:r>
      <w:r w:rsidR="00C63EB5">
        <w:rPr>
          <w:rFonts w:ascii="맑은 고딕" w:eastAsia="맑은 고딕" w:hAnsi="맑은 고딕"/>
        </w:rPr>
        <w:fldChar w:fldCharType="end"/>
      </w:r>
      <w:r w:rsidR="001E2595">
        <w:rPr>
          <w:rFonts w:ascii="맑은 고딕" w:eastAsia="맑은 고딕" w:hAnsi="맑은 고딕"/>
        </w:rPr>
        <w:t>.</w:t>
      </w:r>
    </w:p>
    <w:p w14:paraId="0BB93225" w14:textId="77777777" w:rsidR="00096629" w:rsidRDefault="00096629" w:rsidP="00402219">
      <w:pPr>
        <w:rPr>
          <w:rFonts w:ascii="맑은 고딕" w:eastAsia="맑은 고딕" w:hAnsi="맑은 고딕"/>
        </w:rPr>
      </w:pPr>
    </w:p>
    <w:p w14:paraId="6841386E" w14:textId="18C40690" w:rsidR="00E4688A" w:rsidRDefault="00CF6922" w:rsidP="00E4688A">
      <w:pPr>
        <w:pStyle w:val="a5"/>
        <w:numPr>
          <w:ilvl w:val="2"/>
          <w:numId w:val="21"/>
        </w:numPr>
        <w:ind w:leftChars="0"/>
        <w:rPr>
          <w:rFonts w:ascii="맑은 고딕" w:eastAsia="맑은 고딕" w:hAnsi="맑은 고딕"/>
        </w:rPr>
      </w:pPr>
      <w:r>
        <w:rPr>
          <w:rFonts w:ascii="맑은 고딕" w:eastAsia="맑은 고딕" w:hAnsi="맑은 고딕" w:hint="eastAsia"/>
        </w:rPr>
        <w:t>M</w:t>
      </w:r>
      <w:r>
        <w:rPr>
          <w:rFonts w:ascii="맑은 고딕" w:eastAsia="맑은 고딕" w:hAnsi="맑은 고딕"/>
        </w:rPr>
        <w:t>ATEs</w:t>
      </w:r>
    </w:p>
    <w:p w14:paraId="44397451" w14:textId="484B1C71" w:rsidR="00555A66" w:rsidRDefault="0051367D" w:rsidP="00266957">
      <w:pPr>
        <w:rPr>
          <w:rFonts w:ascii="맑은 고딕" w:eastAsia="맑은 고딕" w:hAnsi="맑은 고딕"/>
        </w:rPr>
      </w:pPr>
      <w:r>
        <w:rPr>
          <w:rFonts w:ascii="맑은 고딕" w:eastAsia="맑은 고딕" w:hAnsi="맑은 고딕"/>
        </w:rPr>
        <w:t xml:space="preserve">Multidrug and toxin extrusion </w:t>
      </w:r>
      <w:r>
        <w:rPr>
          <w:rFonts w:ascii="맑은 고딕" w:eastAsia="맑은 고딕" w:hAnsi="맑은 고딕" w:hint="eastAsia"/>
        </w:rPr>
        <w:t>(</w:t>
      </w:r>
      <w:r>
        <w:rPr>
          <w:rFonts w:ascii="맑은 고딕" w:eastAsia="맑은 고딕" w:hAnsi="맑은 고딕"/>
        </w:rPr>
        <w:t xml:space="preserve">MATE) </w:t>
      </w:r>
      <w:r>
        <w:rPr>
          <w:rFonts w:ascii="맑은 고딕" w:eastAsia="맑은 고딕" w:hAnsi="맑은 고딕" w:hint="eastAsia"/>
        </w:rPr>
        <w:t xml:space="preserve">수송체는 </w:t>
      </w:r>
      <w:r w:rsidR="00AD49DF">
        <w:rPr>
          <w:rFonts w:ascii="맑은 고딕" w:eastAsia="맑은 고딕" w:hAnsi="맑은 고딕" w:hint="eastAsia"/>
        </w:rPr>
        <w:t xml:space="preserve">주로 간의 </w:t>
      </w:r>
      <w:r w:rsidR="00D630A5">
        <w:rPr>
          <w:rFonts w:ascii="맑은 고딕" w:eastAsia="맑은 고딕" w:hAnsi="맑은 고딕"/>
        </w:rPr>
        <w:t>canalicular membrane</w:t>
      </w:r>
      <w:r w:rsidR="00273DD0">
        <w:rPr>
          <w:rFonts w:ascii="맑은 고딕" w:eastAsia="맑은 고딕" w:hAnsi="맑은 고딕"/>
        </w:rPr>
        <w:t xml:space="preserve"> (</w:t>
      </w:r>
      <w:r w:rsidR="00273DD0">
        <w:rPr>
          <w:rFonts w:ascii="맑은 고딕" w:eastAsia="맑은 고딕" w:hAnsi="맑은 고딕" w:hint="eastAsia"/>
        </w:rPr>
        <w:t>M</w:t>
      </w:r>
      <w:r w:rsidR="00273DD0">
        <w:rPr>
          <w:rFonts w:ascii="맑은 고딕" w:eastAsia="맑은 고딕" w:hAnsi="맑은 고딕"/>
        </w:rPr>
        <w:t>ATE1)</w:t>
      </w:r>
      <w:r w:rsidR="00D630A5">
        <w:rPr>
          <w:rFonts w:ascii="맑은 고딕" w:eastAsia="맑은 고딕" w:hAnsi="맑은 고딕" w:hint="eastAsia"/>
        </w:rPr>
        <w:t>과 신장</w:t>
      </w:r>
      <w:r w:rsidR="00D75A6D">
        <w:rPr>
          <w:rFonts w:ascii="맑은 고딕" w:eastAsia="맑은 고딕" w:hAnsi="맑은 고딕" w:hint="eastAsia"/>
        </w:rPr>
        <w:t xml:space="preserve"> </w:t>
      </w:r>
      <w:r w:rsidR="00D75A6D">
        <w:rPr>
          <w:rFonts w:ascii="맑은 고딕" w:eastAsia="맑은 고딕" w:hAnsi="맑은 고딕"/>
        </w:rPr>
        <w:t>proximal tubule cells</w:t>
      </w:r>
      <w:r w:rsidR="00D75A6D">
        <w:rPr>
          <w:rFonts w:ascii="맑은 고딕" w:eastAsia="맑은 고딕" w:hAnsi="맑은 고딕" w:hint="eastAsia"/>
        </w:rPr>
        <w:t xml:space="preserve">의 </w:t>
      </w:r>
      <w:r w:rsidR="00D630A5">
        <w:rPr>
          <w:rFonts w:ascii="맑은 고딕" w:eastAsia="맑은 고딕" w:hAnsi="맑은 고딕"/>
        </w:rPr>
        <w:t>brush-border membrane</w:t>
      </w:r>
      <w:r w:rsidR="00273DD0">
        <w:rPr>
          <w:rFonts w:ascii="맑은 고딕" w:eastAsia="맑은 고딕" w:hAnsi="맑은 고딕"/>
        </w:rPr>
        <w:t xml:space="preserve"> (MATE1, MATE2-K)</w:t>
      </w:r>
      <w:r w:rsidR="00B741EF">
        <w:rPr>
          <w:rFonts w:ascii="맑은 고딕" w:eastAsia="맑은 고딕" w:hAnsi="맑은 고딕" w:hint="eastAsia"/>
        </w:rPr>
        <w:t>에 존재</w:t>
      </w:r>
      <w:r w:rsidR="00555A66">
        <w:rPr>
          <w:rFonts w:ascii="맑은 고딕" w:eastAsia="맑은 고딕" w:hAnsi="맑은 고딕" w:hint="eastAsia"/>
        </w:rPr>
        <w:t>하는 e</w:t>
      </w:r>
      <w:r w:rsidR="00555A66">
        <w:rPr>
          <w:rFonts w:ascii="맑은 고딕" w:eastAsia="맑은 고딕" w:hAnsi="맑은 고딕"/>
        </w:rPr>
        <w:t xml:space="preserve">fflux </w:t>
      </w:r>
      <w:proofErr w:type="spellStart"/>
      <w:r w:rsidR="00555A66">
        <w:rPr>
          <w:rFonts w:ascii="맑은 고딕" w:eastAsia="맑은 고딕" w:hAnsi="맑은 고딕" w:hint="eastAsia"/>
        </w:rPr>
        <w:t>수송체이다</w:t>
      </w:r>
      <w:proofErr w:type="spellEnd"/>
      <w:r w:rsidR="00DF72F9">
        <w:rPr>
          <w:rFonts w:ascii="맑은 고딕" w:eastAsia="맑은 고딕" w:hAnsi="맑은 고딕" w:hint="eastAsia"/>
        </w:rPr>
        <w:t xml:space="preserve"> </w:t>
      </w:r>
      <w:r w:rsidR="00DF72F9">
        <w:rPr>
          <w:rFonts w:ascii="맑은 고딕" w:eastAsia="맑은 고딕" w:hAnsi="맑은 고딕"/>
        </w:rPr>
        <w:t>(</w:t>
      </w:r>
      <w:r w:rsidR="00DF72F9">
        <w:rPr>
          <w:rFonts w:ascii="맑은 고딕" w:eastAsia="맑은 고딕" w:hAnsi="맑은 고딕" w:hint="eastAsia"/>
        </w:rPr>
        <w:t xml:space="preserve">그림 </w:t>
      </w:r>
      <w:r w:rsidR="00DF72F9">
        <w:rPr>
          <w:rFonts w:ascii="맑은 고딕" w:eastAsia="맑은 고딕" w:hAnsi="맑은 고딕"/>
        </w:rPr>
        <w:t>7-4)</w:t>
      </w:r>
      <w:r w:rsidR="00555A66">
        <w:rPr>
          <w:rFonts w:ascii="맑은 고딕" w:eastAsia="맑은 고딕" w:hAnsi="맑은 고딕" w:hint="eastAsia"/>
        </w:rPr>
        <w:t>.</w:t>
      </w:r>
      <w:r w:rsidR="004D4D09">
        <w:rPr>
          <w:rFonts w:ascii="맑은 고딕" w:eastAsia="맑은 고딕" w:hAnsi="맑은 고딕"/>
        </w:rPr>
        <w:t xml:space="preserve"> </w:t>
      </w:r>
      <w:r w:rsidR="00273DD0">
        <w:rPr>
          <w:rFonts w:ascii="맑은 고딕" w:eastAsia="맑은 고딕" w:hAnsi="맑은 고딕" w:hint="eastAsia"/>
        </w:rPr>
        <w:t xml:space="preserve">주로 </w:t>
      </w:r>
      <w:r w:rsidR="00273DD0">
        <w:rPr>
          <w:rFonts w:ascii="맑은 고딕" w:eastAsia="맑은 고딕" w:hAnsi="맑은 고딕"/>
        </w:rPr>
        <w:t>cationic</w:t>
      </w:r>
      <w:r w:rsidR="00D55D29">
        <w:rPr>
          <w:rFonts w:ascii="맑은 고딕" w:eastAsia="맑은 고딕" w:hAnsi="맑은 고딕"/>
        </w:rPr>
        <w:t xml:space="preserve"> </w:t>
      </w:r>
      <w:r w:rsidR="00D55D29">
        <w:rPr>
          <w:rFonts w:ascii="맑은 고딕" w:eastAsia="맑은 고딕" w:hAnsi="맑은 고딕" w:hint="eastAsia"/>
        </w:rPr>
        <w:t>이온이나</w:t>
      </w:r>
      <w:r w:rsidR="00D55D29">
        <w:rPr>
          <w:rFonts w:ascii="맑은 고딕" w:eastAsia="맑은 고딕" w:hAnsi="맑은 고딕"/>
        </w:rPr>
        <w:t xml:space="preserve"> </w:t>
      </w:r>
      <w:proofErr w:type="spellStart"/>
      <w:r w:rsidR="00D55D29">
        <w:rPr>
          <w:rFonts w:ascii="맑은 고딕" w:eastAsia="맑은 고딕" w:hAnsi="맑은 고딕"/>
        </w:rPr>
        <w:t>zwitter</w:t>
      </w:r>
      <w:proofErr w:type="spellEnd"/>
      <w:r w:rsidR="00D55D29">
        <w:rPr>
          <w:rFonts w:ascii="맑은 고딕" w:eastAsia="맑은 고딕" w:hAnsi="맑은 고딕"/>
        </w:rPr>
        <w:t xml:space="preserve"> </w:t>
      </w:r>
      <w:r w:rsidR="00D55D29">
        <w:rPr>
          <w:rFonts w:ascii="맑은 고딕" w:eastAsia="맑은 고딕" w:hAnsi="맑은 고딕" w:hint="eastAsia"/>
        </w:rPr>
        <w:t>이온 물질</w:t>
      </w:r>
      <w:r w:rsidR="000F3419">
        <w:rPr>
          <w:rFonts w:ascii="맑은 고딕" w:eastAsia="맑은 고딕" w:hAnsi="맑은 고딕" w:hint="eastAsia"/>
        </w:rPr>
        <w:t xml:space="preserve">을 </w:t>
      </w:r>
      <w:proofErr w:type="spellStart"/>
      <w:r w:rsidR="000F3419">
        <w:rPr>
          <w:rFonts w:ascii="맑은 고딕" w:eastAsia="맑은 고딕" w:hAnsi="맑은 고딕" w:hint="eastAsia"/>
        </w:rPr>
        <w:t>수송시키며</w:t>
      </w:r>
      <w:proofErr w:type="spellEnd"/>
      <w:r w:rsidR="000F3419">
        <w:rPr>
          <w:rFonts w:ascii="맑은 고딕" w:eastAsia="맑은 고딕" w:hAnsi="맑은 고딕" w:hint="eastAsia"/>
        </w:rPr>
        <w:t>,</w:t>
      </w:r>
      <w:r w:rsidR="000F3419">
        <w:rPr>
          <w:rFonts w:ascii="맑은 고딕" w:eastAsia="맑은 고딕" w:hAnsi="맑은 고딕"/>
        </w:rPr>
        <w:t xml:space="preserve"> </w:t>
      </w:r>
      <w:r w:rsidR="000F3419">
        <w:rPr>
          <w:rFonts w:ascii="맑은 고딕" w:eastAsia="맑은 고딕" w:hAnsi="맑은 고딕" w:hint="eastAsia"/>
        </w:rPr>
        <w:t xml:space="preserve">신장에서 약물을 </w:t>
      </w:r>
      <w:proofErr w:type="spellStart"/>
      <w:r w:rsidR="000F3419">
        <w:rPr>
          <w:rFonts w:ascii="맑은 고딕" w:eastAsia="맑은 고딕" w:hAnsi="맑은 고딕" w:hint="eastAsia"/>
        </w:rPr>
        <w:t>배설시키는</w:t>
      </w:r>
      <w:proofErr w:type="spellEnd"/>
      <w:r w:rsidR="000F3419">
        <w:rPr>
          <w:rFonts w:ascii="맑은 고딕" w:eastAsia="맑은 고딕" w:hAnsi="맑은 고딕" w:hint="eastAsia"/>
        </w:rPr>
        <w:t xml:space="preserve"> </w:t>
      </w:r>
      <w:r w:rsidR="0037531F">
        <w:rPr>
          <w:rFonts w:ascii="맑은 고딕" w:eastAsia="맑은 고딕" w:hAnsi="맑은 고딕" w:hint="eastAsia"/>
        </w:rPr>
        <w:t>역할을 한다.</w:t>
      </w:r>
    </w:p>
    <w:p w14:paraId="6FDB4337" w14:textId="77777777" w:rsidR="007B23EB" w:rsidRDefault="00382053" w:rsidP="00F86BE8">
      <w:pPr>
        <w:keepNext/>
        <w:jc w:val="center"/>
      </w:pPr>
      <w:r w:rsidRPr="00382053">
        <w:rPr>
          <w:rFonts w:ascii="맑은 고딕" w:eastAsia="맑은 고딕" w:hAnsi="맑은 고딕"/>
          <w:noProof/>
        </w:rPr>
        <w:lastRenderedPageBreak/>
        <w:drawing>
          <wp:inline distT="0" distB="0" distL="0" distR="0" wp14:anchorId="6085C3A2" wp14:editId="107B6015">
            <wp:extent cx="4806294" cy="3510280"/>
            <wp:effectExtent l="0" t="0" r="0" b="0"/>
            <wp:docPr id="1" name="그림 7">
              <a:extLst xmlns:a="http://schemas.openxmlformats.org/drawingml/2006/main">
                <a:ext uri="{FF2B5EF4-FFF2-40B4-BE49-F238E27FC236}">
                  <a16:creationId xmlns:a16="http://schemas.microsoft.com/office/drawing/2014/main" id="{0F3B2836-537E-47E7-A7E7-8FCED40E63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a:extLst>
                        <a:ext uri="{FF2B5EF4-FFF2-40B4-BE49-F238E27FC236}">
                          <a16:creationId xmlns:a16="http://schemas.microsoft.com/office/drawing/2014/main" id="{0F3B2836-537E-47E7-A7E7-8FCED40E63C0}"/>
                        </a:ext>
                      </a:extLst>
                    </pic:cNvPr>
                    <pic:cNvPicPr>
                      <a:picLocks noChangeAspect="1"/>
                    </pic:cNvPicPr>
                  </pic:nvPicPr>
                  <pic:blipFill>
                    <a:blip r:embed="rId16"/>
                    <a:stretch>
                      <a:fillRect/>
                    </a:stretch>
                  </pic:blipFill>
                  <pic:spPr>
                    <a:xfrm>
                      <a:off x="0" y="0"/>
                      <a:ext cx="4808431" cy="3511841"/>
                    </a:xfrm>
                    <a:prstGeom prst="rect">
                      <a:avLst/>
                    </a:prstGeom>
                  </pic:spPr>
                </pic:pic>
              </a:graphicData>
            </a:graphic>
          </wp:inline>
        </w:drawing>
      </w:r>
    </w:p>
    <w:p w14:paraId="12B7216A" w14:textId="323D9D08" w:rsidR="00382053" w:rsidRDefault="007B23EB" w:rsidP="007B23EB">
      <w:pPr>
        <w:pStyle w:val="af"/>
        <w:jc w:val="center"/>
        <w:rPr>
          <w:rFonts w:ascii="맑은 고딕" w:eastAsia="맑은 고딕" w:hAnsi="맑은 고딕"/>
        </w:rPr>
      </w:pPr>
      <w:r>
        <w:t xml:space="preserve">그림 </w:t>
      </w:r>
      <w:fldSimple w:instr=" STYLEREF 1 \s ">
        <w:r w:rsidR="001B0728">
          <w:rPr>
            <w:noProof/>
          </w:rPr>
          <w:t>7</w:t>
        </w:r>
      </w:fldSimple>
      <w:r w:rsidR="001B0728">
        <w:noBreakHyphen/>
      </w:r>
      <w:fldSimple w:instr=" SEQ 그림 \* ARABIC \s 1 ">
        <w:r w:rsidR="001B0728">
          <w:rPr>
            <w:noProof/>
          </w:rPr>
          <w:t>4</w:t>
        </w:r>
      </w:fldSimple>
      <w:r>
        <w:t xml:space="preserve">. </w:t>
      </w:r>
      <w:r>
        <w:rPr>
          <w:rFonts w:hint="eastAsia"/>
        </w:rPr>
        <w:t xml:space="preserve">신장 </w:t>
      </w:r>
      <w:r>
        <w:t>proximal tubule cell</w:t>
      </w:r>
      <w:r>
        <w:rPr>
          <w:rFonts w:hint="eastAsia"/>
        </w:rPr>
        <w:t xml:space="preserve">에 발현되어 있는 </w:t>
      </w:r>
      <w:proofErr w:type="spellStart"/>
      <w:r>
        <w:rPr>
          <w:rFonts w:hint="eastAsia"/>
        </w:rPr>
        <w:t>수송체</w:t>
      </w:r>
      <w:proofErr w:type="spellEnd"/>
    </w:p>
    <w:p w14:paraId="162F764A" w14:textId="77777777" w:rsidR="00692454" w:rsidRDefault="00692454" w:rsidP="000228AA">
      <w:pPr>
        <w:rPr>
          <w:rFonts w:ascii="맑은 고딕" w:eastAsia="맑은 고딕" w:hAnsi="맑은 고딕"/>
        </w:rPr>
      </w:pPr>
    </w:p>
    <w:p w14:paraId="7D8ECF69" w14:textId="7E19EBA1" w:rsidR="008475D6" w:rsidRPr="008475D6" w:rsidRDefault="00F72665" w:rsidP="008475D6">
      <w:pPr>
        <w:pStyle w:val="a5"/>
        <w:numPr>
          <w:ilvl w:val="1"/>
          <w:numId w:val="21"/>
        </w:numPr>
        <w:ind w:leftChars="0" w:left="0" w:firstLine="0"/>
        <w:rPr>
          <w:rFonts w:ascii="맑은 고딕" w:eastAsia="맑은 고딕" w:hAnsi="맑은 고딕"/>
          <w:b/>
          <w:bCs/>
        </w:rPr>
      </w:pPr>
      <w:r>
        <w:rPr>
          <w:rFonts w:ascii="맑은 고딕" w:eastAsia="맑은 고딕" w:hAnsi="맑은 고딕" w:hint="eastAsia"/>
          <w:b/>
          <w:bCs/>
        </w:rPr>
        <w:t>수송체</w:t>
      </w:r>
      <w:r w:rsidR="0014532E">
        <w:rPr>
          <w:rFonts w:ascii="맑은 고딕" w:eastAsia="맑은 고딕" w:hAnsi="맑은 고딕" w:hint="eastAsia"/>
          <w:b/>
          <w:bCs/>
        </w:rPr>
        <w:t xml:space="preserve">를 매개한 </w:t>
      </w:r>
      <w:r w:rsidR="00C835D1">
        <w:rPr>
          <w:rFonts w:ascii="맑은 고딕" w:eastAsia="맑은 고딕" w:hAnsi="맑은 고딕" w:hint="eastAsia"/>
          <w:b/>
          <w:bCs/>
        </w:rPr>
        <w:t>약물의 세포 내 분포</w:t>
      </w:r>
    </w:p>
    <w:p w14:paraId="40F35F65" w14:textId="757BFD61" w:rsidR="00113ED5" w:rsidRDefault="00801F6D" w:rsidP="00113ED5">
      <w:pPr>
        <w:rPr>
          <w:rFonts w:ascii="맑은 고딕" w:eastAsia="맑은 고딕" w:hAnsi="맑은 고딕"/>
        </w:rPr>
      </w:pPr>
      <w:r>
        <w:rPr>
          <w:rFonts w:ascii="맑은 고딕" w:eastAsia="맑은 고딕" w:hAnsi="맑은 고딕"/>
        </w:rPr>
        <w:t xml:space="preserve">In vitro transporter </w:t>
      </w:r>
      <w:r>
        <w:rPr>
          <w:rFonts w:ascii="맑은 고딕" w:eastAsia="맑은 고딕" w:hAnsi="맑은 고딕" w:hint="eastAsia"/>
        </w:rPr>
        <w:t>a</w:t>
      </w:r>
      <w:r>
        <w:rPr>
          <w:rFonts w:ascii="맑은 고딕" w:eastAsia="맑은 고딕" w:hAnsi="맑은 고딕"/>
        </w:rPr>
        <w:t>ssay</w:t>
      </w:r>
      <w:r w:rsidR="00FD67C2">
        <w:rPr>
          <w:rFonts w:ascii="맑은 고딕" w:eastAsia="맑은 고딕" w:hAnsi="맑은 고딕" w:hint="eastAsia"/>
        </w:rPr>
        <w:t xml:space="preserve">를 통해 약물이 </w:t>
      </w:r>
      <w:r w:rsidR="00AC7216">
        <w:rPr>
          <w:rFonts w:ascii="맑은 고딕" w:eastAsia="맑은 고딕" w:hAnsi="맑은 고딕" w:hint="eastAsia"/>
        </w:rPr>
        <w:t>특정 수송체</w:t>
      </w:r>
      <w:r w:rsidR="000C31FC">
        <w:rPr>
          <w:rFonts w:ascii="맑은 고딕" w:eastAsia="맑은 고딕" w:hAnsi="맑은 고딕" w:hint="eastAsia"/>
        </w:rPr>
        <w:t>의</w:t>
      </w:r>
      <w:r w:rsidR="00AC7216">
        <w:rPr>
          <w:rFonts w:ascii="맑은 고딕" w:eastAsia="맑은 고딕" w:hAnsi="맑은 고딕" w:hint="eastAsia"/>
        </w:rPr>
        <w:t xml:space="preserve"> 기질</w:t>
      </w:r>
      <w:r w:rsidR="00FD67C2">
        <w:rPr>
          <w:rFonts w:ascii="맑은 고딕" w:eastAsia="맑은 고딕" w:hAnsi="맑은 고딕" w:hint="eastAsia"/>
        </w:rPr>
        <w:t>임을 확인하였더라도</w:t>
      </w:r>
      <w:r w:rsidR="00AC7216">
        <w:rPr>
          <w:rFonts w:ascii="맑은 고딕" w:eastAsia="맑은 고딕" w:hAnsi="맑은 고딕"/>
        </w:rPr>
        <w:t xml:space="preserve"> </w:t>
      </w:r>
      <w:r w:rsidR="00AC7216">
        <w:rPr>
          <w:rFonts w:ascii="맑은 고딕" w:eastAsia="맑은 고딕" w:hAnsi="맑은 고딕" w:hint="eastAsia"/>
        </w:rPr>
        <w:t>약물의 세포 투과</w:t>
      </w:r>
      <w:r w:rsidR="00A95B32">
        <w:rPr>
          <w:rFonts w:ascii="맑은 고딕" w:eastAsia="맑은 고딕" w:hAnsi="맑은 고딕" w:hint="eastAsia"/>
        </w:rPr>
        <w:t>도가 빠르면</w:t>
      </w:r>
      <w:r w:rsidR="00AC7216">
        <w:rPr>
          <w:rFonts w:ascii="맑은 고딕" w:eastAsia="맑은 고딕" w:hAnsi="맑은 고딕"/>
        </w:rPr>
        <w:t xml:space="preserve">, </w:t>
      </w:r>
      <w:r w:rsidR="002B5379">
        <w:rPr>
          <w:rFonts w:ascii="맑은 고딕" w:eastAsia="맑은 고딕" w:hAnsi="맑은 고딕" w:hint="eastAsia"/>
        </w:rPr>
        <w:t>수송체에 의한 약물의</w:t>
      </w:r>
      <w:r w:rsidR="002D3066">
        <w:rPr>
          <w:rFonts w:ascii="맑은 고딕" w:eastAsia="맑은 고딕" w:hAnsi="맑은 고딕" w:hint="eastAsia"/>
        </w:rPr>
        <w:t xml:space="preserve"> </w:t>
      </w:r>
      <w:r w:rsidR="001035C9">
        <w:rPr>
          <w:rFonts w:ascii="맑은 고딕" w:eastAsia="맑은 고딕" w:hAnsi="맑은 고딕" w:hint="eastAsia"/>
        </w:rPr>
        <w:t>세</w:t>
      </w:r>
      <w:r w:rsidR="002D3066">
        <w:rPr>
          <w:rFonts w:ascii="맑은 고딕" w:eastAsia="맑은 고딕" w:hAnsi="맑은 고딕" w:hint="eastAsia"/>
        </w:rPr>
        <w:t>포</w:t>
      </w:r>
      <w:r w:rsidR="001035C9">
        <w:rPr>
          <w:rFonts w:ascii="맑은 고딕" w:eastAsia="맑은 고딕" w:hAnsi="맑은 고딕" w:hint="eastAsia"/>
        </w:rPr>
        <w:t xml:space="preserve"> </w:t>
      </w:r>
      <w:r w:rsidR="002D3066">
        <w:rPr>
          <w:rFonts w:ascii="맑은 고딕" w:eastAsia="맑은 고딕" w:hAnsi="맑은 고딕" w:hint="eastAsia"/>
        </w:rPr>
        <w:t>내로</w:t>
      </w:r>
      <w:r w:rsidR="002B5379">
        <w:rPr>
          <w:rFonts w:ascii="맑은 고딕" w:eastAsia="맑은 고딕" w:hAnsi="맑은 고딕" w:hint="eastAsia"/>
        </w:rPr>
        <w:t xml:space="preserve"> 이동이 중요하지 않을 수 있다.</w:t>
      </w:r>
      <w:r w:rsidR="002B5379">
        <w:rPr>
          <w:rFonts w:ascii="맑은 고딕" w:eastAsia="맑은 고딕" w:hAnsi="맑은 고딕"/>
        </w:rPr>
        <w:t xml:space="preserve"> </w:t>
      </w:r>
      <w:r w:rsidR="00465FB7">
        <w:rPr>
          <w:rFonts w:ascii="맑은 고딕" w:eastAsia="맑은 고딕" w:hAnsi="맑은 고딕" w:hint="eastAsia"/>
        </w:rPr>
        <w:t>반면에,</w:t>
      </w:r>
      <w:r w:rsidR="00465FB7">
        <w:rPr>
          <w:rFonts w:ascii="맑은 고딕" w:eastAsia="맑은 고딕" w:hAnsi="맑은 고딕"/>
        </w:rPr>
        <w:t xml:space="preserve"> </w:t>
      </w:r>
      <w:r w:rsidR="00465FB7">
        <w:rPr>
          <w:rFonts w:ascii="맑은 고딕" w:eastAsia="맑은 고딕" w:hAnsi="맑은 고딕" w:hint="eastAsia"/>
        </w:rPr>
        <w:t xml:space="preserve">약물의 세포 </w:t>
      </w:r>
      <w:r w:rsidR="00A95B32">
        <w:rPr>
          <w:rFonts w:ascii="맑은 고딕" w:eastAsia="맑은 고딕" w:hAnsi="맑은 고딕" w:hint="eastAsia"/>
        </w:rPr>
        <w:t>투과도가 느리면,</w:t>
      </w:r>
      <w:r w:rsidR="00A95B32">
        <w:rPr>
          <w:rFonts w:ascii="맑은 고딕" w:eastAsia="맑은 고딕" w:hAnsi="맑은 고딕"/>
        </w:rPr>
        <w:t xml:space="preserve"> </w:t>
      </w:r>
      <w:r w:rsidR="00A95B32">
        <w:rPr>
          <w:rFonts w:ascii="맑은 고딕" w:eastAsia="맑은 고딕" w:hAnsi="맑은 고딕" w:hint="eastAsia"/>
        </w:rPr>
        <w:t xml:space="preserve">수송체에 의한 약물의 세포 내외 이동이 더 중요한 </w:t>
      </w:r>
      <w:r w:rsidR="007C540E">
        <w:rPr>
          <w:rFonts w:ascii="맑은 고딕" w:eastAsia="맑은 고딕" w:hAnsi="맑은 고딕" w:hint="eastAsia"/>
        </w:rPr>
        <w:t>요인이 될 수 있다.</w:t>
      </w:r>
      <w:r w:rsidR="00CC5903">
        <w:rPr>
          <w:rFonts w:ascii="맑은 고딕" w:eastAsia="맑은 고딕" w:hAnsi="맑은 고딕"/>
        </w:rPr>
        <w:t xml:space="preserve"> </w:t>
      </w:r>
      <w:r w:rsidR="004A5141">
        <w:rPr>
          <w:rFonts w:ascii="맑은 고딕" w:eastAsia="맑은 고딕" w:hAnsi="맑은 고딕" w:hint="eastAsia"/>
        </w:rPr>
        <w:t>약물의 대사와 배설이</w:t>
      </w:r>
      <w:r w:rsidR="004A5141">
        <w:rPr>
          <w:rFonts w:ascii="맑은 고딕" w:eastAsia="맑은 고딕" w:hAnsi="맑은 고딕"/>
        </w:rPr>
        <w:t xml:space="preserve"> </w:t>
      </w:r>
      <w:r w:rsidR="004A5141">
        <w:rPr>
          <w:rFonts w:ascii="맑은 고딕" w:eastAsia="맑은 고딕" w:hAnsi="맑은 고딕" w:hint="eastAsia"/>
        </w:rPr>
        <w:t>일어나는 간세포에서는 수송체에 의한 능동 수송이 약물의 대사 및 배설에 영향을 미칠 수 있다.</w:t>
      </w:r>
      <w:r w:rsidR="004A5141">
        <w:rPr>
          <w:rFonts w:ascii="맑은 고딕" w:eastAsia="맑은 고딕" w:hAnsi="맑은 고딕"/>
        </w:rPr>
        <w:t xml:space="preserve"> </w:t>
      </w:r>
      <w:r w:rsidR="004A5141">
        <w:rPr>
          <w:rFonts w:ascii="맑은 고딕" w:eastAsia="맑은 고딕" w:hAnsi="맑은 고딕" w:hint="eastAsia"/>
        </w:rPr>
        <w:t>간 클리어런스는 아래의 식과 같이 나타낼 수 있다.</w:t>
      </w:r>
      <w:r w:rsidR="00113ED5">
        <w:rPr>
          <w:rFonts w:ascii="맑은 고딕" w:eastAsia="맑은 고딕" w:hAnsi="맑은 고딕"/>
        </w:rPr>
        <w:t xml:space="preserve"> </w:t>
      </w:r>
      <w:r w:rsidR="00113ED5">
        <w:rPr>
          <w:rFonts w:ascii="맑은 고딕" w:eastAsia="맑은 고딕" w:hAnsi="맑은 고딕" w:hint="eastAsia"/>
        </w:rPr>
        <w:t xml:space="preserve">그림 </w:t>
      </w:r>
      <w:r w:rsidR="00113ED5">
        <w:rPr>
          <w:rFonts w:ascii="맑은 고딕" w:eastAsia="맑은 고딕" w:hAnsi="맑은 고딕"/>
        </w:rPr>
        <w:t>7-5</w:t>
      </w:r>
      <w:r w:rsidR="00113ED5">
        <w:rPr>
          <w:rFonts w:ascii="맑은 고딕" w:eastAsia="맑은 고딕" w:hAnsi="맑은 고딕" w:hint="eastAsia"/>
        </w:rPr>
        <w:t>의 경우를 통해 자세히 살펴보자</w:t>
      </w:r>
      <w:r w:rsidR="00B108B2">
        <w:rPr>
          <w:rFonts w:ascii="맑은 고딕" w:eastAsia="맑은 고딕" w:hAnsi="맑은 고딕"/>
        </w:rPr>
        <w:fldChar w:fldCharType="begin">
          <w:fldData xml:space="preserve">PEVuZE5vdGU+PENpdGU+PEF1dGhvcj5WYXJtYTwvQXV0aG9yPjxZZWFyPjIwMTU8L1llYXI+PFJl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</w:fldData>
        </w:fldChar>
      </w:r>
      <w:r w:rsidR="00B108B2">
        <w:rPr>
          <w:rFonts w:ascii="맑은 고딕" w:eastAsia="맑은 고딕" w:hAnsi="맑은 고딕"/>
        </w:rPr>
        <w:instrText xml:space="preserve"> ADDIN EN.CITE </w:instrText>
      </w:r>
      <w:r w:rsidR="00B108B2">
        <w:rPr>
          <w:rFonts w:ascii="맑은 고딕" w:eastAsia="맑은 고딕" w:hAnsi="맑은 고딕"/>
        </w:rPr>
        <w:fldChar w:fldCharType="begin">
          <w:fldData xml:space="preserve">PEVuZE5vdGU+PENpdGU+PEF1dGhvcj5WYXJtYTwvQXV0aG9yPjxZZWFyPjIwMTU8L1llYXI+PFJl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</w:fldData>
        </w:fldChar>
      </w:r>
      <w:r w:rsidR="00B108B2">
        <w:rPr>
          <w:rFonts w:ascii="맑은 고딕" w:eastAsia="맑은 고딕" w:hAnsi="맑은 고딕"/>
        </w:rPr>
        <w:instrText xml:space="preserve"> ADDIN EN.CITE.DATA </w:instrText>
      </w:r>
      <w:r w:rsidR="00B108B2">
        <w:rPr>
          <w:rFonts w:ascii="맑은 고딕" w:eastAsia="맑은 고딕" w:hAnsi="맑은 고딕"/>
        </w:rPr>
      </w:r>
      <w:r w:rsidR="00B108B2">
        <w:rPr>
          <w:rFonts w:ascii="맑은 고딕" w:eastAsia="맑은 고딕" w:hAnsi="맑은 고딕"/>
        </w:rPr>
        <w:fldChar w:fldCharType="end"/>
      </w:r>
      <w:r w:rsidR="00B108B2">
        <w:rPr>
          <w:rFonts w:ascii="맑은 고딕" w:eastAsia="맑은 고딕" w:hAnsi="맑은 고딕"/>
        </w:rPr>
      </w:r>
      <w:r w:rsidR="00B108B2">
        <w:rPr>
          <w:rFonts w:ascii="맑은 고딕" w:eastAsia="맑은 고딕" w:hAnsi="맑은 고딕"/>
        </w:rPr>
        <w:fldChar w:fldCharType="separate"/>
      </w:r>
      <w:r w:rsidR="00B108B2">
        <w:rPr>
          <w:rFonts w:ascii="맑은 고딕" w:eastAsia="맑은 고딕" w:hAnsi="맑은 고딕"/>
          <w:noProof/>
        </w:rPr>
        <w:t>(Varma et al. 2015)</w:t>
      </w:r>
      <w:r w:rsidR="00B108B2">
        <w:rPr>
          <w:rFonts w:ascii="맑은 고딕" w:eastAsia="맑은 고딕" w:hAnsi="맑은 고딕"/>
        </w:rPr>
        <w:fldChar w:fldCharType="end"/>
      </w:r>
      <w:r w:rsidR="00113ED5">
        <w:rPr>
          <w:rFonts w:ascii="맑은 고딕" w:eastAsia="맑은 고딕" w:hAnsi="맑은 고딕" w:hint="eastAsia"/>
        </w:rPr>
        <w:t>.</w:t>
      </w:r>
      <w:r w:rsidR="00113ED5">
        <w:rPr>
          <w:rFonts w:ascii="맑은 고딕" w:eastAsia="맑은 고딕" w:hAnsi="맑은 고딕"/>
        </w:rPr>
        <w:t xml:space="preserve"> </w:t>
      </w:r>
    </w:p>
    <w:p w14:paraId="5D9E4D55" w14:textId="77777777" w:rsidR="00113ED5" w:rsidRDefault="00113ED5" w:rsidP="00113ED5">
      <w:pPr>
        <w:rPr>
          <w:rFonts w:ascii="맑은 고딕" w:eastAsia="맑은 고딕" w:hAnsi="맑은 고딕"/>
        </w:rPr>
      </w:pPr>
    </w:p>
    <w:p w14:paraId="6B3FA5C3" w14:textId="058F23B7" w:rsidR="007D4719" w:rsidRPr="00113ED5" w:rsidRDefault="00000000" w:rsidP="000228AA">
      <w:pPr>
        <w:rPr>
          <w:rFonts w:ascii="맑은 고딕" w:eastAsia="맑은 고딕" w:hAnsi="맑은 고딕"/>
          <w:iCs/>
          <w:vertAlign w:val="subscript"/>
        </w:rPr>
      </w:pPr>
      <m:oMathPara>
        <m:oMath>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CL</m:t>
              </m:r>
            </m:e>
            <m:sub>
              <m:r>
                <m:rPr>
                  <m:sty m:val="p"/>
                </m:rPr>
                <w:rPr>
                  <w:rFonts w:ascii="Cambria Math" w:eastAsia="맑은 고딕" w:hAnsi="Cambria Math"/>
                  <w:vertAlign w:val="subscript"/>
                </w:rPr>
                <m:t>int,organ</m:t>
              </m:r>
            </m:sub>
          </m:sSub>
          <m:r>
            <w:rPr>
              <w:rFonts w:ascii="Cambria Math" w:eastAsia="맑은 고딕" w:hAnsi="Cambria Math"/>
              <w:vertAlign w:val="subscript"/>
            </w:rPr>
            <m:t xml:space="preserve">= </m:t>
          </m:r>
          <m:f>
            <m:fPr>
              <m:ctrlPr>
                <w:rPr>
                  <w:rFonts w:ascii="Cambria Math" w:eastAsia="맑은 고딕" w:hAnsi="Cambria Math"/>
                  <w:iCs/>
                </w:rPr>
              </m:ctrlPr>
            </m:fPr>
            <m:num>
              <m:r>
                <w:rPr>
                  <w:rFonts w:ascii="Cambria Math" w:eastAsia="맑은 고딕" w:hAnsi="Cambria Math"/>
                </w:rPr>
                <m:t>(</m:t>
              </m:r>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PS</m:t>
                  </m:r>
                </m:e>
                <m:sub>
                  <m:r>
                    <m:rPr>
                      <m:sty m:val="p"/>
                    </m:rPr>
                    <w:rPr>
                      <w:rFonts w:ascii="Cambria Math" w:eastAsia="맑은 고딕" w:hAnsi="Cambria Math"/>
                      <w:vertAlign w:val="subscript"/>
                    </w:rPr>
                    <m:t>inf</m:t>
                  </m:r>
                </m:sub>
              </m:sSub>
              <m:r>
                <w:rPr>
                  <w:rFonts w:ascii="Cambria Math" w:eastAsia="맑은 고딕" w:hAnsi="Cambria Math"/>
                  <w:vertAlign w:val="subscript"/>
                </w:rPr>
                <m:t xml:space="preserve"> +</m:t>
              </m:r>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PS</m:t>
                  </m:r>
                </m:e>
                <m:sub>
                  <m:r>
                    <m:rPr>
                      <m:sty m:val="p"/>
                    </m:rPr>
                    <w:rPr>
                      <w:rFonts w:ascii="Cambria Math" w:eastAsia="맑은 고딕" w:hAnsi="Cambria Math"/>
                      <w:vertAlign w:val="subscript"/>
                    </w:rPr>
                    <m:t>pd</m:t>
                  </m:r>
                </m:sub>
              </m:sSub>
              <m:r>
                <w:rPr>
                  <w:rFonts w:ascii="Cambria Math" w:eastAsia="맑은 고딕" w:hAnsi="Cambria Math"/>
                  <w:vertAlign w:val="subscript"/>
                </w:rPr>
                <m:t>)</m:t>
              </m:r>
            </m:num>
            <m:den>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PS</m:t>
                  </m:r>
                </m:e>
                <m:sub>
                  <m:r>
                    <m:rPr>
                      <m:sty m:val="p"/>
                    </m:rPr>
                    <w:rPr>
                      <w:rFonts w:ascii="Cambria Math" w:eastAsia="맑은 고딕" w:hAnsi="Cambria Math"/>
                      <w:vertAlign w:val="subscript"/>
                    </w:rPr>
                    <m:t>inf</m:t>
                  </m:r>
                </m:sub>
              </m:sSub>
              <m:r>
                <m:rPr>
                  <m:sty m:val="p"/>
                </m:rPr>
                <w:rPr>
                  <w:rFonts w:ascii="Cambria Math" w:eastAsia="맑은 고딕" w:hAnsi="Cambria Math"/>
                </w:rPr>
                <m:t>+</m:t>
              </m:r>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PS</m:t>
                  </m:r>
                </m:e>
                <m:sub>
                  <m:r>
                    <m:rPr>
                      <m:sty m:val="p"/>
                    </m:rPr>
                    <w:rPr>
                      <w:rFonts w:ascii="Cambria Math" w:eastAsia="맑은 고딕" w:hAnsi="Cambria Math"/>
                      <w:vertAlign w:val="subscript"/>
                    </w:rPr>
                    <m:t>pd</m:t>
                  </m:r>
                </m:sub>
              </m:sSub>
              <m:r>
                <w:rPr>
                  <w:rFonts w:ascii="Cambria Math" w:eastAsia="맑은 고딕" w:hAnsi="Cambria Math"/>
                  <w:vertAlign w:val="subscript"/>
                </w:rPr>
                <m:t>+</m:t>
              </m:r>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CL</m:t>
                  </m:r>
                </m:e>
                <m:sub>
                  <m:r>
                    <m:rPr>
                      <m:sty m:val="p"/>
                    </m:rPr>
                    <w:rPr>
                      <w:rFonts w:ascii="Cambria Math" w:eastAsia="맑은 고딕" w:hAnsi="Cambria Math"/>
                      <w:vertAlign w:val="subscript"/>
                    </w:rPr>
                    <m:t>int,met</m:t>
                  </m:r>
                </m:sub>
              </m:sSub>
              <m:r>
                <w:rPr>
                  <w:rFonts w:ascii="Cambria Math" w:eastAsia="맑은 고딕" w:hAnsi="Cambria Math"/>
                  <w:vertAlign w:val="subscript"/>
                </w:rPr>
                <m:t>+</m:t>
              </m:r>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CL</m:t>
                  </m:r>
                </m:e>
                <m:sub>
                  <m:r>
                    <m:rPr>
                      <m:sty m:val="p"/>
                    </m:rPr>
                    <w:rPr>
                      <w:rFonts w:ascii="Cambria Math" w:eastAsia="맑은 고딕" w:hAnsi="Cambria Math"/>
                      <w:vertAlign w:val="subscript"/>
                    </w:rPr>
                    <m:t>int,exc</m:t>
                  </m:r>
                </m:sub>
              </m:sSub>
            </m:den>
          </m:f>
          <m:r>
            <m:rPr>
              <m:sty m:val="p"/>
            </m:rPr>
            <w:rPr>
              <w:rFonts w:ascii="Cambria Math" w:eastAsia="맑은 고딕" w:hAnsi="Cambria Math"/>
            </w:rPr>
            <m:t>∙</m:t>
          </m:r>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(CL</m:t>
              </m:r>
            </m:e>
            <m:sub>
              <m:r>
                <m:rPr>
                  <m:sty m:val="p"/>
                </m:rPr>
                <w:rPr>
                  <w:rFonts w:ascii="Cambria Math" w:eastAsia="맑은 고딕" w:hAnsi="Cambria Math"/>
                  <w:vertAlign w:val="subscript"/>
                </w:rPr>
                <m:t>int,met</m:t>
              </m:r>
            </m:sub>
          </m:sSub>
          <m:r>
            <w:rPr>
              <w:rFonts w:ascii="Cambria Math" w:eastAsia="맑은 고딕" w:hAnsi="Cambria Math"/>
              <w:vertAlign w:val="subscript"/>
            </w:rPr>
            <m:t>+</m:t>
          </m:r>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CL</m:t>
              </m:r>
            </m:e>
            <m:sub>
              <m:r>
                <m:rPr>
                  <m:sty m:val="p"/>
                </m:rPr>
                <w:rPr>
                  <w:rFonts w:ascii="Cambria Math" w:eastAsia="맑은 고딕" w:hAnsi="Cambria Math"/>
                  <w:vertAlign w:val="subscript"/>
                </w:rPr>
                <m:t>int,exc</m:t>
              </m:r>
            </m:sub>
          </m:sSub>
          <m:r>
            <w:rPr>
              <w:rFonts w:ascii="Cambria Math" w:eastAsia="맑은 고딕" w:hAnsi="Cambria Math"/>
              <w:vertAlign w:val="subscript"/>
            </w:rPr>
            <m:t>)</m:t>
          </m:r>
        </m:oMath>
      </m:oMathPara>
    </w:p>
    <w:p w14:paraId="4D44B8EE" w14:textId="77777777" w:rsidR="00113ED5" w:rsidRDefault="00113ED5" w:rsidP="000228AA">
      <w:pPr>
        <w:rPr>
          <w:rFonts w:ascii="맑은 고딕" w:eastAsia="맑은 고딕" w:hAnsi="맑은 고딕"/>
        </w:rPr>
      </w:pPr>
    </w:p>
    <w:p w14:paraId="4FA0163D" w14:textId="356F6A00" w:rsidR="00ED6D11" w:rsidRDefault="00CC0598" w:rsidP="00CC0598">
      <w:pPr>
        <w:keepNext/>
        <w:jc w:val="center"/>
      </w:pPr>
      <w:r>
        <w:rPr>
          <w:noProof/>
        </w:rPr>
        <w:lastRenderedPageBreak/>
        <w:drawing>
          <wp:inline distT="0" distB="0" distL="0" distR="0" wp14:anchorId="5701F527" wp14:editId="4B3810E2">
            <wp:extent cx="3635782" cy="1362371"/>
            <wp:effectExtent l="0" t="0" r="3175"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0231" cy="1367785"/>
                    </a:xfrm>
                    <a:prstGeom prst="rect">
                      <a:avLst/>
                    </a:prstGeom>
                    <a:noFill/>
                  </pic:spPr>
                </pic:pic>
              </a:graphicData>
            </a:graphic>
          </wp:inline>
        </w:drawing>
      </w:r>
    </w:p>
    <w:p w14:paraId="355141B9" w14:textId="46D94401" w:rsidR="00AC7216" w:rsidRDefault="00ED6D11" w:rsidP="00CC0598">
      <w:pPr>
        <w:pStyle w:val="af"/>
        <w:jc w:val="center"/>
      </w:pPr>
      <w:r>
        <w:t xml:space="preserve">그림 </w:t>
      </w:r>
      <w:fldSimple w:instr=" STYLEREF 1 \s ">
        <w:r w:rsidR="001B0728">
          <w:rPr>
            <w:noProof/>
          </w:rPr>
          <w:t>7</w:t>
        </w:r>
      </w:fldSimple>
      <w:r w:rsidR="001B0728">
        <w:noBreakHyphen/>
      </w:r>
      <w:fldSimple w:instr=" SEQ 그림 \* ARABIC \s 1 ">
        <w:r w:rsidR="001B0728">
          <w:rPr>
            <w:noProof/>
          </w:rPr>
          <w:t>5</w:t>
        </w:r>
      </w:fldSimple>
      <w:r>
        <w:t xml:space="preserve">. </w:t>
      </w:r>
      <w:r w:rsidR="00CC0598">
        <w:rPr>
          <w:rFonts w:hint="eastAsia"/>
        </w:rPr>
        <w:t>간세포에의 약물의 이동 및 대사</w:t>
      </w:r>
    </w:p>
    <w:p w14:paraId="178CAB26" w14:textId="77777777" w:rsidR="00172F43" w:rsidRPr="00172F43" w:rsidRDefault="00172F43" w:rsidP="00172F43"/>
    <w:p w14:paraId="769B54FA" w14:textId="09C29761" w:rsidR="00CF7263" w:rsidRDefault="00CF7263" w:rsidP="00CF7263">
      <w:pPr>
        <w:pStyle w:val="a5"/>
        <w:numPr>
          <w:ilvl w:val="0"/>
          <w:numId w:val="30"/>
        </w:numPr>
        <w:ind w:leftChars="0"/>
        <w:rPr>
          <w:rFonts w:ascii="맑은 고딕" w:eastAsia="맑은 고딕" w:hAnsi="맑은 고딕"/>
        </w:rPr>
      </w:pPr>
      <w:r>
        <w:rPr>
          <w:rFonts w:ascii="맑은 고딕" w:eastAsia="맑은 고딕" w:hAnsi="맑은 고딕" w:hint="eastAsia"/>
        </w:rPr>
        <w:t xml:space="preserve">세포 투과도가 큰 경우 </w:t>
      </w:r>
      <w:r>
        <w:rPr>
          <w:rFonts w:ascii="맑은 고딕" w:eastAsia="맑은 고딕" w:hAnsi="맑은 고딕"/>
        </w:rPr>
        <w:t>(</w:t>
      </w:r>
      <w:r>
        <w:rPr>
          <w:rFonts w:ascii="맑은 고딕" w:eastAsia="맑은 고딕" w:hAnsi="맑은 고딕" w:hint="eastAsia"/>
        </w:rPr>
        <w:t>h</w:t>
      </w:r>
      <w:r>
        <w:rPr>
          <w:rFonts w:ascii="맑은 고딕" w:eastAsia="맑은 고딕" w:hAnsi="맑은 고딕"/>
        </w:rPr>
        <w:t>igh passive permeability)</w:t>
      </w:r>
    </w:p>
    <w:p w14:paraId="1DF8351B" w14:textId="24D0CAB2" w:rsidR="00CF7263" w:rsidRDefault="00CF7263" w:rsidP="001E061D">
      <w:pPr>
        <w:ind w:leftChars="213" w:left="426"/>
        <w:rPr>
          <w:rFonts w:ascii="맑은 고딕" w:eastAsia="맑은 고딕" w:hAnsi="맑은 고딕"/>
        </w:rPr>
      </w:pPr>
      <w:r>
        <w:rPr>
          <w:rFonts w:ascii="맑은 고딕" w:eastAsia="맑은 고딕" w:hAnsi="맑은 고딕" w:hint="eastAsia"/>
        </w:rPr>
        <w:t>세포 투과도가 큰 경우</w:t>
      </w:r>
      <w:r>
        <w:rPr>
          <w:rFonts w:ascii="맑은 고딕" w:eastAsia="맑은 고딕" w:hAnsi="맑은 고딕"/>
        </w:rPr>
        <w:t xml:space="preserve">, </w:t>
      </w:r>
      <w:del w:id="67" w:author="Bae Soo Hyeon" w:date="2022-08-17T17:24:00Z">
        <w:r w:rsidR="00587AB2" w:rsidDel="00BB4FFC">
          <w:rPr>
            <w:rFonts w:ascii="맑은 고딕" w:eastAsia="맑은 고딕" w:hAnsi="맑은 고딕" w:hint="eastAsia"/>
          </w:rPr>
          <w:delText>즉,</w:delText>
        </w:r>
        <w:r w:rsidR="00587AB2" w:rsidDel="00BB4FFC">
          <w:rPr>
            <w:rFonts w:ascii="맑은 고딕" w:eastAsia="맑은 고딕" w:hAnsi="맑은 고딕"/>
          </w:rPr>
          <w:delText xml:space="preserve"> </w:delText>
        </w:r>
      </w:del>
      <w:r>
        <w:rPr>
          <w:rFonts w:ascii="맑은 고딕" w:eastAsia="맑은 고딕" w:hAnsi="맑은 고딕" w:hint="eastAsia"/>
        </w:rPr>
        <w:t xml:space="preserve">세포 내외의 </w:t>
      </w:r>
      <w:proofErr w:type="spellStart"/>
      <w:r>
        <w:rPr>
          <w:rFonts w:ascii="맑은 고딕" w:eastAsia="맑은 고딕" w:hAnsi="맑은 고딕" w:hint="eastAsia"/>
        </w:rPr>
        <w:t>비결합</w:t>
      </w:r>
      <w:proofErr w:type="spellEnd"/>
      <w:r>
        <w:rPr>
          <w:rFonts w:ascii="맑은 고딕" w:eastAsia="맑은 고딕" w:hAnsi="맑은 고딕" w:hint="eastAsia"/>
        </w:rPr>
        <w:t xml:space="preserve"> 약물농도</w:t>
      </w:r>
      <w:r>
        <w:rPr>
          <w:rFonts w:ascii="맑은 고딕" w:eastAsia="맑은 고딕" w:hAnsi="맑은 고딕"/>
        </w:rPr>
        <w:t>(C</w:t>
      </w:r>
      <w:r w:rsidRPr="00073BE6">
        <w:rPr>
          <w:rFonts w:ascii="맑은 고딕" w:eastAsia="맑은 고딕" w:hAnsi="맑은 고딕"/>
          <w:vertAlign w:val="subscript"/>
        </w:rPr>
        <w:t>u</w:t>
      </w:r>
      <w:r>
        <w:rPr>
          <w:rFonts w:ascii="맑은 고딕" w:eastAsia="맑은 고딕" w:hAnsi="맑은 고딕"/>
        </w:rPr>
        <w:t>)</w:t>
      </w:r>
      <w:r>
        <w:rPr>
          <w:rFonts w:ascii="맑은 고딕" w:eastAsia="맑은 고딕" w:hAnsi="맑은 고딕" w:hint="eastAsia"/>
        </w:rPr>
        <w:t>가 빠르게 평형에 도달한다.</w:t>
      </w:r>
      <w:r w:rsidR="00DB5884">
        <w:rPr>
          <w:rFonts w:ascii="맑은 고딕" w:eastAsia="맑은 고딕" w:hAnsi="맑은 고딕"/>
        </w:rPr>
        <w:t xml:space="preserve"> </w:t>
      </w:r>
      <w:r w:rsidR="00DB5884">
        <w:rPr>
          <w:rFonts w:ascii="맑은 고딕" w:eastAsia="맑은 고딕" w:hAnsi="맑은 고딕" w:hint="eastAsia"/>
        </w:rPr>
        <w:t>즉,</w:t>
      </w:r>
      <w:r w:rsidR="00DB5884">
        <w:rPr>
          <w:rFonts w:ascii="맑은 고딕" w:eastAsia="맑은 고딕" w:hAnsi="맑은 고딕"/>
        </w:rPr>
        <w:t xml:space="preserve"> </w:t>
      </w:r>
      <w:r w:rsidR="00DB5884">
        <w:rPr>
          <w:rFonts w:ascii="맑은 고딕" w:eastAsia="맑은 고딕" w:hAnsi="맑은 고딕" w:hint="eastAsia"/>
        </w:rPr>
        <w:t>세포 내의 약물의 대사 및 배설속도 보다 약물의 세포내 유입속도가 더 크면,</w:t>
      </w:r>
      <w:r>
        <w:rPr>
          <w:rFonts w:ascii="맑은 고딕" w:eastAsia="맑은 고딕" w:hAnsi="맑은 고딕"/>
        </w:rPr>
        <w:t xml:space="preserve"> </w:t>
      </w:r>
      <w:r w:rsidR="00F838B3">
        <w:rPr>
          <w:rFonts w:ascii="맑은 고딕" w:eastAsia="맑은 고딕" w:hAnsi="맑은 고딕" w:hint="eastAsia"/>
        </w:rPr>
        <w:t xml:space="preserve">약물의 조직에서의 </w:t>
      </w:r>
      <w:r w:rsidR="004A32DC">
        <w:rPr>
          <w:rFonts w:ascii="맑은 고딕" w:eastAsia="맑은 고딕" w:hAnsi="맑은 고딕" w:hint="eastAsia"/>
        </w:rPr>
        <w:t>클리어런스(</w:t>
      </w:r>
      <w:proofErr w:type="spellStart"/>
      <w:proofErr w:type="gramStart"/>
      <w:r w:rsidR="004A32DC" w:rsidRPr="00F838B3">
        <w:rPr>
          <w:rFonts w:ascii="맑은 고딕" w:eastAsia="맑은 고딕" w:hAnsi="맑은 고딕" w:hint="eastAsia"/>
        </w:rPr>
        <w:t>CL</w:t>
      </w:r>
      <w:r w:rsidR="004A32DC" w:rsidRPr="00F838B3">
        <w:rPr>
          <w:rFonts w:ascii="맑은 고딕" w:eastAsia="맑은 고딕" w:hAnsi="맑은 고딕" w:hint="eastAsia"/>
          <w:vertAlign w:val="subscript"/>
        </w:rPr>
        <w:t>int,organ</w:t>
      </w:r>
      <w:proofErr w:type="spellEnd"/>
      <w:proofErr w:type="gramEnd"/>
      <w:r w:rsidR="004A32DC">
        <w:rPr>
          <w:rFonts w:ascii="맑은 고딕" w:eastAsia="맑은 고딕" w:hAnsi="맑은 고딕"/>
        </w:rPr>
        <w:t>)</w:t>
      </w:r>
      <w:r w:rsidR="00F838B3">
        <w:rPr>
          <w:rFonts w:ascii="맑은 고딕" w:eastAsia="맑은 고딕" w:hAnsi="맑은 고딕" w:hint="eastAsia"/>
        </w:rPr>
        <w:t>는 대사 클리어런스</w:t>
      </w:r>
      <w:r w:rsidR="00985157">
        <w:rPr>
          <w:rFonts w:ascii="맑은 고딕" w:eastAsia="맑은 고딕" w:hAnsi="맑은 고딕"/>
        </w:rPr>
        <w:t>(</w:t>
      </w:r>
      <w:proofErr w:type="spellStart"/>
      <w:r w:rsidR="00985157" w:rsidRPr="00F838B3">
        <w:rPr>
          <w:rFonts w:ascii="맑은 고딕" w:eastAsia="맑은 고딕" w:hAnsi="맑은 고딕" w:hint="eastAsia"/>
        </w:rPr>
        <w:t>CL</w:t>
      </w:r>
      <w:r w:rsidR="00985157" w:rsidRPr="00F838B3">
        <w:rPr>
          <w:rFonts w:ascii="맑은 고딕" w:eastAsia="맑은 고딕" w:hAnsi="맑은 고딕" w:hint="eastAsia"/>
          <w:vertAlign w:val="subscript"/>
        </w:rPr>
        <w:t>int,met</w:t>
      </w:r>
      <w:proofErr w:type="spellEnd"/>
      <w:r w:rsidR="00985157" w:rsidRPr="00985157">
        <w:rPr>
          <w:rFonts w:ascii="맑은 고딕" w:eastAsia="맑은 고딕" w:hAnsi="맑은 고딕"/>
        </w:rPr>
        <w:t>)</w:t>
      </w:r>
      <w:r w:rsidR="00F838B3">
        <w:rPr>
          <w:rFonts w:ascii="맑은 고딕" w:eastAsia="맑은 고딕" w:hAnsi="맑은 고딕" w:hint="eastAsia"/>
        </w:rPr>
        <w:t xml:space="preserve">와 </w:t>
      </w:r>
      <w:r w:rsidR="001E061D">
        <w:rPr>
          <w:rFonts w:ascii="맑은 고딕" w:eastAsia="맑은 고딕" w:hAnsi="맑은 고딕" w:hint="eastAsia"/>
        </w:rPr>
        <w:t>담즙</w:t>
      </w:r>
      <w:r w:rsidR="00985157">
        <w:rPr>
          <w:rFonts w:ascii="맑은 고딕" w:eastAsia="맑은 고딕" w:hAnsi="맑은 고딕" w:hint="eastAsia"/>
        </w:rPr>
        <w:t>으로 배설되는 클리어런스</w:t>
      </w:r>
      <w:r w:rsidR="004A32DC">
        <w:rPr>
          <w:rFonts w:ascii="맑은 고딕" w:eastAsia="맑은 고딕" w:hAnsi="맑은 고딕"/>
        </w:rPr>
        <w:t>(</w:t>
      </w:r>
      <w:proofErr w:type="spellStart"/>
      <w:r w:rsidR="004A32DC" w:rsidRPr="00F838B3">
        <w:rPr>
          <w:rFonts w:ascii="맑은 고딕" w:eastAsia="맑은 고딕" w:hAnsi="맑은 고딕" w:hint="eastAsia"/>
        </w:rPr>
        <w:t>CL</w:t>
      </w:r>
      <w:r w:rsidR="004A32DC" w:rsidRPr="00F838B3">
        <w:rPr>
          <w:rFonts w:ascii="맑은 고딕" w:eastAsia="맑은 고딕" w:hAnsi="맑은 고딕" w:hint="eastAsia"/>
          <w:vertAlign w:val="subscript"/>
        </w:rPr>
        <w:t>int,</w:t>
      </w:r>
      <w:r w:rsidR="004A32DC">
        <w:rPr>
          <w:rFonts w:ascii="맑은 고딕" w:eastAsia="맑은 고딕" w:hAnsi="맑은 고딕"/>
          <w:vertAlign w:val="subscript"/>
        </w:rPr>
        <w:t>exc</w:t>
      </w:r>
      <w:proofErr w:type="spellEnd"/>
      <w:r w:rsidR="004A32DC" w:rsidRPr="00985157">
        <w:rPr>
          <w:rFonts w:ascii="맑은 고딕" w:eastAsia="맑은 고딕" w:hAnsi="맑은 고딕"/>
        </w:rPr>
        <w:t>)</w:t>
      </w:r>
      <w:r w:rsidR="004A32DC">
        <w:rPr>
          <w:rFonts w:ascii="맑은 고딕" w:eastAsia="맑은 고딕" w:hAnsi="맑은 고딕"/>
        </w:rPr>
        <w:t xml:space="preserve">의 </w:t>
      </w:r>
      <w:r w:rsidR="004A32DC">
        <w:rPr>
          <w:rFonts w:ascii="맑은 고딕" w:eastAsia="맑은 고딕" w:hAnsi="맑은 고딕" w:hint="eastAsia"/>
        </w:rPr>
        <w:t>합이다.</w:t>
      </w:r>
      <w:r w:rsidR="00D86163">
        <w:rPr>
          <w:rFonts w:ascii="맑은 고딕" w:eastAsia="맑은 고딕" w:hAnsi="맑은 고딕"/>
        </w:rPr>
        <w:t xml:space="preserve"> </w:t>
      </w:r>
      <w:r w:rsidR="00D86163">
        <w:rPr>
          <w:rFonts w:ascii="맑은 고딕" w:eastAsia="맑은 고딕" w:hAnsi="맑은 고딕" w:hint="eastAsia"/>
        </w:rPr>
        <w:t xml:space="preserve">아래 식에서 </w:t>
      </w:r>
      <w:proofErr w:type="spellStart"/>
      <w:r w:rsidR="00D86163" w:rsidRPr="00D86163">
        <w:rPr>
          <w:rFonts w:ascii="맑은 고딕" w:eastAsia="맑은 고딕" w:hAnsi="맑은 고딕"/>
        </w:rPr>
        <w:t>PS</w:t>
      </w:r>
      <w:r w:rsidR="00D86163" w:rsidRPr="00D86163">
        <w:rPr>
          <w:rFonts w:ascii="맑은 고딕" w:eastAsia="맑은 고딕" w:hAnsi="맑은 고딕"/>
          <w:vertAlign w:val="subscript"/>
        </w:rPr>
        <w:t>inf</w:t>
      </w:r>
      <w:proofErr w:type="spellEnd"/>
      <w:r w:rsidR="00D86163">
        <w:rPr>
          <w:rFonts w:ascii="맑은 고딕" w:eastAsia="맑은 고딕" w:hAnsi="맑은 고딕" w:hint="eastAsia"/>
        </w:rPr>
        <w:t>와</w:t>
      </w:r>
      <w:r w:rsidR="00D86163" w:rsidRPr="00D86163">
        <w:rPr>
          <w:rFonts w:ascii="맑은 고딕" w:eastAsia="맑은 고딕" w:hAnsi="맑은 고딕"/>
        </w:rPr>
        <w:t xml:space="preserve"> </w:t>
      </w:r>
      <w:proofErr w:type="spellStart"/>
      <w:r w:rsidR="00D86163" w:rsidRPr="00D86163">
        <w:rPr>
          <w:rFonts w:ascii="맑은 고딕" w:eastAsia="맑은 고딕" w:hAnsi="맑은 고딕"/>
        </w:rPr>
        <w:t>PS</w:t>
      </w:r>
      <w:r w:rsidR="00D86163" w:rsidRPr="00E15F75">
        <w:rPr>
          <w:rFonts w:ascii="맑은 고딕" w:eastAsia="맑은 고딕" w:hAnsi="맑은 고딕"/>
          <w:vertAlign w:val="subscript"/>
        </w:rPr>
        <w:t>eff</w:t>
      </w:r>
      <w:proofErr w:type="spellEnd"/>
      <w:r w:rsidR="00D86163">
        <w:rPr>
          <w:rFonts w:ascii="맑은 고딕" w:eastAsia="맑은 고딕" w:hAnsi="맑은 고딕" w:hint="eastAsia"/>
        </w:rPr>
        <w:t>는 각각 능동 수송에 의한 세포 내 유입 클리어런스</w:t>
      </w:r>
      <w:r w:rsidR="00D86163">
        <w:rPr>
          <w:rFonts w:ascii="맑은 고딕" w:eastAsia="맑은 고딕" w:hAnsi="맑은 고딕"/>
        </w:rPr>
        <w:t>(</w:t>
      </w:r>
      <w:r w:rsidR="00D86163" w:rsidRPr="00D86163">
        <w:rPr>
          <w:rFonts w:ascii="맑은 고딕" w:eastAsia="맑은 고딕" w:hAnsi="맑은 고딕"/>
        </w:rPr>
        <w:t>transporter-mediated</w:t>
      </w:r>
      <w:r w:rsidR="00E15F75">
        <w:rPr>
          <w:rFonts w:ascii="맑은 고딕" w:eastAsia="맑은 고딕" w:hAnsi="맑은 고딕"/>
        </w:rPr>
        <w:t xml:space="preserve"> </w:t>
      </w:r>
      <w:r w:rsidR="00D86163" w:rsidRPr="00D86163">
        <w:rPr>
          <w:rFonts w:ascii="맑은 고딕" w:eastAsia="맑은 고딕" w:hAnsi="맑은 고딕"/>
        </w:rPr>
        <w:t>sinusoidal influx clearance</w:t>
      </w:r>
      <w:r w:rsidR="00E15F75">
        <w:rPr>
          <w:rFonts w:ascii="맑은 고딕" w:eastAsia="맑은 고딕" w:hAnsi="맑은 고딕"/>
        </w:rPr>
        <w:t>)</w:t>
      </w:r>
      <w:r w:rsidR="00E15F75">
        <w:rPr>
          <w:rFonts w:ascii="맑은 고딕" w:eastAsia="맑은 고딕" w:hAnsi="맑은 고딕" w:hint="eastAsia"/>
        </w:rPr>
        <w:t>와 능동 수송에 의한 세포 외 유출 클리어런스</w:t>
      </w:r>
      <w:r w:rsidR="00E15F75">
        <w:rPr>
          <w:rFonts w:ascii="맑은 고딕" w:eastAsia="맑은 고딕" w:hAnsi="맑은 고딕"/>
        </w:rPr>
        <w:t>(</w:t>
      </w:r>
      <w:r w:rsidR="00E15F75" w:rsidRPr="00D86163">
        <w:rPr>
          <w:rFonts w:ascii="맑은 고딕" w:eastAsia="맑은 고딕" w:hAnsi="맑은 고딕"/>
        </w:rPr>
        <w:t>transporter-mediated</w:t>
      </w:r>
      <w:r w:rsidR="00E15F75">
        <w:rPr>
          <w:rFonts w:ascii="맑은 고딕" w:eastAsia="맑은 고딕" w:hAnsi="맑은 고딕"/>
        </w:rPr>
        <w:t xml:space="preserve"> </w:t>
      </w:r>
      <w:r w:rsidR="00E15F75" w:rsidRPr="00D86163">
        <w:rPr>
          <w:rFonts w:ascii="맑은 고딕" w:eastAsia="맑은 고딕" w:hAnsi="맑은 고딕"/>
        </w:rPr>
        <w:t xml:space="preserve">sinusoidal </w:t>
      </w:r>
      <w:r w:rsidR="00E15F75">
        <w:rPr>
          <w:rFonts w:ascii="맑은 고딕" w:eastAsia="맑은 고딕" w:hAnsi="맑은 고딕" w:hint="eastAsia"/>
        </w:rPr>
        <w:t>e</w:t>
      </w:r>
      <w:r w:rsidR="00E15F75">
        <w:rPr>
          <w:rFonts w:ascii="맑은 고딕" w:eastAsia="맑은 고딕" w:hAnsi="맑은 고딕"/>
        </w:rPr>
        <w:t>fflux</w:t>
      </w:r>
      <w:r w:rsidR="00E15F75" w:rsidRPr="00D86163">
        <w:rPr>
          <w:rFonts w:ascii="맑은 고딕" w:eastAsia="맑은 고딕" w:hAnsi="맑은 고딕"/>
        </w:rPr>
        <w:t xml:space="preserve"> clearance</w:t>
      </w:r>
      <w:r w:rsidR="00E15F75">
        <w:rPr>
          <w:rFonts w:ascii="맑은 고딕" w:eastAsia="맑은 고딕" w:hAnsi="맑은 고딕"/>
        </w:rPr>
        <w:t>)</w:t>
      </w:r>
      <w:r w:rsidR="00E15F75">
        <w:rPr>
          <w:rFonts w:ascii="맑은 고딕" w:eastAsia="맑은 고딕" w:hAnsi="맑은 고딕" w:hint="eastAsia"/>
        </w:rPr>
        <w:t>를 의미하며,</w:t>
      </w:r>
      <w:r w:rsidR="00E15F75">
        <w:rPr>
          <w:rFonts w:ascii="맑은 고딕" w:eastAsia="맑은 고딕" w:hAnsi="맑은 고딕"/>
        </w:rPr>
        <w:t xml:space="preserve"> </w:t>
      </w:r>
      <w:proofErr w:type="spellStart"/>
      <w:r w:rsidR="00E15F75">
        <w:rPr>
          <w:rFonts w:ascii="맑은 고딕" w:eastAsia="맑은 고딕" w:hAnsi="맑은 고딕" w:hint="eastAsia"/>
        </w:rPr>
        <w:t>P</w:t>
      </w:r>
      <w:r w:rsidR="00E15F75">
        <w:rPr>
          <w:rFonts w:ascii="맑은 고딕" w:eastAsia="맑은 고딕" w:hAnsi="맑은 고딕"/>
        </w:rPr>
        <w:t>S</w:t>
      </w:r>
      <w:r w:rsidR="00147F8F" w:rsidRPr="001E061D">
        <w:rPr>
          <w:rFonts w:ascii="맑은 고딕" w:eastAsia="맑은 고딕" w:hAnsi="맑은 고딕"/>
          <w:vertAlign w:val="subscript"/>
        </w:rPr>
        <w:t>pd</w:t>
      </w:r>
      <w:proofErr w:type="spellEnd"/>
      <w:r w:rsidR="00147F8F">
        <w:rPr>
          <w:rFonts w:ascii="맑은 고딕" w:eastAsia="맑은 고딕" w:hAnsi="맑은 고딕" w:hint="eastAsia"/>
        </w:rPr>
        <w:t>는 수동확산 클리어런스(</w:t>
      </w:r>
      <w:r w:rsidR="00D86163" w:rsidRPr="00D86163">
        <w:rPr>
          <w:rFonts w:ascii="맑은 고딕" w:eastAsia="맑은 고딕" w:hAnsi="맑은 고딕"/>
        </w:rPr>
        <w:t>passive diffusion clearance</w:t>
      </w:r>
      <w:r w:rsidR="00147F8F">
        <w:rPr>
          <w:rFonts w:ascii="맑은 고딕" w:eastAsia="맑은 고딕" w:hAnsi="맑은 고딕"/>
        </w:rPr>
        <w:t>)</w:t>
      </w:r>
      <w:r w:rsidR="001E061D">
        <w:rPr>
          <w:rFonts w:ascii="맑은 고딕" w:eastAsia="맑은 고딕" w:hAnsi="맑은 고딕" w:hint="eastAsia"/>
        </w:rPr>
        <w:t>를 의미한다.</w:t>
      </w:r>
    </w:p>
    <w:p w14:paraId="746FA0C7" w14:textId="0A81D9BF" w:rsidR="00E07826" w:rsidRPr="00B16B49" w:rsidRDefault="00000000" w:rsidP="003D653F">
      <w:pPr>
        <w:ind w:leftChars="213" w:left="426"/>
        <w:jc w:val="center"/>
        <w:rPr>
          <w:rFonts w:ascii="맑은 고딕" w:eastAsia="맑은 고딕" w:hAnsi="맑은 고딕"/>
          <w:iCs/>
          <w:vertAlign w:val="subscript"/>
        </w:rPr>
      </w:pPr>
      <m:oMathPara>
        <m:oMath>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C</m:t>
              </m:r>
            </m:e>
            <m:sub>
              <m:r>
                <m:rPr>
                  <m:sty m:val="p"/>
                </m:rPr>
                <w:rPr>
                  <w:rFonts w:ascii="Cambria Math" w:eastAsia="맑은 고딕" w:hAnsi="Cambria Math"/>
                  <w:vertAlign w:val="subscript"/>
                </w:rPr>
                <m:t>u, intracellular</m:t>
              </m:r>
            </m:sub>
          </m:sSub>
          <m:r>
            <w:rPr>
              <w:rFonts w:ascii="Cambria Math" w:eastAsia="맑은 고딕" w:hAnsi="Cambria Math"/>
              <w:vertAlign w:val="subscript"/>
            </w:rPr>
            <m:t xml:space="preserve">= </m:t>
          </m:r>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C</m:t>
              </m:r>
            </m:e>
            <m:sub>
              <m:r>
                <m:rPr>
                  <m:sty m:val="p"/>
                </m:rPr>
                <w:rPr>
                  <w:rFonts w:ascii="Cambria Math" w:eastAsia="맑은 고딕" w:hAnsi="Cambria Math"/>
                  <w:vertAlign w:val="subscript"/>
                </w:rPr>
                <m:t>u, extracellular</m:t>
              </m:r>
            </m:sub>
          </m:sSub>
        </m:oMath>
      </m:oMathPara>
    </w:p>
    <w:p w14:paraId="09E83F20" w14:textId="14A5BDF6" w:rsidR="00B16B49" w:rsidRPr="00B16B49" w:rsidRDefault="00000000" w:rsidP="003D653F">
      <w:pPr>
        <w:ind w:leftChars="213" w:left="426"/>
        <w:jc w:val="center"/>
        <w:rPr>
          <w:rFonts w:ascii="맑은 고딕" w:eastAsia="맑은 고딕" w:hAnsi="맑은 고딕"/>
        </w:rPr>
      </w:pPr>
      <m:oMath>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If, (CL</m:t>
            </m:r>
          </m:e>
          <m:sub>
            <m:r>
              <m:rPr>
                <m:sty m:val="p"/>
              </m:rPr>
              <w:rPr>
                <w:rFonts w:ascii="Cambria Math" w:eastAsia="맑은 고딕" w:hAnsi="Cambria Math"/>
                <w:vertAlign w:val="subscript"/>
              </w:rPr>
              <m:t>int,met</m:t>
            </m:r>
          </m:sub>
        </m:sSub>
        <m:r>
          <w:rPr>
            <w:rFonts w:ascii="Cambria Math" w:eastAsia="맑은 고딕" w:hAnsi="Cambria Math"/>
            <w:vertAlign w:val="subscript"/>
          </w:rPr>
          <m:t xml:space="preserve">+ </m:t>
        </m:r>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CL</m:t>
            </m:r>
          </m:e>
          <m:sub>
            <m:r>
              <m:rPr>
                <m:sty m:val="p"/>
              </m:rPr>
              <w:rPr>
                <w:rFonts w:ascii="Cambria Math" w:eastAsia="맑은 고딕" w:hAnsi="Cambria Math"/>
                <w:vertAlign w:val="subscript"/>
              </w:rPr>
              <m:t>int,exc</m:t>
            </m:r>
          </m:sub>
        </m:sSub>
        <m:r>
          <w:rPr>
            <w:rFonts w:ascii="Cambria Math" w:eastAsia="맑은 고딕" w:hAnsi="Cambria Math"/>
            <w:vertAlign w:val="subscript"/>
          </w:rPr>
          <m:t xml:space="preserve">)≪ </m:t>
        </m:r>
        <m:sSub>
          <m:sSubPr>
            <m:ctrlPr>
              <w:rPr>
                <w:rFonts w:ascii="Cambria Math" w:eastAsia="맑은 고딕" w:hAnsi="Cambria Math"/>
                <w:vertAlign w:val="subscript"/>
              </w:rPr>
            </m:ctrlPr>
          </m:sSubPr>
          <m:e>
            <m:r>
              <m:rPr>
                <m:sty m:val="p"/>
              </m:rPr>
              <w:rPr>
                <w:rFonts w:ascii="Cambria Math" w:eastAsia="맑은 고딕" w:hAnsi="Cambria Math"/>
                <w:vertAlign w:val="subscript"/>
              </w:rPr>
              <m:t>PS</m:t>
            </m:r>
          </m:e>
          <m:sub>
            <m:r>
              <m:rPr>
                <m:sty m:val="p"/>
              </m:rPr>
              <w:rPr>
                <w:rFonts w:ascii="Cambria Math" w:eastAsia="맑은 고딕" w:hAnsi="Cambria Math"/>
                <w:vertAlign w:val="subscript"/>
              </w:rPr>
              <m:t>pd</m:t>
            </m:r>
          </m:sub>
        </m:sSub>
        <m:r>
          <m:rPr>
            <m:sty m:val="p"/>
          </m:rPr>
          <w:rPr>
            <w:rFonts w:ascii="Cambria Math" w:eastAsia="맑은 고딕" w:hAnsi="Cambria Math"/>
            <w:vertAlign w:val="subscript"/>
          </w:rPr>
          <m:t xml:space="preserve"> &amp; </m:t>
        </m:r>
        <m:sSub>
          <m:sSubPr>
            <m:ctrlPr>
              <w:rPr>
                <w:rFonts w:ascii="Cambria Math" w:eastAsia="맑은 고딕" w:hAnsi="Cambria Math"/>
                <w:vertAlign w:val="subscript"/>
              </w:rPr>
            </m:ctrlPr>
          </m:sSubPr>
          <m:e>
            <m:r>
              <m:rPr>
                <m:sty m:val="p"/>
              </m:rPr>
              <w:rPr>
                <w:rFonts w:ascii="Cambria Math" w:eastAsia="맑은 고딕" w:hAnsi="Cambria Math"/>
                <w:vertAlign w:val="subscript"/>
              </w:rPr>
              <m:t>PS</m:t>
            </m:r>
          </m:e>
          <m:sub>
            <m:r>
              <m:rPr>
                <m:sty m:val="p"/>
              </m:rPr>
              <w:rPr>
                <w:rFonts w:ascii="Cambria Math" w:eastAsia="맑은 고딕" w:hAnsi="Cambria Math"/>
                <w:vertAlign w:val="subscript"/>
              </w:rPr>
              <m:t>inf</m:t>
            </m:r>
          </m:sub>
        </m:sSub>
        <m:r>
          <m:rPr>
            <m:sty m:val="p"/>
          </m:rPr>
          <w:rPr>
            <w:rFonts w:ascii="Cambria Math" w:eastAsia="맑은 고딕" w:hAnsi="Cambria Math"/>
            <w:vertAlign w:val="subscript"/>
          </w:rPr>
          <m:t xml:space="preserve"> and </m:t>
        </m:r>
        <m:sSub>
          <m:sSubPr>
            <m:ctrlPr>
              <w:rPr>
                <w:rFonts w:ascii="Cambria Math" w:eastAsia="맑은 고딕" w:hAnsi="Cambria Math"/>
                <w:vertAlign w:val="subscript"/>
              </w:rPr>
            </m:ctrlPr>
          </m:sSubPr>
          <m:e>
            <m:r>
              <m:rPr>
                <m:sty m:val="p"/>
              </m:rPr>
              <w:rPr>
                <w:rFonts w:ascii="Cambria Math" w:eastAsia="맑은 고딕" w:hAnsi="Cambria Math"/>
                <w:vertAlign w:val="subscript"/>
              </w:rPr>
              <m:t>PS</m:t>
            </m:r>
          </m:e>
          <m:sub>
            <m:r>
              <m:rPr>
                <m:sty m:val="p"/>
              </m:rPr>
              <w:rPr>
                <w:rFonts w:ascii="Cambria Math" w:eastAsia="맑은 고딕" w:hAnsi="Cambria Math"/>
                <w:vertAlign w:val="subscript"/>
              </w:rPr>
              <m:t>eff</m:t>
            </m:r>
          </m:sub>
        </m:sSub>
        <m:r>
          <m:rPr>
            <m:sty m:val="p"/>
          </m:rPr>
          <w:rPr>
            <w:rFonts w:ascii="Cambria Math" w:eastAsia="맑은 고딕" w:hAnsi="Cambria Math"/>
            <w:vertAlign w:val="subscript"/>
          </w:rPr>
          <m:t xml:space="preserve"> ≪ </m:t>
        </m:r>
        <m:sSub>
          <m:sSubPr>
            <m:ctrlPr>
              <w:rPr>
                <w:rFonts w:ascii="Cambria Math" w:eastAsia="맑은 고딕" w:hAnsi="Cambria Math"/>
                <w:vertAlign w:val="subscript"/>
              </w:rPr>
            </m:ctrlPr>
          </m:sSubPr>
          <m:e>
            <m:r>
              <m:rPr>
                <m:sty m:val="p"/>
              </m:rPr>
              <w:rPr>
                <w:rFonts w:ascii="Cambria Math" w:eastAsia="맑은 고딕" w:hAnsi="Cambria Math"/>
                <w:vertAlign w:val="subscript"/>
              </w:rPr>
              <m:t>PS</m:t>
            </m:r>
          </m:e>
          <m:sub>
            <m:r>
              <m:rPr>
                <m:sty m:val="p"/>
              </m:rPr>
              <w:rPr>
                <w:rFonts w:ascii="Cambria Math" w:eastAsia="맑은 고딕" w:hAnsi="Cambria Math"/>
                <w:vertAlign w:val="subscript"/>
              </w:rPr>
              <m:t>pd</m:t>
            </m:r>
          </m:sub>
        </m:sSub>
        <m:r>
          <m:rPr>
            <m:sty m:val="p"/>
          </m:rPr>
          <w:rPr>
            <w:rFonts w:ascii="Cambria Math" w:eastAsia="맑은 고딕" w:hAnsi="Cambria Math"/>
            <w:vertAlign w:val="subscript"/>
          </w:rPr>
          <m:t xml:space="preserve">  then,</m:t>
        </m:r>
      </m:oMath>
      <w:r w:rsidR="00A53F28">
        <w:rPr>
          <w:rFonts w:ascii="맑은 고딕" w:eastAsia="맑은 고딕" w:hAnsi="맑은 고딕" w:hint="eastAsia"/>
          <w:iCs/>
          <w:vertAlign w:val="subscript"/>
        </w:rPr>
        <w:t xml:space="preserve"> </w:t>
      </w:r>
    </w:p>
    <w:p w14:paraId="60EB5D20" w14:textId="7EF8E0B1" w:rsidR="00E07826" w:rsidRDefault="00000000" w:rsidP="003D653F">
      <w:pPr>
        <w:ind w:leftChars="213" w:left="426"/>
        <w:jc w:val="center"/>
        <w:rPr>
          <w:rFonts w:ascii="맑은 고딕" w:eastAsia="맑은 고딕" w:hAnsi="맑은 고딕"/>
        </w:rPr>
      </w:pPr>
      <m:oMathPara>
        <m:oMath>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CL</m:t>
              </m:r>
            </m:e>
            <m:sub>
              <m:r>
                <m:rPr>
                  <m:sty m:val="p"/>
                </m:rPr>
                <w:rPr>
                  <w:rFonts w:ascii="Cambria Math" w:eastAsia="맑은 고딕" w:hAnsi="Cambria Math"/>
                  <w:vertAlign w:val="subscript"/>
                </w:rPr>
                <m:t>int,organ</m:t>
              </m:r>
            </m:sub>
          </m:sSub>
          <m:r>
            <w:rPr>
              <w:rFonts w:ascii="Cambria Math" w:eastAsia="맑은 고딕" w:hAnsi="Cambria Math"/>
              <w:vertAlign w:val="subscript"/>
            </w:rPr>
            <m:t xml:space="preserve">= </m:t>
          </m:r>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CL</m:t>
              </m:r>
            </m:e>
            <m:sub>
              <m:r>
                <m:rPr>
                  <m:sty m:val="p"/>
                </m:rPr>
                <w:rPr>
                  <w:rFonts w:ascii="Cambria Math" w:eastAsia="맑은 고딕" w:hAnsi="Cambria Math"/>
                  <w:vertAlign w:val="subscript"/>
                </w:rPr>
                <m:t>int,met</m:t>
              </m:r>
            </m:sub>
          </m:sSub>
          <m:r>
            <w:rPr>
              <w:rFonts w:ascii="Cambria Math" w:eastAsia="맑은 고딕" w:hAnsi="Cambria Math"/>
              <w:vertAlign w:val="subscript"/>
            </w:rPr>
            <m:t xml:space="preserve">+ </m:t>
          </m:r>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CL</m:t>
              </m:r>
            </m:e>
            <m:sub>
              <m:r>
                <m:rPr>
                  <m:sty m:val="p"/>
                </m:rPr>
                <w:rPr>
                  <w:rFonts w:ascii="Cambria Math" w:eastAsia="맑은 고딕" w:hAnsi="Cambria Math"/>
                  <w:vertAlign w:val="subscript"/>
                </w:rPr>
                <m:t>int,exc</m:t>
              </m:r>
            </m:sub>
          </m:sSub>
        </m:oMath>
      </m:oMathPara>
    </w:p>
    <w:p w14:paraId="05688E66" w14:textId="68CA1113" w:rsidR="00B80B81" w:rsidRPr="00CF7263" w:rsidRDefault="00B80B81" w:rsidP="00B80B81">
      <w:pPr>
        <w:pStyle w:val="a5"/>
        <w:numPr>
          <w:ilvl w:val="0"/>
          <w:numId w:val="30"/>
        </w:numPr>
        <w:ind w:leftChars="0"/>
        <w:rPr>
          <w:rFonts w:ascii="맑은 고딕" w:eastAsia="맑은 고딕" w:hAnsi="맑은 고딕"/>
        </w:rPr>
      </w:pPr>
      <w:r>
        <w:rPr>
          <w:rFonts w:ascii="맑은 고딕" w:eastAsia="맑은 고딕" w:hAnsi="맑은 고딕" w:hint="eastAsia"/>
        </w:rPr>
        <w:t xml:space="preserve">세포 투과도가 작은 경우 </w:t>
      </w:r>
      <w:r>
        <w:rPr>
          <w:rFonts w:ascii="맑은 고딕" w:eastAsia="맑은 고딕" w:hAnsi="맑은 고딕"/>
        </w:rPr>
        <w:t>(</w:t>
      </w:r>
      <w:r>
        <w:rPr>
          <w:rFonts w:ascii="맑은 고딕" w:eastAsia="맑은 고딕" w:hAnsi="맑은 고딕" w:hint="eastAsia"/>
        </w:rPr>
        <w:t>l</w:t>
      </w:r>
      <w:r>
        <w:rPr>
          <w:rFonts w:ascii="맑은 고딕" w:eastAsia="맑은 고딕" w:hAnsi="맑은 고딕"/>
        </w:rPr>
        <w:t>ow passive permeability)</w:t>
      </w:r>
    </w:p>
    <w:p w14:paraId="172BA3B1" w14:textId="33DA3EA2" w:rsidR="00B80B81" w:rsidRDefault="00B80B81" w:rsidP="00B80B81">
      <w:pPr>
        <w:ind w:leftChars="213" w:left="426"/>
        <w:rPr>
          <w:rFonts w:ascii="맑은 고딕" w:eastAsia="맑은 고딕" w:hAnsi="맑은 고딕"/>
        </w:rPr>
      </w:pPr>
      <w:r>
        <w:rPr>
          <w:rFonts w:ascii="맑은 고딕" w:eastAsia="맑은 고딕" w:hAnsi="맑은 고딕" w:hint="eastAsia"/>
        </w:rPr>
        <w:t>세포 투과도가</w:t>
      </w:r>
      <w:r w:rsidR="0019667B">
        <w:rPr>
          <w:rFonts w:ascii="맑은 고딕" w:eastAsia="맑은 고딕" w:hAnsi="맑은 고딕"/>
        </w:rPr>
        <w:t xml:space="preserve"> </w:t>
      </w:r>
      <w:r w:rsidR="0019667B">
        <w:rPr>
          <w:rFonts w:ascii="맑은 고딕" w:eastAsia="맑은 고딕" w:hAnsi="맑은 고딕" w:hint="eastAsia"/>
        </w:rPr>
        <w:t>작은</w:t>
      </w:r>
      <w:r>
        <w:rPr>
          <w:rFonts w:ascii="맑은 고딕" w:eastAsia="맑은 고딕" w:hAnsi="맑은 고딕" w:hint="eastAsia"/>
        </w:rPr>
        <w:t xml:space="preserve"> 경우</w:t>
      </w:r>
      <w:r>
        <w:rPr>
          <w:rFonts w:ascii="맑은 고딕" w:eastAsia="맑은 고딕" w:hAnsi="맑은 고딕"/>
        </w:rPr>
        <w:t xml:space="preserve">, </w:t>
      </w:r>
      <w:r w:rsidR="00500943">
        <w:rPr>
          <w:rFonts w:ascii="맑은 고딕" w:eastAsia="맑은 고딕" w:hAnsi="맑은 고딕" w:hint="eastAsia"/>
        </w:rPr>
        <w:t xml:space="preserve">약물의 </w:t>
      </w:r>
      <w:r w:rsidR="00C63048">
        <w:rPr>
          <w:rFonts w:ascii="맑은 고딕" w:eastAsia="맑은 고딕" w:hAnsi="맑은 고딕" w:hint="eastAsia"/>
        </w:rPr>
        <w:t>능동수송</w:t>
      </w:r>
      <w:r w:rsidR="0058568B">
        <w:rPr>
          <w:rFonts w:ascii="맑은 고딕" w:eastAsia="맑은 고딕" w:hAnsi="맑은 고딕" w:hint="eastAsia"/>
        </w:rPr>
        <w:t>으로 인한 세포 내외 이동이 약물의 조직에서의 클리어런스에 가장 큰 영향을 미칠 수 있다.</w:t>
      </w:r>
      <w:r w:rsidR="0058568B">
        <w:rPr>
          <w:rFonts w:ascii="맑은 고딕" w:eastAsia="맑은 고딕" w:hAnsi="맑은 고딕"/>
        </w:rPr>
        <w:t xml:space="preserve"> </w:t>
      </w:r>
      <w:r w:rsidR="003C3C0A">
        <w:rPr>
          <w:rFonts w:ascii="맑은 고딕" w:eastAsia="맑은 고딕" w:hAnsi="맑은 고딕" w:hint="eastAsia"/>
        </w:rPr>
        <w:t xml:space="preserve">아래 식과 같이, </w:t>
      </w:r>
      <w:r w:rsidR="00300A1F">
        <w:rPr>
          <w:rFonts w:ascii="맑은 고딕" w:eastAsia="맑은 고딕" w:hAnsi="맑은 고딕" w:hint="eastAsia"/>
        </w:rPr>
        <w:t>세포</w:t>
      </w:r>
      <w:r w:rsidR="00C47E6E">
        <w:rPr>
          <w:rFonts w:ascii="맑은 고딕" w:eastAsia="맑은 고딕" w:hAnsi="맑은 고딕" w:hint="eastAsia"/>
        </w:rPr>
        <w:t xml:space="preserve">내외로 이동하는 속도가 </w:t>
      </w:r>
      <w:r w:rsidR="006A76FF">
        <w:rPr>
          <w:rFonts w:ascii="맑은 고딕" w:eastAsia="맑은 고딕" w:hAnsi="맑은 고딕" w:hint="eastAsia"/>
        </w:rPr>
        <w:t>세포내에서 약물의 대사 및 배설속도 보다 느리면,</w:t>
      </w:r>
      <w:r w:rsidR="006A76FF">
        <w:rPr>
          <w:rFonts w:ascii="맑은 고딕" w:eastAsia="맑은 고딕" w:hAnsi="맑은 고딕"/>
        </w:rPr>
        <w:t xml:space="preserve"> </w:t>
      </w:r>
      <w:r w:rsidR="006A76FF">
        <w:rPr>
          <w:rFonts w:ascii="맑은 고딕" w:eastAsia="맑은 고딕" w:hAnsi="맑은 고딕" w:hint="eastAsia"/>
        </w:rPr>
        <w:t>간 클리어런스는 세포 내 약물의 능동수송 속도에 의하여 좌우된다.</w:t>
      </w:r>
      <w:r w:rsidR="00300A1F">
        <w:rPr>
          <w:rFonts w:ascii="맑은 고딕" w:eastAsia="맑은 고딕" w:hAnsi="맑은 고딕" w:hint="eastAsia"/>
        </w:rPr>
        <w:t xml:space="preserve"> </w:t>
      </w:r>
      <w:r w:rsidR="002E4905">
        <w:rPr>
          <w:rFonts w:ascii="맑은 고딕" w:eastAsia="맑은 고딕" w:hAnsi="맑은 고딕" w:hint="eastAsia"/>
        </w:rPr>
        <w:t xml:space="preserve"> </w:t>
      </w:r>
    </w:p>
    <w:p w14:paraId="00337F77" w14:textId="4906ACCA" w:rsidR="00B80B81" w:rsidRPr="00E13FB4" w:rsidRDefault="00000000" w:rsidP="00B80B81">
      <w:pPr>
        <w:ind w:leftChars="213" w:left="426"/>
        <w:jc w:val="center"/>
        <w:rPr>
          <w:rFonts w:ascii="맑은 고딕" w:eastAsia="맑은 고딕" w:hAnsi="맑은 고딕"/>
          <w:iCs/>
          <w:vertAlign w:val="subscript"/>
        </w:rPr>
      </w:pPr>
      <m:oMathPara>
        <m:oMath>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C</m:t>
              </m:r>
            </m:e>
            <m:sub>
              <m:r>
                <m:rPr>
                  <m:sty m:val="p"/>
                </m:rPr>
                <w:rPr>
                  <w:rFonts w:ascii="Cambria Math" w:eastAsia="맑은 고딕" w:hAnsi="Cambria Math"/>
                  <w:vertAlign w:val="subscript"/>
                </w:rPr>
                <m:t>u, intracellular</m:t>
              </m:r>
            </m:sub>
          </m:sSub>
          <m:r>
            <w:rPr>
              <w:rFonts w:ascii="Cambria Math" w:eastAsia="맑은 고딕" w:hAnsi="Cambria Math"/>
              <w:vertAlign w:val="subscript"/>
            </w:rPr>
            <m:t xml:space="preserve">≠ </m:t>
          </m:r>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C</m:t>
              </m:r>
            </m:e>
            <m:sub>
              <m:r>
                <m:rPr>
                  <m:sty m:val="p"/>
                </m:rPr>
                <w:rPr>
                  <w:rFonts w:ascii="Cambria Math" w:eastAsia="맑은 고딕" w:hAnsi="Cambria Math"/>
                  <w:vertAlign w:val="subscript"/>
                </w:rPr>
                <m:t>u, extracellular</m:t>
              </m:r>
            </m:sub>
          </m:sSub>
        </m:oMath>
      </m:oMathPara>
    </w:p>
    <w:p w14:paraId="53322F7A" w14:textId="4472B37C" w:rsidR="00E13FB4" w:rsidRDefault="00000000" w:rsidP="00B80B81">
      <w:pPr>
        <w:ind w:leftChars="213" w:left="426"/>
        <w:jc w:val="center"/>
        <w:rPr>
          <w:rFonts w:ascii="맑은 고딕" w:eastAsia="맑은 고딕" w:hAnsi="맑은 고딕"/>
        </w:rPr>
      </w:pPr>
      <m:oMathPara>
        <m:oMath>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If, (CL</m:t>
              </m:r>
            </m:e>
            <m:sub>
              <m:r>
                <m:rPr>
                  <m:sty m:val="p"/>
                </m:rPr>
                <w:rPr>
                  <w:rFonts w:ascii="Cambria Math" w:eastAsia="맑은 고딕" w:hAnsi="Cambria Math"/>
                  <w:vertAlign w:val="subscript"/>
                </w:rPr>
                <m:t>int,met</m:t>
              </m:r>
            </m:sub>
          </m:sSub>
          <m:r>
            <w:rPr>
              <w:rFonts w:ascii="Cambria Math" w:eastAsia="맑은 고딕" w:hAnsi="Cambria Math"/>
              <w:vertAlign w:val="subscript"/>
            </w:rPr>
            <m:t xml:space="preserve">+ </m:t>
          </m:r>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CL</m:t>
              </m:r>
            </m:e>
            <m:sub>
              <m:r>
                <m:rPr>
                  <m:sty m:val="p"/>
                </m:rPr>
                <w:rPr>
                  <w:rFonts w:ascii="Cambria Math" w:eastAsia="맑은 고딕" w:hAnsi="Cambria Math"/>
                  <w:vertAlign w:val="subscript"/>
                </w:rPr>
                <m:t>int,exc</m:t>
              </m:r>
            </m:sub>
          </m:sSub>
          <m:r>
            <w:rPr>
              <w:rFonts w:ascii="Cambria Math" w:eastAsia="맑은 고딕" w:hAnsi="Cambria Math"/>
              <w:vertAlign w:val="subscript"/>
            </w:rPr>
            <m:t>)≫</m:t>
          </m:r>
          <m:d>
            <m:dPr>
              <m:ctrlPr>
                <w:rPr>
                  <w:rFonts w:ascii="Cambria Math" w:eastAsia="맑은 고딕" w:hAnsi="Cambria Math"/>
                  <w:i/>
                  <w:iCs/>
                  <w:vertAlign w:val="subscript"/>
                </w:rPr>
              </m:ctrlPr>
            </m:dPr>
            <m:e>
              <m:sSub>
                <m:sSubPr>
                  <m:ctrlPr>
                    <w:rPr>
                      <w:rFonts w:ascii="Cambria Math" w:eastAsia="맑은 고딕" w:hAnsi="Cambria Math"/>
                      <w:vertAlign w:val="subscript"/>
                    </w:rPr>
                  </m:ctrlPr>
                </m:sSubPr>
                <m:e>
                  <m:r>
                    <m:rPr>
                      <m:sty m:val="p"/>
                    </m:rPr>
                    <w:rPr>
                      <w:rFonts w:ascii="Cambria Math" w:eastAsia="맑은 고딕" w:hAnsi="Cambria Math"/>
                      <w:vertAlign w:val="subscript"/>
                    </w:rPr>
                    <m:t>PS</m:t>
                  </m:r>
                </m:e>
                <m:sub>
                  <m:r>
                    <m:rPr>
                      <m:sty m:val="p"/>
                    </m:rPr>
                    <w:rPr>
                      <w:rFonts w:ascii="Cambria Math" w:eastAsia="맑은 고딕" w:hAnsi="Cambria Math"/>
                      <w:vertAlign w:val="subscript"/>
                    </w:rPr>
                    <m:t>pd</m:t>
                  </m:r>
                </m:sub>
              </m:sSub>
              <m:r>
                <m:rPr>
                  <m:sty m:val="p"/>
                </m:rPr>
                <w:rPr>
                  <w:rFonts w:ascii="Cambria Math" w:eastAsia="맑은 고딕" w:hAnsi="Cambria Math"/>
                  <w:vertAlign w:val="subscript"/>
                </w:rPr>
                <m:t>+</m:t>
              </m:r>
              <m:sSub>
                <m:sSubPr>
                  <m:ctrlPr>
                    <w:rPr>
                      <w:rFonts w:ascii="Cambria Math" w:eastAsia="맑은 고딕" w:hAnsi="Cambria Math"/>
                      <w:vertAlign w:val="subscript"/>
                    </w:rPr>
                  </m:ctrlPr>
                </m:sSubPr>
                <m:e>
                  <m:r>
                    <m:rPr>
                      <m:sty m:val="p"/>
                    </m:rPr>
                    <w:rPr>
                      <w:rFonts w:ascii="Cambria Math" w:eastAsia="맑은 고딕" w:hAnsi="Cambria Math"/>
                      <w:vertAlign w:val="subscript"/>
                    </w:rPr>
                    <m:t>PS</m:t>
                  </m:r>
                </m:e>
                <m:sub>
                  <m:r>
                    <m:rPr>
                      <m:sty m:val="p"/>
                    </m:rPr>
                    <w:rPr>
                      <w:rFonts w:ascii="Cambria Math" w:eastAsia="맑은 고딕" w:hAnsi="Cambria Math"/>
                      <w:vertAlign w:val="subscript"/>
                    </w:rPr>
                    <m:t>eff</m:t>
                  </m:r>
                </m:sub>
              </m:sSub>
              <m:ctrlPr>
                <w:rPr>
                  <w:rFonts w:ascii="Cambria Math" w:eastAsia="맑은 고딕" w:hAnsi="Cambria Math"/>
                  <w:vertAlign w:val="subscript"/>
                </w:rPr>
              </m:ctrlPr>
            </m:e>
          </m:d>
          <m:r>
            <m:rPr>
              <m:sty m:val="p"/>
            </m:rPr>
            <w:rPr>
              <w:rFonts w:ascii="Cambria Math" w:eastAsia="맑은 고딕" w:hAnsi="Cambria Math"/>
              <w:vertAlign w:val="subscript"/>
            </w:rPr>
            <m:t xml:space="preserve">  then,</m:t>
          </m:r>
        </m:oMath>
      </m:oMathPara>
    </w:p>
    <w:p w14:paraId="5733505C" w14:textId="4B26B731" w:rsidR="00AC7216" w:rsidRPr="00B020C1" w:rsidRDefault="00000000" w:rsidP="00B020C1">
      <w:pPr>
        <w:ind w:leftChars="213" w:left="426"/>
        <w:jc w:val="center"/>
        <w:rPr>
          <w:rFonts w:ascii="맑은 고딕" w:eastAsia="맑은 고딕" w:hAnsi="맑은 고딕"/>
        </w:rPr>
      </w:pPr>
      <m:oMathPara>
        <m:oMath>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CL</m:t>
              </m:r>
            </m:e>
            <m:sub>
              <m:r>
                <m:rPr>
                  <m:sty m:val="p"/>
                </m:rPr>
                <w:rPr>
                  <w:rFonts w:ascii="Cambria Math" w:eastAsia="맑은 고딕" w:hAnsi="Cambria Math"/>
                  <w:vertAlign w:val="subscript"/>
                </w:rPr>
                <m:t>int,organ</m:t>
              </m:r>
            </m:sub>
          </m:sSub>
          <m:r>
            <w:rPr>
              <w:rFonts w:ascii="Cambria Math" w:eastAsia="맑은 고딕" w:hAnsi="Cambria Math"/>
              <w:vertAlign w:val="subscript"/>
            </w:rPr>
            <m:t>=</m:t>
          </m:r>
          <m:sSub>
            <m:sSubPr>
              <m:ctrlPr>
                <w:rPr>
                  <w:rFonts w:ascii="Cambria Math" w:eastAsia="맑은 고딕" w:hAnsi="Cambria Math"/>
                  <w:vertAlign w:val="subscript"/>
                </w:rPr>
              </m:ctrlPr>
            </m:sSubPr>
            <m:e>
              <m:r>
                <m:rPr>
                  <m:sty m:val="p"/>
                </m:rPr>
                <w:rPr>
                  <w:rFonts w:ascii="Cambria Math" w:eastAsia="맑은 고딕" w:hAnsi="Cambria Math"/>
                  <w:vertAlign w:val="subscript"/>
                </w:rPr>
                <m:t>PS</m:t>
              </m:r>
            </m:e>
            <m:sub>
              <m:r>
                <m:rPr>
                  <m:sty m:val="p"/>
                </m:rPr>
                <w:rPr>
                  <w:rFonts w:ascii="Cambria Math" w:eastAsia="맑은 고딕" w:hAnsi="Cambria Math"/>
                  <w:vertAlign w:val="subscript"/>
                </w:rPr>
                <m:t>pd</m:t>
              </m:r>
            </m:sub>
          </m:sSub>
          <m:r>
            <m:rPr>
              <m:sty m:val="p"/>
            </m:rPr>
            <w:rPr>
              <w:rFonts w:ascii="Cambria Math" w:eastAsia="맑은 고딕" w:hAnsi="Cambria Math"/>
              <w:vertAlign w:val="subscript"/>
            </w:rPr>
            <m:t>+</m:t>
          </m:r>
          <m:sSub>
            <m:sSubPr>
              <m:ctrlPr>
                <w:rPr>
                  <w:rFonts w:ascii="Cambria Math" w:eastAsia="맑은 고딕" w:hAnsi="Cambria Math"/>
                  <w:vertAlign w:val="subscript"/>
                </w:rPr>
              </m:ctrlPr>
            </m:sSubPr>
            <m:e>
              <m:r>
                <m:rPr>
                  <m:sty m:val="p"/>
                </m:rPr>
                <w:rPr>
                  <w:rFonts w:ascii="Cambria Math" w:eastAsia="맑은 고딕" w:hAnsi="Cambria Math"/>
                  <w:vertAlign w:val="subscript"/>
                </w:rPr>
                <m:t>PS</m:t>
              </m:r>
            </m:e>
            <m:sub>
              <m:r>
                <m:rPr>
                  <m:sty m:val="p"/>
                </m:rPr>
                <w:rPr>
                  <w:rFonts w:ascii="Cambria Math" w:eastAsia="맑은 고딕" w:hAnsi="Cambria Math"/>
                  <w:vertAlign w:val="subscript"/>
                </w:rPr>
                <m:t>inf</m:t>
              </m:r>
            </m:sub>
          </m:sSub>
          <m:r>
            <w:rPr>
              <w:rFonts w:ascii="Cambria Math" w:eastAsia="맑은 고딕" w:hAnsi="Cambria Math"/>
              <w:vertAlign w:val="subscript"/>
            </w:rPr>
            <m:t xml:space="preserve">  </m:t>
          </m:r>
        </m:oMath>
      </m:oMathPara>
    </w:p>
    <w:p w14:paraId="2B25CFAC" w14:textId="77777777" w:rsidR="00CF7263" w:rsidRPr="00652901" w:rsidRDefault="00CF7263" w:rsidP="000228AA">
      <w:pPr>
        <w:rPr>
          <w:rFonts w:ascii="맑은 고딕" w:eastAsia="맑은 고딕" w:hAnsi="맑은 고딕"/>
        </w:rPr>
      </w:pPr>
    </w:p>
    <w:p w14:paraId="16334F83" w14:textId="5FAABB25" w:rsidR="00FD4FA8" w:rsidRPr="008475D6" w:rsidRDefault="00FD4FA8" w:rsidP="00FD4FA8">
      <w:pPr>
        <w:pStyle w:val="a5"/>
        <w:numPr>
          <w:ilvl w:val="1"/>
          <w:numId w:val="21"/>
        </w:numPr>
        <w:ind w:leftChars="0" w:left="0" w:firstLine="0"/>
        <w:rPr>
          <w:rFonts w:ascii="맑은 고딕" w:eastAsia="맑은 고딕" w:hAnsi="맑은 고딕"/>
          <w:b/>
          <w:bCs/>
        </w:rPr>
      </w:pPr>
      <w:r>
        <w:rPr>
          <w:rFonts w:ascii="맑은 고딕" w:eastAsia="맑은 고딕" w:hAnsi="맑은 고딕" w:hint="eastAsia"/>
          <w:b/>
          <w:bCs/>
        </w:rPr>
        <w:t>수송체를 매개한 약물상호작용의 예</w:t>
      </w:r>
    </w:p>
    <w:p w14:paraId="70DCE82F" w14:textId="339F1891" w:rsidR="00AC7216" w:rsidRDefault="00FD4FA8" w:rsidP="00FD4FA8">
      <w:pPr>
        <w:rPr>
          <w:rFonts w:ascii="맑은 고딕" w:eastAsia="맑은 고딕" w:hAnsi="맑은 고딕"/>
        </w:rPr>
      </w:pPr>
      <w:r>
        <w:rPr>
          <w:rFonts w:ascii="맑은 고딕" w:eastAsia="맑은 고딕" w:hAnsi="맑은 고딕" w:hint="eastAsia"/>
        </w:rPr>
        <w:t>수송체를 매개한 약물상호작용은 다양한 상황을 고려하여야 한다.</w:t>
      </w:r>
      <w:r>
        <w:rPr>
          <w:rFonts w:ascii="맑은 고딕" w:eastAsia="맑은 고딕" w:hAnsi="맑은 고딕"/>
        </w:rPr>
        <w:t xml:space="preserve"> </w:t>
      </w:r>
      <w:r w:rsidR="004B2BA5">
        <w:rPr>
          <w:rFonts w:ascii="맑은 고딕" w:eastAsia="맑은 고딕" w:hAnsi="맑은 고딕" w:hint="eastAsia"/>
        </w:rPr>
        <w:t xml:space="preserve">수송체를 통한 약물의 세포 내 외 물질 이동은 </w:t>
      </w:r>
      <w:r w:rsidR="002F1DBE">
        <w:rPr>
          <w:rFonts w:ascii="맑은 고딕" w:eastAsia="맑은 고딕" w:hAnsi="맑은 고딕" w:hint="eastAsia"/>
        </w:rPr>
        <w:t>약물의 흡수,</w:t>
      </w:r>
      <w:r w:rsidR="002F1DBE">
        <w:rPr>
          <w:rFonts w:ascii="맑은 고딕" w:eastAsia="맑은 고딕" w:hAnsi="맑은 고딕"/>
        </w:rPr>
        <w:t xml:space="preserve"> </w:t>
      </w:r>
      <w:r w:rsidR="002F1DBE">
        <w:rPr>
          <w:rFonts w:ascii="맑은 고딕" w:eastAsia="맑은 고딕" w:hAnsi="맑은 고딕" w:hint="eastAsia"/>
        </w:rPr>
        <w:t>분포,</w:t>
      </w:r>
      <w:r w:rsidR="002F1DBE">
        <w:rPr>
          <w:rFonts w:ascii="맑은 고딕" w:eastAsia="맑은 고딕" w:hAnsi="맑은 고딕"/>
        </w:rPr>
        <w:t xml:space="preserve"> </w:t>
      </w:r>
      <w:r w:rsidR="002F1DBE">
        <w:rPr>
          <w:rFonts w:ascii="맑은 고딕" w:eastAsia="맑은 고딕" w:hAnsi="맑은 고딕" w:hint="eastAsia"/>
        </w:rPr>
        <w:t>대사</w:t>
      </w:r>
      <w:r w:rsidR="002F1DBE">
        <w:rPr>
          <w:rFonts w:ascii="맑은 고딕" w:eastAsia="맑은 고딕" w:hAnsi="맑은 고딕"/>
        </w:rPr>
        <w:t xml:space="preserve">, </w:t>
      </w:r>
      <w:r w:rsidR="002F1DBE">
        <w:rPr>
          <w:rFonts w:ascii="맑은 고딕" w:eastAsia="맑은 고딕" w:hAnsi="맑은 고딕" w:hint="eastAsia"/>
        </w:rPr>
        <w:t>및 배설에 영향을 미치며,</w:t>
      </w:r>
      <w:r w:rsidR="002F1DBE">
        <w:rPr>
          <w:rFonts w:ascii="맑은 고딕" w:eastAsia="맑은 고딕" w:hAnsi="맑은 고딕"/>
        </w:rPr>
        <w:t xml:space="preserve"> </w:t>
      </w:r>
      <w:r w:rsidR="002F1DBE">
        <w:rPr>
          <w:rFonts w:ascii="맑은 고딕" w:eastAsia="맑은 고딕" w:hAnsi="맑은 고딕" w:hint="eastAsia"/>
        </w:rPr>
        <w:t xml:space="preserve">이로 인해 약물의 혈중농도 </w:t>
      </w:r>
      <w:r w:rsidR="002F1DBE">
        <w:rPr>
          <w:rFonts w:ascii="맑은 고딕" w:eastAsia="맑은 고딕" w:hAnsi="맑은 고딕" w:hint="eastAsia"/>
        </w:rPr>
        <w:lastRenderedPageBreak/>
        <w:t>및 t</w:t>
      </w:r>
      <w:r w:rsidR="002F1DBE">
        <w:rPr>
          <w:rFonts w:ascii="맑은 고딕" w:eastAsia="맑은 고딕" w:hAnsi="맑은 고딕"/>
        </w:rPr>
        <w:t xml:space="preserve">arget </w:t>
      </w:r>
      <w:r w:rsidR="002F1DBE">
        <w:rPr>
          <w:rFonts w:ascii="맑은 고딕" w:eastAsia="맑은 고딕" w:hAnsi="맑은 고딕" w:hint="eastAsia"/>
        </w:rPr>
        <w:t>조직에서의 농도 변화로 인하여</w:t>
      </w:r>
      <w:r w:rsidR="00CD38E9">
        <w:rPr>
          <w:rFonts w:ascii="맑은 고딕" w:eastAsia="맑은 고딕" w:hAnsi="맑은 고딕"/>
        </w:rPr>
        <w:t xml:space="preserve"> </w:t>
      </w:r>
      <w:r w:rsidR="00CD38E9">
        <w:rPr>
          <w:rFonts w:ascii="맑은 고딕" w:eastAsia="맑은 고딕" w:hAnsi="맑은 고딕" w:hint="eastAsia"/>
        </w:rPr>
        <w:t xml:space="preserve">약물의 </w:t>
      </w:r>
      <w:r w:rsidR="002F1DBE">
        <w:rPr>
          <w:rFonts w:ascii="맑은 고딕" w:eastAsia="맑은 고딕" w:hAnsi="맑은 고딕" w:hint="eastAsia"/>
        </w:rPr>
        <w:t xml:space="preserve">약효 및 </w:t>
      </w:r>
      <w:r w:rsidR="00FA696E">
        <w:rPr>
          <w:rFonts w:ascii="맑은 고딕" w:eastAsia="맑은 고딕" w:hAnsi="맑은 고딕" w:hint="eastAsia"/>
        </w:rPr>
        <w:t>안전성에 영향을 미칠 수 있다.</w:t>
      </w:r>
      <w:r w:rsidR="00FA696E">
        <w:rPr>
          <w:rFonts w:ascii="맑은 고딕" w:eastAsia="맑은 고딕" w:hAnsi="맑은 고딕"/>
        </w:rPr>
        <w:t xml:space="preserve"> </w:t>
      </w:r>
    </w:p>
    <w:p w14:paraId="7E3E7A8F" w14:textId="77777777" w:rsidR="00507C24" w:rsidRDefault="00507C24" w:rsidP="00507C24">
      <w:pPr>
        <w:rPr>
          <w:rFonts w:ascii="맑은 고딕" w:eastAsia="맑은 고딕" w:hAnsi="맑은 고딕"/>
        </w:rPr>
      </w:pPr>
    </w:p>
    <w:p w14:paraId="42EFA29F" w14:textId="0DEC334F" w:rsidR="00507C24" w:rsidRPr="00507C24" w:rsidRDefault="00507C24" w:rsidP="00507C24">
      <w:pPr>
        <w:pStyle w:val="a5"/>
        <w:numPr>
          <w:ilvl w:val="2"/>
          <w:numId w:val="21"/>
        </w:numPr>
        <w:ind w:leftChars="0"/>
        <w:rPr>
          <w:rFonts w:ascii="맑은 고딕" w:eastAsia="맑은 고딕" w:hAnsi="맑은 고딕"/>
        </w:rPr>
      </w:pPr>
      <w:r>
        <w:rPr>
          <w:rFonts w:ascii="맑은 고딕" w:eastAsia="맑은 고딕" w:hAnsi="맑은 고딕" w:hint="eastAsia"/>
        </w:rPr>
        <w:t>S</w:t>
      </w:r>
      <w:r>
        <w:rPr>
          <w:rFonts w:ascii="맑은 고딕" w:eastAsia="맑은 고딕" w:hAnsi="맑은 고딕"/>
        </w:rPr>
        <w:t>itagliptin – cyclosporin</w:t>
      </w:r>
    </w:p>
    <w:p w14:paraId="6D1AEE80" w14:textId="0A4C4540" w:rsidR="009661EB" w:rsidRDefault="007C4ACE" w:rsidP="00507C24">
      <w:pPr>
        <w:rPr>
          <w:rFonts w:ascii="맑은 고딕" w:eastAsia="맑은 고딕" w:hAnsi="맑은 고딕"/>
        </w:rPr>
      </w:pPr>
      <w:r>
        <w:rPr>
          <w:rFonts w:ascii="맑은 고딕" w:eastAsia="맑은 고딕" w:hAnsi="맑은 고딕"/>
        </w:rPr>
        <w:t>Sitagliptin – cyclos</w:t>
      </w:r>
      <w:r>
        <w:rPr>
          <w:rFonts w:ascii="맑은 고딕" w:eastAsia="맑은 고딕" w:hAnsi="맑은 고딕" w:hint="eastAsia"/>
        </w:rPr>
        <w:t>p</w:t>
      </w:r>
      <w:r>
        <w:rPr>
          <w:rFonts w:ascii="맑은 고딕" w:eastAsia="맑은 고딕" w:hAnsi="맑은 고딕"/>
        </w:rPr>
        <w:t xml:space="preserve">orin </w:t>
      </w:r>
      <w:r>
        <w:rPr>
          <w:rFonts w:ascii="맑은 고딕" w:eastAsia="맑은 고딕" w:hAnsi="맑은 고딕" w:hint="eastAsia"/>
        </w:rPr>
        <w:t>경우는 수송체를 경유하는 일반적인 약물상호작용의 예이다.</w:t>
      </w:r>
      <w:r>
        <w:rPr>
          <w:rFonts w:ascii="맑은 고딕" w:eastAsia="맑은 고딕" w:hAnsi="맑은 고딕"/>
        </w:rPr>
        <w:t xml:space="preserve"> </w:t>
      </w:r>
      <w:r w:rsidR="00DF38A4">
        <w:rPr>
          <w:rFonts w:ascii="맑은 고딕" w:eastAsia="맑은 고딕" w:hAnsi="맑은 고딕" w:hint="eastAsia"/>
        </w:rPr>
        <w:t>S</w:t>
      </w:r>
      <w:r w:rsidR="00DF38A4">
        <w:rPr>
          <w:rFonts w:ascii="맑은 고딕" w:eastAsia="맑은 고딕" w:hAnsi="맑은 고딕"/>
        </w:rPr>
        <w:t>itagliptin</w:t>
      </w:r>
      <w:r w:rsidR="00EE111F">
        <w:rPr>
          <w:rFonts w:ascii="맑은 고딕" w:eastAsia="맑은 고딕" w:hAnsi="맑은 고딕"/>
        </w:rPr>
        <w:t xml:space="preserve"> 100 mg</w:t>
      </w:r>
      <w:r w:rsidR="00EE111F">
        <w:rPr>
          <w:rFonts w:ascii="맑은 고딕" w:eastAsia="맑은 고딕" w:hAnsi="맑은 고딕" w:hint="eastAsia"/>
        </w:rPr>
        <w:t xml:space="preserve">과 </w:t>
      </w:r>
      <w:r w:rsidR="00EE111F">
        <w:rPr>
          <w:rFonts w:ascii="맑은 고딕" w:eastAsia="맑은 고딕" w:hAnsi="맑은 고딕"/>
        </w:rPr>
        <w:t>cyclosporin 600 mg</w:t>
      </w:r>
      <w:r w:rsidR="00EE111F">
        <w:rPr>
          <w:rFonts w:ascii="맑은 고딕" w:eastAsia="맑은 고딕" w:hAnsi="맑은 고딕" w:hint="eastAsia"/>
        </w:rPr>
        <w:t xml:space="preserve">을 </w:t>
      </w:r>
      <w:proofErr w:type="spellStart"/>
      <w:r w:rsidR="00EE111F">
        <w:rPr>
          <w:rFonts w:ascii="맑은 고딕" w:eastAsia="맑은 고딕" w:hAnsi="맑은 고딕" w:hint="eastAsia"/>
        </w:rPr>
        <w:t>단회</w:t>
      </w:r>
      <w:proofErr w:type="spellEnd"/>
      <w:r w:rsidR="00EE111F">
        <w:rPr>
          <w:rFonts w:ascii="맑은 고딕" w:eastAsia="맑은 고딕" w:hAnsi="맑은 고딕" w:hint="eastAsia"/>
        </w:rPr>
        <w:t xml:space="preserve"> 병용 투여하였을 때,</w:t>
      </w:r>
      <w:r w:rsidR="00EE111F">
        <w:rPr>
          <w:rFonts w:ascii="맑은 고딕" w:eastAsia="맑은 고딕" w:hAnsi="맑은 고딕"/>
        </w:rPr>
        <w:t xml:space="preserve"> </w:t>
      </w:r>
      <w:r w:rsidR="001C7E93">
        <w:rPr>
          <w:rFonts w:ascii="맑은 고딕" w:eastAsia="맑은 고딕" w:hAnsi="맑은 고딕"/>
        </w:rPr>
        <w:t>sitagliptin</w:t>
      </w:r>
      <w:r w:rsidR="001C7E93">
        <w:rPr>
          <w:rFonts w:ascii="맑은 고딕" w:eastAsia="맑은 고딕" w:hAnsi="맑은 고딕" w:hint="eastAsia"/>
        </w:rPr>
        <w:t xml:space="preserve">의 </w:t>
      </w:r>
      <w:proofErr w:type="spellStart"/>
      <w:r w:rsidR="001C7E93">
        <w:rPr>
          <w:rFonts w:ascii="맑은 고딕" w:eastAsia="맑은 고딕" w:hAnsi="맑은 고딕"/>
        </w:rPr>
        <w:t>C</w:t>
      </w:r>
      <w:r w:rsidR="001C7E93" w:rsidRPr="00A07D58">
        <w:rPr>
          <w:rFonts w:ascii="맑은 고딕" w:eastAsia="맑은 고딕" w:hAnsi="맑은 고딕"/>
          <w:vertAlign w:val="subscript"/>
        </w:rPr>
        <w:t>max</w:t>
      </w:r>
      <w:proofErr w:type="spellEnd"/>
      <w:r w:rsidR="001C7E93">
        <w:rPr>
          <w:rFonts w:ascii="맑은 고딕" w:eastAsia="맑은 고딕" w:hAnsi="맑은 고딕" w:hint="eastAsia"/>
        </w:rPr>
        <w:t xml:space="preserve">와 </w:t>
      </w:r>
      <w:r w:rsidR="001C7E93">
        <w:rPr>
          <w:rFonts w:ascii="맑은 고딕" w:eastAsia="맑은 고딕" w:hAnsi="맑은 고딕"/>
        </w:rPr>
        <w:t>AUC</w:t>
      </w:r>
      <w:r w:rsidR="001C7E93">
        <w:rPr>
          <w:rFonts w:ascii="맑은 고딕" w:eastAsia="맑은 고딕" w:hAnsi="맑은 고딕" w:hint="eastAsia"/>
        </w:rPr>
        <w:t xml:space="preserve">는 각각 </w:t>
      </w:r>
      <w:r w:rsidR="00A07D58">
        <w:rPr>
          <w:rFonts w:ascii="맑은 고딕" w:eastAsia="맑은 고딕" w:hAnsi="맑은 고딕"/>
        </w:rPr>
        <w:t xml:space="preserve">1.68 </w:t>
      </w:r>
      <w:r w:rsidR="00A07D58">
        <w:rPr>
          <w:rFonts w:ascii="맑은 고딕" w:eastAsia="맑은 고딕" w:hAnsi="맑은 고딕" w:hint="eastAsia"/>
        </w:rPr>
        <w:t xml:space="preserve">배와 </w:t>
      </w:r>
      <w:r w:rsidR="00A07D58">
        <w:rPr>
          <w:rFonts w:ascii="맑은 고딕" w:eastAsia="맑은 고딕" w:hAnsi="맑은 고딕"/>
        </w:rPr>
        <w:t xml:space="preserve">1.29 </w:t>
      </w:r>
      <w:r w:rsidR="00A07D58">
        <w:rPr>
          <w:rFonts w:ascii="맑은 고딕" w:eastAsia="맑은 고딕" w:hAnsi="맑은 고딕" w:hint="eastAsia"/>
        </w:rPr>
        <w:t>배 증가하였다</w:t>
      </w:r>
      <w:r w:rsidR="0047250C">
        <w:rPr>
          <w:rFonts w:ascii="맑은 고딕" w:eastAsia="맑은 고딕" w:hAnsi="맑은 고딕" w:hint="eastAsia"/>
        </w:rPr>
        <w:t xml:space="preserve">(그림 </w:t>
      </w:r>
      <w:r w:rsidR="0047250C">
        <w:rPr>
          <w:rFonts w:ascii="맑은 고딕" w:eastAsia="맑은 고딕" w:hAnsi="맑은 고딕"/>
        </w:rPr>
        <w:t xml:space="preserve">7-6) </w:t>
      </w:r>
      <w:r w:rsidR="0047250C">
        <w:rPr>
          <w:rFonts w:ascii="맑은 고딕" w:eastAsia="맑은 고딕" w:hAnsi="맑은 고딕"/>
        </w:rPr>
        <w:fldChar w:fldCharType="begin"/>
      </w:r>
      <w:r w:rsidR="0047250C">
        <w:rPr>
          <w:rFonts w:ascii="맑은 고딕" w:eastAsia="맑은 고딕" w:hAnsi="맑은 고딕"/>
        </w:rPr>
        <w:instrText xml:space="preserve"> ADDIN EN.CITE &lt;EndNote&gt;&lt;Cite&gt;&lt;Author&gt;Krishna&lt;/Author&gt;&lt;Year&gt;2007&lt;/Year&gt;&lt;RecNum&gt;168&lt;/RecNum&gt;&lt;DisplayText&gt;(Krishna et al. 2007)&lt;/DisplayText&gt;&lt;record&gt;&lt;rec-number&gt;168&lt;/rec-number&gt;&lt;foreign-keys&gt;&lt;key app="EN" db-id="teav2500bezzz1evee5x2x9is5za0tp509zr" timestamp="1655104147"&gt;168&lt;/key&gt;&lt;/foreign-keys&gt;&lt;ref-type name="Journal Article"&gt;17&lt;/ref-type&gt;&lt;contributors&gt;&lt;authors&gt;&lt;author&gt;Krishna, Rajesh&lt;/author&gt;&lt;author&gt;Bergman, Arthur&lt;/author&gt;&lt;author&gt;Larson, Patrick&lt;/author&gt;&lt;author&gt;Cote, Josee&lt;/author&gt;&lt;author&gt;Lasseter, Kenneth&lt;/author&gt;&lt;author&gt;Dilzer, Stacey&lt;/author&gt;&lt;author&gt;Wang, Amy&lt;/author&gt;&lt;author&gt;Zeng, Wei&lt;/author&gt;&lt;author&gt;Chen, Li&lt;/author&gt;&lt;author&gt;Wagner, John&lt;/author&gt;&lt;/authors&gt;&lt;/contributors&gt;&lt;titles&gt;&lt;title&gt;Effect of a single cyclosporine dose on the single</w:instrText>
      </w:r>
      <w:r w:rsidR="0047250C">
        <w:rPr>
          <w:rFonts w:ascii="Cambria Math" w:eastAsia="맑은 고딕" w:hAnsi="Cambria Math" w:cs="Cambria Math"/>
        </w:rPr>
        <w:instrText>‐</w:instrText>
      </w:r>
      <w:r w:rsidR="0047250C">
        <w:rPr>
          <w:rFonts w:ascii="맑은 고딕" w:eastAsia="맑은 고딕" w:hAnsi="맑은 고딕"/>
        </w:rPr>
        <w:instrText>dose pharmacokinetics of sitagliptin (MK</w:instrText>
      </w:r>
      <w:r w:rsidR="0047250C">
        <w:rPr>
          <w:rFonts w:ascii="Cambria Math" w:eastAsia="맑은 고딕" w:hAnsi="Cambria Math" w:cs="Cambria Math"/>
        </w:rPr>
        <w:instrText>‐</w:instrText>
      </w:r>
      <w:r w:rsidR="0047250C">
        <w:rPr>
          <w:rFonts w:ascii="맑은 고딕" w:eastAsia="맑은 고딕" w:hAnsi="맑은 고딕"/>
        </w:rPr>
        <w:instrText>0431), a dipeptidyl peptidase</w:instrText>
      </w:r>
      <w:r w:rsidR="0047250C">
        <w:rPr>
          <w:rFonts w:ascii="Cambria Math" w:eastAsia="맑은 고딕" w:hAnsi="Cambria Math" w:cs="Cambria Math"/>
        </w:rPr>
        <w:instrText>‐</w:instrText>
      </w:r>
      <w:r w:rsidR="0047250C">
        <w:rPr>
          <w:rFonts w:ascii="맑은 고딕" w:eastAsia="맑은 고딕" w:hAnsi="맑은 고딕"/>
        </w:rPr>
        <w:instrText>4 inhibitor, in healthy male subjects&lt;/title&gt;&lt;secondary-title&gt;The Journal of clinical pharmacology&lt;/secondary-title&gt;&lt;/titles&gt;&lt;periodical&gt;&lt;full-title&gt;The Journal of clinical pharmacology&lt;/full-title&gt;&lt;/periodical&gt;&lt;pages&gt;165-174&lt;/pages&gt;&lt;volume&gt;47&lt;/volume&gt;&lt;number&gt;2&lt;/number&gt;&lt;dates&gt;&lt;year&gt;2007&lt;/year&gt;&lt;/dates&gt;&lt;isbn&gt;0091-2700&lt;/isbn&gt;&lt;urls&gt;&lt;/urls&gt;&lt;/record&gt;&lt;/Cite&gt;&lt;/EndNote&gt;</w:instrText>
      </w:r>
      <w:r w:rsidR="0047250C">
        <w:rPr>
          <w:rFonts w:ascii="맑은 고딕" w:eastAsia="맑은 고딕" w:hAnsi="맑은 고딕"/>
        </w:rPr>
        <w:fldChar w:fldCharType="separate"/>
      </w:r>
      <w:r w:rsidR="0047250C">
        <w:rPr>
          <w:rFonts w:ascii="맑은 고딕" w:eastAsia="맑은 고딕" w:hAnsi="맑은 고딕"/>
          <w:noProof/>
        </w:rPr>
        <w:t>(Krishna et al. 2007)</w:t>
      </w:r>
      <w:r w:rsidR="0047250C">
        <w:rPr>
          <w:rFonts w:ascii="맑은 고딕" w:eastAsia="맑은 고딕" w:hAnsi="맑은 고딕"/>
        </w:rPr>
        <w:fldChar w:fldCharType="end"/>
      </w:r>
      <w:r w:rsidR="00A07D58">
        <w:rPr>
          <w:rFonts w:ascii="맑은 고딕" w:eastAsia="맑은 고딕" w:hAnsi="맑은 고딕" w:hint="eastAsia"/>
        </w:rPr>
        <w:t>.</w:t>
      </w:r>
      <w:r w:rsidR="00A07D58">
        <w:rPr>
          <w:rFonts w:ascii="맑은 고딕" w:eastAsia="맑은 고딕" w:hAnsi="맑은 고딕"/>
        </w:rPr>
        <w:t xml:space="preserve"> </w:t>
      </w:r>
      <w:r w:rsidR="0047250C">
        <w:rPr>
          <w:rFonts w:ascii="맑은 고딕" w:eastAsia="맑은 고딕" w:hAnsi="맑은 고딕" w:hint="eastAsia"/>
        </w:rPr>
        <w:t>S</w:t>
      </w:r>
      <w:r w:rsidR="0047250C">
        <w:rPr>
          <w:rFonts w:ascii="맑은 고딕" w:eastAsia="맑은 고딕" w:hAnsi="맑은 고딕"/>
        </w:rPr>
        <w:t>itagliptin</w:t>
      </w:r>
      <w:r w:rsidR="0047250C">
        <w:rPr>
          <w:rFonts w:ascii="맑은 고딕" w:eastAsia="맑은 고딕" w:hAnsi="맑은 고딕" w:hint="eastAsia"/>
        </w:rPr>
        <w:t>의 혈중 노출 증가의 주요한 원인은</w:t>
      </w:r>
      <w:r w:rsidR="0047250C">
        <w:rPr>
          <w:rFonts w:ascii="맑은 고딕" w:eastAsia="맑은 고딕" w:hAnsi="맑은 고딕"/>
        </w:rPr>
        <w:t>c</w:t>
      </w:r>
      <w:r w:rsidR="003D3F3F">
        <w:rPr>
          <w:rFonts w:ascii="맑은 고딕" w:eastAsia="맑은 고딕" w:hAnsi="맑은 고딕"/>
        </w:rPr>
        <w:t>yclosporin</w:t>
      </w:r>
      <w:r w:rsidR="003D3F3F">
        <w:rPr>
          <w:rFonts w:ascii="맑은 고딕" w:eastAsia="맑은 고딕" w:hAnsi="맑은 고딕" w:hint="eastAsia"/>
        </w:rPr>
        <w:t xml:space="preserve">이 </w:t>
      </w:r>
      <w:r w:rsidR="003D3F3F">
        <w:rPr>
          <w:rFonts w:ascii="맑은 고딕" w:eastAsia="맑은 고딕" w:hAnsi="맑은 고딕"/>
        </w:rPr>
        <w:t xml:space="preserve">efflux </w:t>
      </w:r>
      <w:r w:rsidR="003D3F3F">
        <w:rPr>
          <w:rFonts w:ascii="맑은 고딕" w:eastAsia="맑은 고딕" w:hAnsi="맑은 고딕" w:hint="eastAsia"/>
        </w:rPr>
        <w:t xml:space="preserve">수송체인 </w:t>
      </w:r>
      <w:r w:rsidR="003D3F3F">
        <w:rPr>
          <w:rFonts w:ascii="맑은 고딕" w:eastAsia="맑은 고딕" w:hAnsi="맑은 고딕"/>
        </w:rPr>
        <w:t>MDR1</w:t>
      </w:r>
      <w:r w:rsidR="003D3F3F">
        <w:rPr>
          <w:rFonts w:ascii="맑은 고딕" w:eastAsia="맑은 고딕" w:hAnsi="맑은 고딕" w:hint="eastAsia"/>
        </w:rPr>
        <w:t>을 저해하여,</w:t>
      </w:r>
      <w:r w:rsidR="003D3F3F">
        <w:rPr>
          <w:rFonts w:ascii="맑은 고딕" w:eastAsia="맑은 고딕" w:hAnsi="맑은 고딕"/>
        </w:rPr>
        <w:t xml:space="preserve"> sitagliptin</w:t>
      </w:r>
      <w:r w:rsidR="003D3F3F">
        <w:rPr>
          <w:rFonts w:ascii="맑은 고딕" w:eastAsia="맑은 고딕" w:hAnsi="맑은 고딕" w:hint="eastAsia"/>
        </w:rPr>
        <w:t xml:space="preserve">의 위장관 </w:t>
      </w:r>
      <w:del w:id="68" w:author="Bae Soo Hyeon" w:date="2022-08-17T17:25:00Z">
        <w:r w:rsidR="003D3F3F" w:rsidDel="002A382A">
          <w:rPr>
            <w:rFonts w:ascii="맑은 고딕" w:eastAsia="맑은 고딕" w:hAnsi="맑은 고딕" w:hint="eastAsia"/>
          </w:rPr>
          <w:delText xml:space="preserve">흡수가 </w:delText>
        </w:r>
      </w:del>
      <w:ins w:id="69" w:author="Bae Soo Hyeon" w:date="2022-08-17T17:25:00Z">
        <w:r w:rsidR="002A382A">
          <w:rPr>
            <w:rFonts w:ascii="맑은 고딕" w:eastAsia="맑은 고딕" w:hAnsi="맑은 고딕" w:hint="eastAsia"/>
          </w:rPr>
          <w:t>흡수</w:t>
        </w:r>
        <w:r w:rsidR="002A382A">
          <w:rPr>
            <w:rFonts w:ascii="맑은 고딕" w:eastAsia="맑은 고딕" w:hAnsi="맑은 고딕" w:hint="eastAsia"/>
          </w:rPr>
          <w:t xml:space="preserve">를 </w:t>
        </w:r>
      </w:ins>
      <w:r w:rsidR="0047250C">
        <w:rPr>
          <w:rFonts w:ascii="맑은 고딕" w:eastAsia="맑은 고딕" w:hAnsi="맑은 고딕" w:hint="eastAsia"/>
        </w:rPr>
        <w:t>증가시켰으며,</w:t>
      </w:r>
      <w:r w:rsidR="0047250C">
        <w:rPr>
          <w:rFonts w:ascii="맑은 고딕" w:eastAsia="맑은 고딕" w:hAnsi="맑은 고딕"/>
        </w:rPr>
        <w:t xml:space="preserve"> </w:t>
      </w:r>
      <w:r w:rsidR="00A349EC">
        <w:rPr>
          <w:rFonts w:ascii="맑은 고딕" w:eastAsia="맑은 고딕" w:hAnsi="맑은 고딕" w:hint="eastAsia"/>
        </w:rPr>
        <w:t xml:space="preserve">이와 동시에 </w:t>
      </w:r>
      <w:r w:rsidR="00A349EC">
        <w:rPr>
          <w:rFonts w:ascii="맑은 고딕" w:eastAsia="맑은 고딕" w:hAnsi="맑은 고딕"/>
        </w:rPr>
        <w:t>cyclosporine</w:t>
      </w:r>
      <w:r w:rsidR="00A349EC">
        <w:rPr>
          <w:rFonts w:ascii="맑은 고딕" w:eastAsia="맑은 고딕" w:hAnsi="맑은 고딕" w:hint="eastAsia"/>
        </w:rPr>
        <w:t xml:space="preserve">이 위장간 및 간의 </w:t>
      </w:r>
      <w:r w:rsidR="00A349EC">
        <w:rPr>
          <w:rFonts w:ascii="맑은 고딕" w:eastAsia="맑은 고딕" w:hAnsi="맑은 고딕"/>
        </w:rPr>
        <w:t>CYP3A4</w:t>
      </w:r>
      <w:r w:rsidR="00A349EC">
        <w:rPr>
          <w:rFonts w:ascii="맑은 고딕" w:eastAsia="맑은 고딕" w:hAnsi="맑은 고딕" w:hint="eastAsia"/>
        </w:rPr>
        <w:t>를 저해하여,</w:t>
      </w:r>
      <w:r w:rsidR="00A349EC">
        <w:rPr>
          <w:rFonts w:ascii="맑은 고딕" w:eastAsia="맑은 고딕" w:hAnsi="맑은 고딕"/>
        </w:rPr>
        <w:t xml:space="preserve"> sitagliptin</w:t>
      </w:r>
      <w:r w:rsidR="00A349EC">
        <w:rPr>
          <w:rFonts w:ascii="맑은 고딕" w:eastAsia="맑은 고딕" w:hAnsi="맑은 고딕" w:hint="eastAsia"/>
        </w:rPr>
        <w:t xml:space="preserve">의 대사를 </w:t>
      </w:r>
      <w:proofErr w:type="spellStart"/>
      <w:r w:rsidR="00A349EC">
        <w:rPr>
          <w:rFonts w:ascii="맑은 고딕" w:eastAsia="맑은 고딕" w:hAnsi="맑은 고딕" w:hint="eastAsia"/>
        </w:rPr>
        <w:t>저해시켰다</w:t>
      </w:r>
      <w:proofErr w:type="spellEnd"/>
      <w:r w:rsidR="00A349EC">
        <w:rPr>
          <w:rFonts w:ascii="맑은 고딕" w:eastAsia="맑은 고딕" w:hAnsi="맑은 고딕" w:hint="eastAsia"/>
        </w:rPr>
        <w:t>.</w:t>
      </w:r>
      <w:del w:id="70" w:author="Bae Soo Hyeon" w:date="2022-08-17T17:25:00Z">
        <w:r w:rsidR="00A349EC" w:rsidDel="00113FCD">
          <w:rPr>
            <w:rFonts w:ascii="맑은 고딕" w:eastAsia="맑은 고딕" w:hAnsi="맑은 고딕"/>
          </w:rPr>
          <w:delText xml:space="preserve"> </w:delText>
        </w:r>
      </w:del>
      <w:r w:rsidR="00A349EC">
        <w:rPr>
          <w:rFonts w:ascii="맑은 고딕" w:eastAsia="맑은 고딕" w:hAnsi="맑은 고딕" w:hint="eastAsia"/>
        </w:rPr>
        <w:t xml:space="preserve"> 이처럼,</w:t>
      </w:r>
      <w:r w:rsidR="00A349EC">
        <w:rPr>
          <w:rFonts w:ascii="맑은 고딕" w:eastAsia="맑은 고딕" w:hAnsi="맑은 고딕"/>
        </w:rPr>
        <w:t xml:space="preserve"> </w:t>
      </w:r>
      <w:r w:rsidR="00A349EC">
        <w:rPr>
          <w:rFonts w:ascii="맑은 고딕" w:eastAsia="맑은 고딕" w:hAnsi="맑은 고딕" w:hint="eastAsia"/>
        </w:rPr>
        <w:t xml:space="preserve">수송체를 매개하는 약물상호작용은 </w:t>
      </w:r>
      <w:r w:rsidR="000E0425">
        <w:rPr>
          <w:rFonts w:ascii="맑은 고딕" w:eastAsia="맑은 고딕" w:hAnsi="맑은 고딕" w:hint="eastAsia"/>
        </w:rPr>
        <w:t xml:space="preserve">직접적인 </w:t>
      </w:r>
      <w:proofErr w:type="spellStart"/>
      <w:r w:rsidR="000E0425">
        <w:rPr>
          <w:rFonts w:ascii="맑은 고딕" w:eastAsia="맑은 고딕" w:hAnsi="맑은 고딕" w:hint="eastAsia"/>
        </w:rPr>
        <w:t>수송체</w:t>
      </w:r>
      <w:proofErr w:type="spellEnd"/>
      <w:r w:rsidR="000E0425">
        <w:rPr>
          <w:rFonts w:ascii="맑은 고딕" w:eastAsia="맑은 고딕" w:hAnsi="맑은 고딕" w:hint="eastAsia"/>
        </w:rPr>
        <w:t xml:space="preserve"> 저해에 의한 </w:t>
      </w:r>
      <w:proofErr w:type="gramStart"/>
      <w:r w:rsidR="000E0425">
        <w:rPr>
          <w:rFonts w:ascii="맑은 고딕" w:eastAsia="맑은 고딕" w:hAnsi="맑은 고딕" w:hint="eastAsia"/>
        </w:rPr>
        <w:t>영향</w:t>
      </w:r>
      <w:ins w:id="71" w:author="Bae Soo Hyeon" w:date="2022-08-17T17:25:00Z">
        <w:r w:rsidR="00113FCD">
          <w:rPr>
            <w:rFonts w:ascii="맑은 고딕" w:eastAsia="맑은 고딕" w:hAnsi="맑은 고딕" w:hint="eastAsia"/>
          </w:rPr>
          <w:t xml:space="preserve"> </w:t>
        </w:r>
      </w:ins>
      <w:r w:rsidR="000E0425">
        <w:rPr>
          <w:rFonts w:ascii="맑은 고딕" w:eastAsia="맑은 고딕" w:hAnsi="맑은 고딕" w:hint="eastAsia"/>
        </w:rPr>
        <w:t>뿐만</w:t>
      </w:r>
      <w:proofErr w:type="gramEnd"/>
      <w:r w:rsidR="000E0425">
        <w:rPr>
          <w:rFonts w:ascii="맑은 고딕" w:eastAsia="맑은 고딕" w:hAnsi="맑은 고딕" w:hint="eastAsia"/>
        </w:rPr>
        <w:t xml:space="preserve"> 아니라,</w:t>
      </w:r>
      <w:r w:rsidR="000E0425">
        <w:rPr>
          <w:rFonts w:ascii="맑은 고딕" w:eastAsia="맑은 고딕" w:hAnsi="맑은 고딕"/>
        </w:rPr>
        <w:t xml:space="preserve"> </w:t>
      </w:r>
      <w:r w:rsidR="00FE71B0">
        <w:rPr>
          <w:rFonts w:ascii="맑은 고딕" w:eastAsia="맑은 고딕" w:hAnsi="맑은 고딕" w:hint="eastAsia"/>
        </w:rPr>
        <w:t>약물 수송 이후의 대사 및 배설 과정에 간접적으로 영향을 미칠 수 있기 때문에,</w:t>
      </w:r>
      <w:r w:rsidR="00632FB0">
        <w:rPr>
          <w:rFonts w:ascii="맑은 고딕" w:eastAsia="맑은 고딕" w:hAnsi="맑은 고딕"/>
        </w:rPr>
        <w:t xml:space="preserve"> </w:t>
      </w:r>
      <w:r w:rsidR="00615D45">
        <w:rPr>
          <w:rFonts w:ascii="맑은 고딕" w:eastAsia="맑은 고딕" w:hAnsi="맑은 고딕" w:hint="eastAsia"/>
        </w:rPr>
        <w:t>대사과정에 의한 약물상호작용 보다 더 복잡하다.</w:t>
      </w:r>
    </w:p>
    <w:p w14:paraId="539E35B7" w14:textId="77777777" w:rsidR="0047250C" w:rsidRDefault="0047250C" w:rsidP="0047250C">
      <w:pPr>
        <w:keepNext/>
        <w:jc w:val="center"/>
      </w:pPr>
      <w:r w:rsidRPr="0047250C">
        <w:rPr>
          <w:rFonts w:ascii="맑은 고딕" w:eastAsia="맑은 고딕" w:hAnsi="맑은 고딕"/>
          <w:noProof/>
        </w:rPr>
        <w:drawing>
          <wp:inline distT="0" distB="0" distL="0" distR="0" wp14:anchorId="3490BA54" wp14:editId="2F48FA90">
            <wp:extent cx="4620639" cy="3493654"/>
            <wp:effectExtent l="0" t="0" r="8890" b="0"/>
            <wp:docPr id="14" name="내용 개체 틀 9">
              <a:extLst xmlns:a="http://schemas.openxmlformats.org/drawingml/2006/main">
                <a:ext uri="{FF2B5EF4-FFF2-40B4-BE49-F238E27FC236}">
                  <a16:creationId xmlns:a16="http://schemas.microsoft.com/office/drawing/2014/main" id="{65177843-AF34-4FB8-B09F-B57FC3BA530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내용 개체 틀 9">
                      <a:extLst>
                        <a:ext uri="{FF2B5EF4-FFF2-40B4-BE49-F238E27FC236}">
                          <a16:creationId xmlns:a16="http://schemas.microsoft.com/office/drawing/2014/main" id="{65177843-AF34-4FB8-B09F-B57FC3BA530C}"/>
                        </a:ext>
                      </a:extLst>
                    </pic:cNvPr>
                    <pic:cNvPicPr>
                      <a:picLocks noGrp="1" noChangeAspect="1"/>
                    </pic:cNvPicPr>
                  </pic:nvPicPr>
                  <pic:blipFill>
                    <a:blip r:embed="rId18"/>
                    <a:stretch>
                      <a:fillRect/>
                    </a:stretch>
                  </pic:blipFill>
                  <pic:spPr>
                    <a:xfrm>
                      <a:off x="0" y="0"/>
                      <a:ext cx="4620639" cy="3493654"/>
                    </a:xfrm>
                    <a:prstGeom prst="rect">
                      <a:avLst/>
                    </a:prstGeom>
                  </pic:spPr>
                </pic:pic>
              </a:graphicData>
            </a:graphic>
          </wp:inline>
        </w:drawing>
      </w:r>
    </w:p>
    <w:p w14:paraId="3DB3B4EC" w14:textId="1BD7C4C3" w:rsidR="004165A6" w:rsidRDefault="0047250C" w:rsidP="0047250C">
      <w:pPr>
        <w:pStyle w:val="af"/>
        <w:jc w:val="center"/>
      </w:pPr>
      <w:r>
        <w:t xml:space="preserve">그림 </w:t>
      </w:r>
      <w:fldSimple w:instr=" STYLEREF 1 \s ">
        <w:r w:rsidR="001B0728">
          <w:rPr>
            <w:noProof/>
          </w:rPr>
          <w:t>7</w:t>
        </w:r>
      </w:fldSimple>
      <w:r w:rsidR="001B0728">
        <w:noBreakHyphen/>
      </w:r>
      <w:fldSimple w:instr=" SEQ 그림 \* ARABIC \s 1 ">
        <w:r w:rsidR="001B0728">
          <w:rPr>
            <w:noProof/>
          </w:rPr>
          <w:t>6</w:t>
        </w:r>
      </w:fldSimple>
      <w:r>
        <w:t>. Sitagliptin</w:t>
      </w:r>
      <w:r>
        <w:rPr>
          <w:rFonts w:hint="eastAsia"/>
        </w:rPr>
        <w:t xml:space="preserve">과 </w:t>
      </w:r>
      <w:r>
        <w:t>cyclosporine</w:t>
      </w:r>
      <w:r>
        <w:rPr>
          <w:rFonts w:hint="eastAsia"/>
        </w:rPr>
        <w:t xml:space="preserve">의 약물상호작용 </w:t>
      </w:r>
      <w:r>
        <w:fldChar w:fldCharType="begin"/>
      </w:r>
      <w:r>
        <w:instrText xml:space="preserve"> ADDIN EN.CITE &lt;EndNote&gt;&lt;Cite&gt;&lt;Author&gt;Krishna&lt;/Author&gt;&lt;Year&gt;2007&lt;/Year&gt;&lt;RecNum&gt;168&lt;/RecNum&gt;&lt;DisplayText&gt;(Krishna et al. 2007)&lt;/DisplayText&gt;&lt;record&gt;&lt;rec-number&gt;168&lt;/rec-number&gt;&lt;foreign-keys&gt;&lt;key app="EN" db-id="teav2500bezzz1evee5x2x9is5za0tp509zr" timestamp="1655104147"&gt;168&lt;/key&gt;&lt;/foreign-keys&gt;&lt;ref-type name="Journal Article"&gt;17&lt;/ref-type&gt;&lt;contributors&gt;&lt;authors&gt;&lt;author&gt;Krishna, Rajesh&lt;/author&gt;&lt;author&gt;Bergman, Arthur&lt;/author&gt;&lt;author&gt;Larson, Patrick&lt;/author&gt;&lt;author&gt;Cote, Josee&lt;/author&gt;&lt;author&gt;Lasseter, Kenneth&lt;/author&gt;&lt;author&gt;Dilzer, Stacey&lt;/author&gt;&lt;author&gt;Wang, Amy&lt;/author&gt;&lt;author&gt;Zeng, Wei&lt;/author&gt;&lt;author&gt;Chen, Li&lt;/author&gt;&lt;author&gt;Wagner, John&lt;/author&gt;&lt;/authors&gt;&lt;/contributors&gt;&lt;titles&gt;&lt;title&gt;Effect of a single cyclosporine dose on the single</w:instrText>
      </w:r>
      <w:r>
        <w:rPr>
          <w:rFonts w:ascii="Times New Roman" w:hAnsi="Times New Roman" w:cs="Times New Roman"/>
        </w:rPr>
        <w:instrText>‐</w:instrText>
      </w:r>
      <w:r>
        <w:instrText>dose pharmacokinetics of sitagliptin (MK</w:instrText>
      </w:r>
      <w:r>
        <w:rPr>
          <w:rFonts w:ascii="Times New Roman" w:hAnsi="Times New Roman" w:cs="Times New Roman"/>
        </w:rPr>
        <w:instrText>‐</w:instrText>
      </w:r>
      <w:r>
        <w:instrText>0431), a dipeptidyl peptidase</w:instrText>
      </w:r>
      <w:r>
        <w:rPr>
          <w:rFonts w:ascii="Times New Roman" w:hAnsi="Times New Roman" w:cs="Times New Roman"/>
        </w:rPr>
        <w:instrText>‐</w:instrText>
      </w:r>
      <w:r>
        <w:instrText>4 inhibitor, in healthy male subjects&lt;/title&gt;&lt;secondary-title&gt;The Journal of clinical pharmacology&lt;/secondary-title&gt;&lt;/titles&gt;&lt;periodical&gt;&lt;full-title&gt;The Journal of clinical pharmacology&lt;/full-title&gt;&lt;/periodical&gt;&lt;pages&gt;165-174&lt;/pages&gt;&lt;volume&gt;47&lt;/volume&gt;&lt;number&gt;2&lt;/number&gt;&lt;dates&gt;&lt;year&gt;2007&lt;/year&gt;&lt;/dates&gt;&lt;isbn&gt;0091-2700&lt;/isbn&gt;&lt;urls&gt;&lt;/urls&gt;&lt;/record&gt;&lt;/Cite&gt;&lt;/EndNote&gt;</w:instrText>
      </w:r>
      <w:r>
        <w:fldChar w:fldCharType="separate"/>
      </w:r>
      <w:r>
        <w:rPr>
          <w:noProof/>
        </w:rPr>
        <w:t>(Krishna et al. 2007)</w:t>
      </w:r>
      <w:r>
        <w:fldChar w:fldCharType="end"/>
      </w:r>
    </w:p>
    <w:p w14:paraId="7FE72CB4" w14:textId="77777777" w:rsidR="0047250C" w:rsidRDefault="0047250C" w:rsidP="0047250C"/>
    <w:p w14:paraId="5385AC35" w14:textId="10656572" w:rsidR="00507C24" w:rsidRPr="00507C24" w:rsidRDefault="00507C24" w:rsidP="00507C24">
      <w:pPr>
        <w:pStyle w:val="a5"/>
        <w:numPr>
          <w:ilvl w:val="2"/>
          <w:numId w:val="21"/>
        </w:numPr>
        <w:ind w:leftChars="0"/>
        <w:rPr>
          <w:rFonts w:ascii="맑은 고딕" w:eastAsia="맑은 고딕" w:hAnsi="맑은 고딕"/>
        </w:rPr>
      </w:pPr>
      <w:proofErr w:type="spellStart"/>
      <w:r>
        <w:rPr>
          <w:rFonts w:ascii="맑은 고딕" w:eastAsia="맑은 고딕" w:hAnsi="맑은 고딕"/>
        </w:rPr>
        <w:t>Fimasartan</w:t>
      </w:r>
      <w:proofErr w:type="spellEnd"/>
      <w:r>
        <w:rPr>
          <w:rFonts w:ascii="맑은 고딕" w:eastAsia="맑은 고딕" w:hAnsi="맑은 고딕"/>
        </w:rPr>
        <w:t xml:space="preserve"> – ketoconazole/rifampicin</w:t>
      </w:r>
    </w:p>
    <w:p w14:paraId="46795573" w14:textId="3F69FB2D" w:rsidR="00F11674" w:rsidRDefault="00245487" w:rsidP="00507C24">
      <w:r w:rsidRPr="00245487">
        <w:rPr>
          <w:rFonts w:ascii="맑은 고딕" w:eastAsia="맑은 고딕" w:hAnsi="맑은 고딕" w:hint="eastAsia"/>
        </w:rPr>
        <w:t xml:space="preserve">앞선 </w:t>
      </w:r>
      <w:r>
        <w:rPr>
          <w:rFonts w:ascii="맑은 고딕" w:eastAsia="맑은 고딕" w:hAnsi="맑은 고딕" w:hint="eastAsia"/>
        </w:rPr>
        <w:t>s</w:t>
      </w:r>
      <w:r>
        <w:rPr>
          <w:rFonts w:ascii="맑은 고딕" w:eastAsia="맑은 고딕" w:hAnsi="맑은 고딕"/>
        </w:rPr>
        <w:t>itagliptin – cyclos</w:t>
      </w:r>
      <w:r>
        <w:rPr>
          <w:rFonts w:ascii="맑은 고딕" w:eastAsia="맑은 고딕" w:hAnsi="맑은 고딕" w:hint="eastAsia"/>
        </w:rPr>
        <w:t>p</w:t>
      </w:r>
      <w:r>
        <w:rPr>
          <w:rFonts w:ascii="맑은 고딕" w:eastAsia="맑은 고딕" w:hAnsi="맑은 고딕"/>
        </w:rPr>
        <w:t xml:space="preserve">orin </w:t>
      </w:r>
      <w:r>
        <w:rPr>
          <w:rFonts w:ascii="맑은 고딕" w:eastAsia="맑은 고딕" w:hAnsi="맑은 고딕" w:hint="eastAsia"/>
        </w:rPr>
        <w:t>보다 복잡한 케이스이다.</w:t>
      </w:r>
      <w:r>
        <w:rPr>
          <w:rFonts w:ascii="맑은 고딕" w:eastAsia="맑은 고딕" w:hAnsi="맑은 고딕"/>
        </w:rPr>
        <w:t xml:space="preserve"> </w:t>
      </w:r>
      <w:proofErr w:type="spellStart"/>
      <w:r w:rsidR="00C74916">
        <w:rPr>
          <w:rFonts w:ascii="맑은 고딕" w:eastAsia="맑은 고딕" w:hAnsi="맑은 고딕"/>
        </w:rPr>
        <w:t>Fimasartan</w:t>
      </w:r>
      <w:proofErr w:type="spellEnd"/>
      <w:r w:rsidR="00C74916">
        <w:rPr>
          <w:rFonts w:ascii="맑은 고딕" w:eastAsia="맑은 고딕" w:hAnsi="맑은 고딕" w:hint="eastAsia"/>
        </w:rPr>
        <w:t xml:space="preserve">은 </w:t>
      </w:r>
      <w:r w:rsidR="0053066B">
        <w:rPr>
          <w:rFonts w:ascii="맑은 고딕" w:eastAsia="맑은 고딕" w:hAnsi="맑은 고딕"/>
        </w:rPr>
        <w:t>OATP1B1/1B3</w:t>
      </w:r>
      <w:r w:rsidR="0053066B">
        <w:rPr>
          <w:rFonts w:ascii="맑은 고딕" w:eastAsia="맑은 고딕" w:hAnsi="맑은 고딕" w:hint="eastAsia"/>
        </w:rPr>
        <w:t>를 통해 세포내로 유입되고,</w:t>
      </w:r>
      <w:r w:rsidR="0053066B">
        <w:rPr>
          <w:rFonts w:ascii="맑은 고딕" w:eastAsia="맑은 고딕" w:hAnsi="맑은 고딕"/>
        </w:rPr>
        <w:t xml:space="preserve"> CYP3A4를 </w:t>
      </w:r>
      <w:r w:rsidR="0053066B">
        <w:rPr>
          <w:rFonts w:ascii="맑은 고딕" w:eastAsia="맑은 고딕" w:hAnsi="맑은 고딕" w:hint="eastAsia"/>
        </w:rPr>
        <w:t>통해 대사된다.</w:t>
      </w:r>
      <w:r w:rsidR="0053066B">
        <w:rPr>
          <w:rFonts w:ascii="맑은 고딕" w:eastAsia="맑은 고딕" w:hAnsi="맑은 고딕"/>
        </w:rPr>
        <w:t xml:space="preserve"> </w:t>
      </w:r>
      <w:r w:rsidR="00BD34C8">
        <w:rPr>
          <w:rFonts w:ascii="맑은 고딕" w:eastAsia="맑은 고딕" w:hAnsi="맑은 고딕"/>
        </w:rPr>
        <w:t>CYP3A4</w:t>
      </w:r>
      <w:r w:rsidR="00BD34C8">
        <w:rPr>
          <w:rFonts w:ascii="맑은 고딕" w:eastAsia="맑은 고딕" w:hAnsi="맑은 고딕" w:hint="eastAsia"/>
        </w:rPr>
        <w:t>의 강력한 저해제인 k</w:t>
      </w:r>
      <w:r w:rsidR="00BD34C8">
        <w:rPr>
          <w:rFonts w:ascii="맑은 고딕" w:eastAsia="맑은 고딕" w:hAnsi="맑은 고딕"/>
        </w:rPr>
        <w:t>etoconazole</w:t>
      </w:r>
      <w:r w:rsidR="00BD34C8">
        <w:rPr>
          <w:rFonts w:ascii="맑은 고딕" w:eastAsia="맑은 고딕" w:hAnsi="맑은 고딕" w:hint="eastAsia"/>
        </w:rPr>
        <w:t xml:space="preserve">과 유도제인 </w:t>
      </w:r>
      <w:r w:rsidR="00BD34C8">
        <w:rPr>
          <w:rFonts w:ascii="맑은 고딕" w:eastAsia="맑은 고딕" w:hAnsi="맑은 고딕"/>
        </w:rPr>
        <w:t>rifampicin</w:t>
      </w:r>
      <w:r w:rsidR="00BD34C8">
        <w:rPr>
          <w:rFonts w:ascii="맑은 고딕" w:eastAsia="맑은 고딕" w:hAnsi="맑은 고딕" w:hint="eastAsia"/>
        </w:rPr>
        <w:t>과</w:t>
      </w:r>
      <w:r w:rsidR="00F9715D">
        <w:rPr>
          <w:rFonts w:ascii="맑은 고딕" w:eastAsia="맑은 고딕" w:hAnsi="맑은 고딕" w:hint="eastAsia"/>
        </w:rPr>
        <w:t xml:space="preserve"> </w:t>
      </w:r>
      <w:proofErr w:type="spellStart"/>
      <w:r w:rsidR="00F9715D">
        <w:rPr>
          <w:rFonts w:ascii="맑은 고딕" w:eastAsia="맑은 고딕" w:hAnsi="맑은 고딕"/>
        </w:rPr>
        <w:t>fimasart</w:t>
      </w:r>
      <w:r w:rsidR="00F9715D">
        <w:rPr>
          <w:rFonts w:ascii="맑은 고딕" w:eastAsia="맑은 고딕" w:hAnsi="맑은 고딕" w:hint="eastAsia"/>
        </w:rPr>
        <w:t>a</w:t>
      </w:r>
      <w:r w:rsidR="00F9715D">
        <w:rPr>
          <w:rFonts w:ascii="맑은 고딕" w:eastAsia="맑은 고딕" w:hAnsi="맑은 고딕"/>
        </w:rPr>
        <w:t>n</w:t>
      </w:r>
      <w:proofErr w:type="spellEnd"/>
      <w:r w:rsidR="00DA4339">
        <w:rPr>
          <w:rFonts w:ascii="맑은 고딕" w:eastAsia="맑은 고딕" w:hAnsi="맑은 고딕" w:hint="eastAsia"/>
        </w:rPr>
        <w:t>의</w:t>
      </w:r>
      <w:r w:rsidR="00F9715D">
        <w:rPr>
          <w:rFonts w:ascii="맑은 고딕" w:eastAsia="맑은 고딕" w:hAnsi="맑은 고딕" w:hint="eastAsia"/>
        </w:rPr>
        <w:t xml:space="preserve"> 약물상호작용 평가 </w:t>
      </w:r>
      <w:r w:rsidR="000A7A27">
        <w:rPr>
          <w:rFonts w:ascii="맑은 고딕" w:eastAsia="맑은 고딕" w:hAnsi="맑은 고딕" w:hint="eastAsia"/>
        </w:rPr>
        <w:t>임상시험</w:t>
      </w:r>
      <w:r w:rsidR="00F9715D">
        <w:rPr>
          <w:rFonts w:ascii="맑은 고딕" w:eastAsia="맑은 고딕" w:hAnsi="맑은 고딕" w:hint="eastAsia"/>
        </w:rPr>
        <w:t xml:space="preserve"> 결과가 보고되어 있다 </w:t>
      </w:r>
      <w:r w:rsidR="00F9715D">
        <w:rPr>
          <w:rFonts w:ascii="맑은 고딕" w:eastAsia="맑은 고딕" w:hAnsi="맑은 고딕"/>
        </w:rPr>
        <w:fldChar w:fldCharType="begin">
          <w:fldData xml:space="preserve">PEVuZE5vdGU+PENpdGU+PEF1dGhvcj5LaW08L0F1dGhvcj48WWVhcj4yMDE3PC9ZZWFyPjxSZWNO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</w:fldData>
        </w:fldChar>
      </w:r>
      <w:r w:rsidR="00F9715D">
        <w:rPr>
          <w:rFonts w:ascii="맑은 고딕" w:eastAsia="맑은 고딕" w:hAnsi="맑은 고딕"/>
        </w:rPr>
        <w:instrText xml:space="preserve"> ADDIN EN.CITE </w:instrText>
      </w:r>
      <w:r w:rsidR="00F9715D">
        <w:rPr>
          <w:rFonts w:ascii="맑은 고딕" w:eastAsia="맑은 고딕" w:hAnsi="맑은 고딕"/>
        </w:rPr>
        <w:fldChar w:fldCharType="begin">
          <w:fldData xml:space="preserve">PEVuZE5vdGU+PENpdGU+PEF1dGhvcj5LaW08L0F1dGhvcj48WWVhcj4yMDE3PC9ZZWFyPjxSZWNO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</w:fldData>
        </w:fldChar>
      </w:r>
      <w:r w:rsidR="00F9715D">
        <w:rPr>
          <w:rFonts w:ascii="맑은 고딕" w:eastAsia="맑은 고딕" w:hAnsi="맑은 고딕"/>
        </w:rPr>
        <w:instrText xml:space="preserve"> ADDIN EN.CITE.DATA </w:instrText>
      </w:r>
      <w:r w:rsidR="00F9715D">
        <w:rPr>
          <w:rFonts w:ascii="맑은 고딕" w:eastAsia="맑은 고딕" w:hAnsi="맑은 고딕"/>
        </w:rPr>
      </w:r>
      <w:r w:rsidR="00F9715D">
        <w:rPr>
          <w:rFonts w:ascii="맑은 고딕" w:eastAsia="맑은 고딕" w:hAnsi="맑은 고딕"/>
        </w:rPr>
        <w:fldChar w:fldCharType="end"/>
      </w:r>
      <w:r w:rsidR="00F9715D">
        <w:rPr>
          <w:rFonts w:ascii="맑은 고딕" w:eastAsia="맑은 고딕" w:hAnsi="맑은 고딕"/>
        </w:rPr>
      </w:r>
      <w:r w:rsidR="00F9715D">
        <w:rPr>
          <w:rFonts w:ascii="맑은 고딕" w:eastAsia="맑은 고딕" w:hAnsi="맑은 고딕"/>
        </w:rPr>
        <w:fldChar w:fldCharType="separate"/>
      </w:r>
      <w:r w:rsidR="00F9715D">
        <w:rPr>
          <w:rFonts w:ascii="맑은 고딕" w:eastAsia="맑은 고딕" w:hAnsi="맑은 고딕"/>
          <w:noProof/>
        </w:rPr>
        <w:t>(Kim et al. 2017)</w:t>
      </w:r>
      <w:r w:rsidR="00F9715D">
        <w:rPr>
          <w:rFonts w:ascii="맑은 고딕" w:eastAsia="맑은 고딕" w:hAnsi="맑은 고딕"/>
        </w:rPr>
        <w:fldChar w:fldCharType="end"/>
      </w:r>
      <w:r w:rsidR="00F9715D">
        <w:rPr>
          <w:rFonts w:ascii="맑은 고딕" w:eastAsia="맑은 고딕" w:hAnsi="맑은 고딕" w:hint="eastAsia"/>
        </w:rPr>
        <w:t>.</w:t>
      </w:r>
      <w:r w:rsidR="00F9715D">
        <w:rPr>
          <w:rFonts w:ascii="맑은 고딕" w:eastAsia="맑은 고딕" w:hAnsi="맑은 고딕"/>
        </w:rPr>
        <w:t xml:space="preserve"> </w:t>
      </w:r>
      <w:r w:rsidR="00F9715D">
        <w:rPr>
          <w:rFonts w:ascii="맑은 고딕" w:eastAsia="맑은 고딕" w:hAnsi="맑은 고딕" w:hint="eastAsia"/>
        </w:rPr>
        <w:t>항</w:t>
      </w:r>
      <w:r w:rsidR="00F9715D">
        <w:rPr>
          <w:rFonts w:ascii="맑은 고딕" w:eastAsia="맑은 고딕" w:hAnsi="맑은 고딕" w:hint="eastAsia"/>
        </w:rPr>
        <w:lastRenderedPageBreak/>
        <w:t xml:space="preserve">정상태의 </w:t>
      </w:r>
      <w:r w:rsidR="00F9715D">
        <w:rPr>
          <w:rFonts w:ascii="맑은 고딕" w:eastAsia="맑은 고딕" w:hAnsi="맑은 고딕"/>
        </w:rPr>
        <w:t>ketoconazole</w:t>
      </w:r>
      <w:r w:rsidR="00F9715D">
        <w:rPr>
          <w:rFonts w:ascii="맑은 고딕" w:eastAsia="맑은 고딕" w:hAnsi="맑은 고딕" w:hint="eastAsia"/>
        </w:rPr>
        <w:t xml:space="preserve">과 </w:t>
      </w:r>
      <w:r w:rsidR="00F9715D">
        <w:rPr>
          <w:rFonts w:ascii="맑은 고딕" w:eastAsia="맑은 고딕" w:hAnsi="맑은 고딕"/>
        </w:rPr>
        <w:t>rifampicin</w:t>
      </w:r>
      <w:r w:rsidR="00B8432A">
        <w:rPr>
          <w:rFonts w:ascii="맑은 고딕" w:eastAsia="맑은 고딕" w:hAnsi="맑은 고딕" w:hint="eastAsia"/>
        </w:rPr>
        <w:t xml:space="preserve">에 </w:t>
      </w:r>
      <w:proofErr w:type="spellStart"/>
      <w:r w:rsidR="00B8432A">
        <w:rPr>
          <w:rFonts w:ascii="맑은 고딕" w:eastAsia="맑은 고딕" w:hAnsi="맑은 고딕"/>
        </w:rPr>
        <w:t>fimasartan</w:t>
      </w:r>
      <w:proofErr w:type="spellEnd"/>
      <w:r w:rsidR="00B8432A">
        <w:rPr>
          <w:rFonts w:ascii="맑은 고딕" w:eastAsia="맑은 고딕" w:hAnsi="맑은 고딕"/>
        </w:rPr>
        <w:t xml:space="preserve"> 240 mg</w:t>
      </w:r>
      <w:r w:rsidR="00B8432A">
        <w:rPr>
          <w:rFonts w:ascii="맑은 고딕" w:eastAsia="맑은 고딕" w:hAnsi="맑은 고딕" w:hint="eastAsia"/>
        </w:rPr>
        <w:t xml:space="preserve">을 </w:t>
      </w:r>
      <w:proofErr w:type="spellStart"/>
      <w:r w:rsidR="00B8432A">
        <w:rPr>
          <w:rFonts w:ascii="맑은 고딕" w:eastAsia="맑은 고딕" w:hAnsi="맑은 고딕" w:hint="eastAsia"/>
        </w:rPr>
        <w:t>단회</w:t>
      </w:r>
      <w:proofErr w:type="spellEnd"/>
      <w:r w:rsidR="00B8432A">
        <w:rPr>
          <w:rFonts w:ascii="맑은 고딕" w:eastAsia="맑은 고딕" w:hAnsi="맑은 고딕" w:hint="eastAsia"/>
        </w:rPr>
        <w:t xml:space="preserve"> </w:t>
      </w:r>
      <w:ins w:id="72" w:author="Bae Soo Hyeon" w:date="2022-08-17T17:26:00Z">
        <w:r w:rsidR="00915D27">
          <w:rPr>
            <w:rFonts w:ascii="맑은 고딕" w:eastAsia="맑은 고딕" w:hAnsi="맑은 고딕" w:hint="eastAsia"/>
          </w:rPr>
          <w:t xml:space="preserve">병용 </w:t>
        </w:r>
      </w:ins>
      <w:r w:rsidR="00B8432A">
        <w:rPr>
          <w:rFonts w:ascii="맑은 고딕" w:eastAsia="맑은 고딕" w:hAnsi="맑은 고딕" w:hint="eastAsia"/>
        </w:rPr>
        <w:t>투여하였을 때,</w:t>
      </w:r>
      <w:r w:rsidR="00B8432A">
        <w:rPr>
          <w:rFonts w:ascii="맑은 고딕" w:eastAsia="맑은 고딕" w:hAnsi="맑은 고딕"/>
        </w:rPr>
        <w:t xml:space="preserve"> </w:t>
      </w:r>
      <w:r w:rsidR="00F9715D">
        <w:rPr>
          <w:rFonts w:ascii="맑은 고딕" w:eastAsia="맑은 고딕" w:hAnsi="맑은 고딕"/>
        </w:rPr>
        <w:t>ketoconazole</w:t>
      </w:r>
      <w:r w:rsidR="00F9715D">
        <w:rPr>
          <w:rFonts w:ascii="맑은 고딕" w:eastAsia="맑은 고딕" w:hAnsi="맑은 고딕" w:hint="eastAsia"/>
        </w:rPr>
        <w:t>은</w:t>
      </w:r>
      <w:r w:rsidR="00BD34C8">
        <w:rPr>
          <w:rFonts w:ascii="맑은 고딕" w:eastAsia="맑은 고딕" w:hAnsi="맑은 고딕"/>
        </w:rPr>
        <w:t xml:space="preserve"> </w:t>
      </w:r>
      <w:proofErr w:type="spellStart"/>
      <w:r w:rsidR="00BD34C8">
        <w:rPr>
          <w:rFonts w:ascii="맑은 고딕" w:eastAsia="맑은 고딕" w:hAnsi="맑은 고딕"/>
        </w:rPr>
        <w:t>fimasartan</w:t>
      </w:r>
      <w:proofErr w:type="spellEnd"/>
      <w:r w:rsidR="00BD34C8">
        <w:rPr>
          <w:rFonts w:ascii="맑은 고딕" w:eastAsia="맑은 고딕" w:hAnsi="맑은 고딕" w:hint="eastAsia"/>
        </w:rPr>
        <w:t>의</w:t>
      </w:r>
      <w:r w:rsidR="00B8432A">
        <w:rPr>
          <w:rFonts w:ascii="맑은 고딕" w:eastAsia="맑은 고딕" w:hAnsi="맑은 고딕" w:hint="eastAsia"/>
        </w:rPr>
        <w:t xml:space="preserve"> </w:t>
      </w:r>
      <w:proofErr w:type="spellStart"/>
      <w:r w:rsidR="00B8432A">
        <w:rPr>
          <w:rFonts w:ascii="맑은 고딕" w:eastAsia="맑은 고딕" w:hAnsi="맑은 고딕" w:hint="eastAsia"/>
        </w:rPr>
        <w:t>C</w:t>
      </w:r>
      <w:r w:rsidR="00B8432A" w:rsidRPr="009D1C97">
        <w:rPr>
          <w:rFonts w:ascii="맑은 고딕" w:eastAsia="맑은 고딕" w:hAnsi="맑은 고딕"/>
          <w:vertAlign w:val="subscript"/>
        </w:rPr>
        <w:t>max</w:t>
      </w:r>
      <w:proofErr w:type="spellEnd"/>
      <w:r w:rsidR="00B8432A">
        <w:rPr>
          <w:rFonts w:ascii="맑은 고딕" w:eastAsia="맑은 고딕" w:hAnsi="맑은 고딕"/>
        </w:rPr>
        <w:t xml:space="preserve"> </w:t>
      </w:r>
      <w:r w:rsidR="00B8432A">
        <w:rPr>
          <w:rFonts w:ascii="맑은 고딕" w:eastAsia="맑은 고딕" w:hAnsi="맑은 고딕" w:hint="eastAsia"/>
        </w:rPr>
        <w:t xml:space="preserve">및 </w:t>
      </w:r>
      <w:r w:rsidR="00B8432A">
        <w:rPr>
          <w:rFonts w:ascii="맑은 고딕" w:eastAsia="맑은 고딕" w:hAnsi="맑은 고딕"/>
        </w:rPr>
        <w:t>AUC</w:t>
      </w:r>
      <w:r w:rsidR="00B8432A">
        <w:rPr>
          <w:rFonts w:ascii="맑은 고딕" w:eastAsia="맑은 고딕" w:hAnsi="맑은 고딕" w:hint="eastAsia"/>
        </w:rPr>
        <w:t xml:space="preserve">를 각각 </w:t>
      </w:r>
      <w:r w:rsidR="009D1C97">
        <w:rPr>
          <w:rFonts w:ascii="맑은 고딕" w:eastAsia="맑은 고딕" w:hAnsi="맑은 고딕"/>
        </w:rPr>
        <w:t>2.47</w:t>
      </w:r>
      <w:r w:rsidR="009D1C97">
        <w:rPr>
          <w:rFonts w:ascii="맑은 고딕" w:eastAsia="맑은 고딕" w:hAnsi="맑은 고딕" w:hint="eastAsia"/>
        </w:rPr>
        <w:t xml:space="preserve">배 및 </w:t>
      </w:r>
      <w:r w:rsidR="009D1C97">
        <w:rPr>
          <w:rFonts w:ascii="맑은 고딕" w:eastAsia="맑은 고딕" w:hAnsi="맑은 고딕"/>
        </w:rPr>
        <w:t>2.03</w:t>
      </w:r>
      <w:r w:rsidR="009D1C97">
        <w:rPr>
          <w:rFonts w:ascii="맑은 고딕" w:eastAsia="맑은 고딕" w:hAnsi="맑은 고딕" w:hint="eastAsia"/>
        </w:rPr>
        <w:t>배 증가시켰으며,</w:t>
      </w:r>
      <w:r w:rsidR="009D1C97">
        <w:rPr>
          <w:rFonts w:ascii="맑은 고딕" w:eastAsia="맑은 고딕" w:hAnsi="맑은 고딕"/>
        </w:rPr>
        <w:t xml:space="preserve"> rifampicin</w:t>
      </w:r>
      <w:r w:rsidR="009D1C97">
        <w:rPr>
          <w:rFonts w:ascii="맑은 고딕" w:eastAsia="맑은 고딕" w:hAnsi="맑은 고딕" w:hint="eastAsia"/>
        </w:rPr>
        <w:t xml:space="preserve">은 </w:t>
      </w:r>
      <w:proofErr w:type="spellStart"/>
      <w:r w:rsidR="00F11674">
        <w:rPr>
          <w:rFonts w:ascii="맑은 고딕" w:eastAsia="맑은 고딕" w:hAnsi="맑은 고딕"/>
        </w:rPr>
        <w:t>fimasartan</w:t>
      </w:r>
      <w:proofErr w:type="spellEnd"/>
      <w:r w:rsidR="00F11674">
        <w:rPr>
          <w:rFonts w:ascii="맑은 고딕" w:eastAsia="맑은 고딕" w:hAnsi="맑은 고딕" w:hint="eastAsia"/>
        </w:rPr>
        <w:t xml:space="preserve">의 </w:t>
      </w:r>
      <w:proofErr w:type="spellStart"/>
      <w:r w:rsidR="00F11674">
        <w:rPr>
          <w:rFonts w:ascii="맑은 고딕" w:eastAsia="맑은 고딕" w:hAnsi="맑은 고딕" w:hint="eastAsia"/>
        </w:rPr>
        <w:t>C</w:t>
      </w:r>
      <w:r w:rsidR="00F11674" w:rsidRPr="009D1C97">
        <w:rPr>
          <w:rFonts w:ascii="맑은 고딕" w:eastAsia="맑은 고딕" w:hAnsi="맑은 고딕"/>
          <w:vertAlign w:val="subscript"/>
        </w:rPr>
        <w:t>max</w:t>
      </w:r>
      <w:proofErr w:type="spellEnd"/>
      <w:r w:rsidR="00F11674">
        <w:rPr>
          <w:rFonts w:ascii="맑은 고딕" w:eastAsia="맑은 고딕" w:hAnsi="맑은 고딕"/>
        </w:rPr>
        <w:t xml:space="preserve"> </w:t>
      </w:r>
      <w:r w:rsidR="00F11674">
        <w:rPr>
          <w:rFonts w:ascii="맑은 고딕" w:eastAsia="맑은 고딕" w:hAnsi="맑은 고딕" w:hint="eastAsia"/>
        </w:rPr>
        <w:t xml:space="preserve">및 </w:t>
      </w:r>
      <w:r w:rsidR="00F11674">
        <w:rPr>
          <w:rFonts w:ascii="맑은 고딕" w:eastAsia="맑은 고딕" w:hAnsi="맑은 고딕"/>
        </w:rPr>
        <w:t>AUC</w:t>
      </w:r>
      <w:r w:rsidR="00F11674">
        <w:rPr>
          <w:rFonts w:ascii="맑은 고딕" w:eastAsia="맑은 고딕" w:hAnsi="맑은 고딕" w:hint="eastAsia"/>
        </w:rPr>
        <w:t xml:space="preserve">를 각각 </w:t>
      </w:r>
      <w:r w:rsidR="00F11674">
        <w:rPr>
          <w:rFonts w:ascii="맑은 고딕" w:eastAsia="맑은 고딕" w:hAnsi="맑은 고딕"/>
        </w:rPr>
        <w:t>10.33</w:t>
      </w:r>
      <w:r w:rsidR="00F11674">
        <w:rPr>
          <w:rFonts w:ascii="맑은 고딕" w:eastAsia="맑은 고딕" w:hAnsi="맑은 고딕" w:hint="eastAsia"/>
        </w:rPr>
        <w:t xml:space="preserve">배 및 </w:t>
      </w:r>
      <w:r w:rsidR="00F11674">
        <w:rPr>
          <w:rFonts w:ascii="맑은 고딕" w:eastAsia="맑은 고딕" w:hAnsi="맑은 고딕"/>
        </w:rPr>
        <w:t>4.60</w:t>
      </w:r>
      <w:r w:rsidR="00F11674">
        <w:rPr>
          <w:rFonts w:ascii="맑은 고딕" w:eastAsia="맑은 고딕" w:hAnsi="맑은 고딕" w:hint="eastAsia"/>
        </w:rPr>
        <w:t>배 증가시켰다.</w:t>
      </w:r>
      <w:r w:rsidR="00F11674">
        <w:rPr>
          <w:rFonts w:ascii="맑은 고딕" w:eastAsia="맑은 고딕" w:hAnsi="맑은 고딕"/>
        </w:rPr>
        <w:t xml:space="preserve"> Rifampicin</w:t>
      </w:r>
      <w:r w:rsidR="00F11674">
        <w:rPr>
          <w:rFonts w:ascii="맑은 고딕" w:eastAsia="맑은 고딕" w:hAnsi="맑은 고딕" w:hint="eastAsia"/>
        </w:rPr>
        <w:t>의 경우,</w:t>
      </w:r>
      <w:r w:rsidR="00F11674">
        <w:rPr>
          <w:rFonts w:ascii="맑은 고딕" w:eastAsia="맑은 고딕" w:hAnsi="맑은 고딕"/>
        </w:rPr>
        <w:t xml:space="preserve"> </w:t>
      </w:r>
      <w:r w:rsidR="00F11674">
        <w:rPr>
          <w:rFonts w:ascii="맑은 고딕" w:eastAsia="맑은 고딕" w:hAnsi="맑은 고딕" w:hint="eastAsia"/>
        </w:rPr>
        <w:t xml:space="preserve">강력한 </w:t>
      </w:r>
      <w:r w:rsidR="00F11674">
        <w:rPr>
          <w:rFonts w:ascii="맑은 고딕" w:eastAsia="맑은 고딕" w:hAnsi="맑은 고딕"/>
        </w:rPr>
        <w:t xml:space="preserve">CYP3A4 </w:t>
      </w:r>
      <w:r w:rsidR="00F11674">
        <w:rPr>
          <w:rFonts w:ascii="맑은 고딕" w:eastAsia="맑은 고딕" w:hAnsi="맑은 고딕" w:hint="eastAsia"/>
        </w:rPr>
        <w:t>유도제로 알려져 있지만,</w:t>
      </w:r>
      <w:r w:rsidR="00F11674">
        <w:rPr>
          <w:rFonts w:ascii="맑은 고딕" w:eastAsia="맑은 고딕" w:hAnsi="맑은 고딕"/>
        </w:rPr>
        <w:t xml:space="preserve"> </w:t>
      </w:r>
      <w:r w:rsidR="009E669A">
        <w:rPr>
          <w:rFonts w:ascii="맑은 고딕" w:eastAsia="맑은 고딕" w:hAnsi="맑은 고딕" w:hint="eastAsia"/>
        </w:rPr>
        <w:t>O</w:t>
      </w:r>
      <w:r w:rsidR="009E669A">
        <w:rPr>
          <w:rFonts w:ascii="맑은 고딕" w:eastAsia="맑은 고딕" w:hAnsi="맑은 고딕"/>
        </w:rPr>
        <w:t>ATP1B1</w:t>
      </w:r>
      <w:r w:rsidR="009E669A">
        <w:rPr>
          <w:rFonts w:ascii="맑은 고딕" w:eastAsia="맑은 고딕" w:hAnsi="맑은 고딕" w:hint="eastAsia"/>
        </w:rPr>
        <w:t xml:space="preserve">의 </w:t>
      </w:r>
      <w:proofErr w:type="spellStart"/>
      <w:r w:rsidR="009E669A">
        <w:rPr>
          <w:rFonts w:ascii="맑은 고딕" w:eastAsia="맑은 고딕" w:hAnsi="맑은 고딕" w:hint="eastAsia"/>
        </w:rPr>
        <w:t>저해제이기도</w:t>
      </w:r>
      <w:proofErr w:type="spellEnd"/>
      <w:r w:rsidR="009E669A">
        <w:rPr>
          <w:rFonts w:ascii="맑은 고딕" w:eastAsia="맑은 고딕" w:hAnsi="맑은 고딕" w:hint="eastAsia"/>
        </w:rPr>
        <w:t xml:space="preserve"> 하다.</w:t>
      </w:r>
      <w:r w:rsidR="009E669A">
        <w:rPr>
          <w:rFonts w:ascii="맑은 고딕" w:eastAsia="맑은 고딕" w:hAnsi="맑은 고딕"/>
        </w:rPr>
        <w:t xml:space="preserve"> </w:t>
      </w:r>
      <w:r w:rsidR="009E669A">
        <w:rPr>
          <w:rFonts w:ascii="맑은 고딕" w:eastAsia="맑은 고딕" w:hAnsi="맑은 고딕" w:hint="eastAsia"/>
        </w:rPr>
        <w:t>즉,</w:t>
      </w:r>
      <w:r w:rsidR="009E669A">
        <w:rPr>
          <w:rFonts w:ascii="맑은 고딕" w:eastAsia="맑은 고딕" w:hAnsi="맑은 고딕"/>
        </w:rPr>
        <w:t xml:space="preserve"> rifampicin</w:t>
      </w:r>
      <w:r w:rsidR="009E669A">
        <w:rPr>
          <w:rFonts w:ascii="맑은 고딕" w:eastAsia="맑은 고딕" w:hAnsi="맑은 고딕" w:hint="eastAsia"/>
        </w:rPr>
        <w:t xml:space="preserve">은 </w:t>
      </w:r>
      <w:r w:rsidR="000873C8">
        <w:rPr>
          <w:rFonts w:ascii="맑은 고딕" w:eastAsia="맑은 고딕" w:hAnsi="맑은 고딕" w:hint="eastAsia"/>
        </w:rPr>
        <w:t>간에 존재하는</w:t>
      </w:r>
      <w:r w:rsidR="000873C8">
        <w:rPr>
          <w:rFonts w:ascii="맑은 고딕" w:eastAsia="맑은 고딕" w:hAnsi="맑은 고딕"/>
        </w:rPr>
        <w:t xml:space="preserve"> </w:t>
      </w:r>
      <w:r w:rsidR="000873C8">
        <w:rPr>
          <w:rFonts w:ascii="맑은 고딕" w:eastAsia="맑은 고딕" w:hAnsi="맑은 고딕" w:hint="eastAsia"/>
        </w:rPr>
        <w:t>O</w:t>
      </w:r>
      <w:r w:rsidR="000873C8">
        <w:rPr>
          <w:rFonts w:ascii="맑은 고딕" w:eastAsia="맑은 고딕" w:hAnsi="맑은 고딕"/>
        </w:rPr>
        <w:t>ATP1B1</w:t>
      </w:r>
      <w:r w:rsidR="000873C8">
        <w:rPr>
          <w:rFonts w:ascii="맑은 고딕" w:eastAsia="맑은 고딕" w:hAnsi="맑은 고딕" w:hint="eastAsia"/>
        </w:rPr>
        <w:t>을 저해하여,</w:t>
      </w:r>
      <w:r w:rsidR="000873C8">
        <w:rPr>
          <w:rFonts w:ascii="맑은 고딕" w:eastAsia="맑은 고딕" w:hAnsi="맑은 고딕"/>
        </w:rPr>
        <w:t xml:space="preserve"> </w:t>
      </w:r>
      <w:proofErr w:type="spellStart"/>
      <w:r w:rsidR="000873C8">
        <w:rPr>
          <w:rFonts w:ascii="맑은 고딕" w:eastAsia="맑은 고딕" w:hAnsi="맑은 고딕"/>
        </w:rPr>
        <w:t>fimasarta</w:t>
      </w:r>
      <w:r w:rsidR="000873C8">
        <w:rPr>
          <w:rFonts w:ascii="맑은 고딕" w:eastAsia="맑은 고딕" w:hAnsi="맑은 고딕" w:hint="eastAsia"/>
        </w:rPr>
        <w:t>n</w:t>
      </w:r>
      <w:proofErr w:type="spellEnd"/>
      <w:r w:rsidR="000873C8">
        <w:rPr>
          <w:rFonts w:ascii="맑은 고딕" w:eastAsia="맑은 고딕" w:hAnsi="맑은 고딕" w:hint="eastAsia"/>
        </w:rPr>
        <w:t xml:space="preserve">의 간으로의 </w:t>
      </w:r>
      <w:r w:rsidR="00103F2A">
        <w:rPr>
          <w:rFonts w:ascii="맑은 고딕" w:eastAsia="맑은 고딕" w:hAnsi="맑은 고딕" w:hint="eastAsia"/>
        </w:rPr>
        <w:t xml:space="preserve">유입을 </w:t>
      </w:r>
      <w:r w:rsidR="00F52DED">
        <w:rPr>
          <w:rFonts w:ascii="맑은 고딕" w:eastAsia="맑은 고딕" w:hAnsi="맑은 고딕" w:hint="eastAsia"/>
        </w:rPr>
        <w:t>억제</w:t>
      </w:r>
      <w:r w:rsidR="00D47DA4">
        <w:rPr>
          <w:rFonts w:ascii="맑은 고딕" w:eastAsia="맑은 고딕" w:hAnsi="맑은 고딕" w:hint="eastAsia"/>
        </w:rPr>
        <w:t>하였으며,</w:t>
      </w:r>
      <w:r w:rsidR="00D47DA4">
        <w:rPr>
          <w:rFonts w:ascii="맑은 고딕" w:eastAsia="맑은 고딕" w:hAnsi="맑은 고딕"/>
        </w:rPr>
        <w:t xml:space="preserve"> </w:t>
      </w:r>
      <w:r w:rsidR="00D47DA4">
        <w:rPr>
          <w:rFonts w:ascii="맑은 고딕" w:eastAsia="맑은 고딕" w:hAnsi="맑은 고딕" w:hint="eastAsia"/>
        </w:rPr>
        <w:t xml:space="preserve">이로 인해 </w:t>
      </w:r>
      <w:proofErr w:type="spellStart"/>
      <w:r w:rsidR="00D47DA4">
        <w:rPr>
          <w:rFonts w:ascii="맑은 고딕" w:eastAsia="맑은 고딕" w:hAnsi="맑은 고딕"/>
        </w:rPr>
        <w:t>fimasartan</w:t>
      </w:r>
      <w:proofErr w:type="spellEnd"/>
      <w:r w:rsidR="00D47DA4">
        <w:rPr>
          <w:rFonts w:ascii="맑은 고딕" w:eastAsia="맑은 고딕" w:hAnsi="맑은 고딕" w:hint="eastAsia"/>
        </w:rPr>
        <w:t>의</w:t>
      </w:r>
      <w:r w:rsidR="00103F2A">
        <w:rPr>
          <w:rFonts w:ascii="맑은 고딕" w:eastAsia="맑은 고딕" w:hAnsi="맑은 고딕"/>
        </w:rPr>
        <w:t xml:space="preserve"> </w:t>
      </w:r>
      <w:proofErr w:type="spellStart"/>
      <w:r w:rsidR="00103F2A">
        <w:rPr>
          <w:rFonts w:ascii="맑은 고딕" w:eastAsia="맑은 고딕" w:hAnsi="맑은 고딕" w:hint="eastAsia"/>
        </w:rPr>
        <w:t>초회통과</w:t>
      </w:r>
      <w:proofErr w:type="spellEnd"/>
      <w:r w:rsidR="00103F2A">
        <w:rPr>
          <w:rFonts w:ascii="맑은 고딕" w:eastAsia="맑은 고딕" w:hAnsi="맑은 고딕" w:hint="eastAsia"/>
        </w:rPr>
        <w:t xml:space="preserve"> 효과 및 간대사를 최소화하여</w:t>
      </w:r>
      <w:r w:rsidR="00103F2A">
        <w:rPr>
          <w:rFonts w:ascii="맑은 고딕" w:eastAsia="맑은 고딕" w:hAnsi="맑은 고딕"/>
        </w:rPr>
        <w:t xml:space="preserve"> </w:t>
      </w:r>
      <w:proofErr w:type="spellStart"/>
      <w:r w:rsidR="00103F2A">
        <w:rPr>
          <w:rFonts w:ascii="맑은 고딕" w:eastAsia="맑은 고딕" w:hAnsi="맑은 고딕"/>
        </w:rPr>
        <w:t>C</w:t>
      </w:r>
      <w:r w:rsidR="00103F2A" w:rsidRPr="00103F2A">
        <w:rPr>
          <w:rFonts w:ascii="맑은 고딕" w:eastAsia="맑은 고딕" w:hAnsi="맑은 고딕"/>
          <w:vertAlign w:val="subscript"/>
        </w:rPr>
        <w:t>max</w:t>
      </w:r>
      <w:proofErr w:type="spellEnd"/>
      <w:r w:rsidR="00103F2A">
        <w:rPr>
          <w:rFonts w:ascii="맑은 고딕" w:eastAsia="맑은 고딕" w:hAnsi="맑은 고딕" w:hint="eastAsia"/>
        </w:rPr>
        <w:t xml:space="preserve">를 대략 </w:t>
      </w:r>
      <w:r w:rsidR="00103F2A">
        <w:rPr>
          <w:rFonts w:ascii="맑은 고딕" w:eastAsia="맑은 고딕" w:hAnsi="맑은 고딕"/>
        </w:rPr>
        <w:t>10</w:t>
      </w:r>
      <w:r w:rsidR="00103F2A">
        <w:rPr>
          <w:rFonts w:ascii="맑은 고딕" w:eastAsia="맑은 고딕" w:hAnsi="맑은 고딕" w:hint="eastAsia"/>
        </w:rPr>
        <w:t>배 이상 증가시켰다.</w:t>
      </w:r>
      <w:r w:rsidR="00103F2A">
        <w:rPr>
          <w:rFonts w:ascii="맑은 고딕" w:eastAsia="맑은 고딕" w:hAnsi="맑은 고딕"/>
        </w:rPr>
        <w:t xml:space="preserve"> </w:t>
      </w:r>
      <w:r w:rsidR="00103F2A">
        <w:rPr>
          <w:rFonts w:ascii="맑은 고딕" w:eastAsia="맑은 고딕" w:hAnsi="맑은 고딕" w:hint="eastAsia"/>
        </w:rPr>
        <w:t xml:space="preserve">이러한 </w:t>
      </w:r>
      <w:r w:rsidR="00D47DA4">
        <w:rPr>
          <w:rFonts w:ascii="맑은 고딕" w:eastAsia="맑은 고딕" w:hAnsi="맑은 고딕" w:hint="eastAsia"/>
        </w:rPr>
        <w:t>저해</w:t>
      </w:r>
      <w:r w:rsidR="00103F2A">
        <w:rPr>
          <w:rFonts w:ascii="맑은 고딕" w:eastAsia="맑은 고딕" w:hAnsi="맑은 고딕" w:hint="eastAsia"/>
        </w:rPr>
        <w:t>작</w:t>
      </w:r>
      <w:r w:rsidR="00103F2A">
        <w:rPr>
          <w:rFonts w:ascii="맑은 고딕" w:eastAsia="맑은 고딕" w:hAnsi="맑은 고딕"/>
        </w:rPr>
        <w:t xml:space="preserve">용에 CYP3A4 </w:t>
      </w:r>
      <w:r w:rsidR="00103F2A">
        <w:rPr>
          <w:rFonts w:ascii="맑은 고딕" w:eastAsia="맑은 고딕" w:hAnsi="맑은 고딕" w:hint="eastAsia"/>
        </w:rPr>
        <w:t>유도효과가 더해져,</w:t>
      </w:r>
      <w:r w:rsidR="00103F2A">
        <w:rPr>
          <w:rFonts w:ascii="맑은 고딕" w:eastAsia="맑은 고딕" w:hAnsi="맑은 고딕"/>
        </w:rPr>
        <w:t xml:space="preserve"> </w:t>
      </w:r>
      <w:r w:rsidR="00103F2A">
        <w:rPr>
          <w:rFonts w:ascii="맑은 고딕" w:eastAsia="맑은 고딕" w:hAnsi="맑은 고딕" w:hint="eastAsia"/>
        </w:rPr>
        <w:t>A</w:t>
      </w:r>
      <w:r w:rsidR="00103F2A">
        <w:rPr>
          <w:rFonts w:ascii="맑은 고딕" w:eastAsia="맑은 고딕" w:hAnsi="맑은 고딕"/>
        </w:rPr>
        <w:t>UC</w:t>
      </w:r>
      <w:r w:rsidR="00103F2A">
        <w:rPr>
          <w:rFonts w:ascii="맑은 고딕" w:eastAsia="맑은 고딕" w:hAnsi="맑은 고딕" w:hint="eastAsia"/>
        </w:rPr>
        <w:t xml:space="preserve">의 증가율은 </w:t>
      </w:r>
      <w:proofErr w:type="spellStart"/>
      <w:r w:rsidR="00103F2A">
        <w:rPr>
          <w:rFonts w:ascii="맑은 고딕" w:eastAsia="맑은 고딕" w:hAnsi="맑은 고딕"/>
        </w:rPr>
        <w:t>C</w:t>
      </w:r>
      <w:r w:rsidR="00103F2A" w:rsidRPr="00103F2A">
        <w:rPr>
          <w:rFonts w:ascii="맑은 고딕" w:eastAsia="맑은 고딕" w:hAnsi="맑은 고딕"/>
          <w:vertAlign w:val="subscript"/>
        </w:rPr>
        <w:t>max</w:t>
      </w:r>
      <w:proofErr w:type="spellEnd"/>
      <w:r w:rsidR="00103F2A">
        <w:rPr>
          <w:rFonts w:ascii="맑은 고딕" w:eastAsia="맑은 고딕" w:hAnsi="맑은 고딕" w:hint="eastAsia"/>
        </w:rPr>
        <w:t>의 증가율 보다 낮았다.</w:t>
      </w:r>
      <w:r w:rsidR="00103F2A">
        <w:rPr>
          <w:rFonts w:ascii="맑은 고딕" w:eastAsia="맑은 고딕" w:hAnsi="맑은 고딕"/>
        </w:rPr>
        <w:t xml:space="preserve"> </w:t>
      </w:r>
      <w:r w:rsidR="00103F2A">
        <w:rPr>
          <w:rFonts w:ascii="맑은 고딕" w:eastAsia="맑은 고딕" w:hAnsi="맑은 고딕" w:hint="eastAsia"/>
        </w:rPr>
        <w:t>특히,</w:t>
      </w:r>
      <w:r w:rsidR="00D47DA4" w:rsidRPr="00D47DA4">
        <w:rPr>
          <w:rFonts w:ascii="맑은 고딕" w:eastAsia="맑은 고딕" w:hAnsi="맑은 고딕" w:hint="eastAsia"/>
        </w:rPr>
        <w:t xml:space="preserve"> </w:t>
      </w:r>
      <w:r w:rsidR="00D47DA4">
        <w:rPr>
          <w:rFonts w:ascii="맑은 고딕" w:eastAsia="맑은 고딕" w:hAnsi="맑은 고딕" w:hint="eastAsia"/>
        </w:rPr>
        <w:t>r</w:t>
      </w:r>
      <w:r w:rsidR="00D47DA4">
        <w:rPr>
          <w:rFonts w:ascii="맑은 고딕" w:eastAsia="맑은 고딕" w:hAnsi="맑은 고딕"/>
        </w:rPr>
        <w:t>ifampicin</w:t>
      </w:r>
      <w:r w:rsidR="00D47DA4">
        <w:rPr>
          <w:rFonts w:ascii="맑은 고딕" w:eastAsia="맑은 고딕" w:hAnsi="맑은 고딕" w:hint="eastAsia"/>
        </w:rPr>
        <w:t>과 병용 시,</w:t>
      </w:r>
      <w:r w:rsidR="00D47DA4">
        <w:rPr>
          <w:rFonts w:ascii="맑은 고딕" w:eastAsia="맑은 고딕" w:hAnsi="맑은 고딕"/>
        </w:rPr>
        <w:t xml:space="preserve"> </w:t>
      </w:r>
      <w:proofErr w:type="spellStart"/>
      <w:r w:rsidR="00103F2A">
        <w:rPr>
          <w:rFonts w:ascii="맑은 고딕" w:eastAsia="맑은 고딕" w:hAnsi="맑은 고딕"/>
        </w:rPr>
        <w:t>fimasartan</w:t>
      </w:r>
      <w:proofErr w:type="spellEnd"/>
      <w:r w:rsidR="00103F2A">
        <w:rPr>
          <w:rFonts w:ascii="맑은 고딕" w:eastAsia="맑은 고딕" w:hAnsi="맑은 고딕" w:hint="eastAsia"/>
        </w:rPr>
        <w:t>의 t</w:t>
      </w:r>
      <w:r w:rsidR="00103F2A" w:rsidRPr="00103F2A">
        <w:rPr>
          <w:rFonts w:ascii="맑은 고딕" w:eastAsia="맑은 고딕" w:hAnsi="맑은 고딕" w:hint="eastAsia"/>
          <w:vertAlign w:val="subscript"/>
        </w:rPr>
        <w:t>1</w:t>
      </w:r>
      <w:r w:rsidR="00103F2A" w:rsidRPr="00103F2A">
        <w:rPr>
          <w:rFonts w:ascii="맑은 고딕" w:eastAsia="맑은 고딕" w:hAnsi="맑은 고딕"/>
          <w:vertAlign w:val="subscript"/>
        </w:rPr>
        <w:t>/2</w:t>
      </w:r>
      <w:r w:rsidR="00103F2A">
        <w:rPr>
          <w:rFonts w:ascii="맑은 고딕" w:eastAsia="맑은 고딕" w:hAnsi="맑은 고딕" w:hint="eastAsia"/>
        </w:rPr>
        <w:t>가</w:t>
      </w:r>
      <w:r w:rsidR="00D47DA4">
        <w:rPr>
          <w:rFonts w:ascii="맑은 고딕" w:eastAsia="맑은 고딕" w:hAnsi="맑은 고딕" w:hint="eastAsia"/>
        </w:rPr>
        <w:t xml:space="preserve"> </w:t>
      </w:r>
      <w:r w:rsidR="00D47DA4">
        <w:rPr>
          <w:rFonts w:ascii="맑은 고딕" w:eastAsia="맑은 고딕" w:hAnsi="맑은 고딕"/>
        </w:rPr>
        <w:t>0.</w:t>
      </w:r>
      <w:r w:rsidR="00370B5E">
        <w:rPr>
          <w:rFonts w:ascii="맑은 고딕" w:eastAsia="맑은 고딕" w:hAnsi="맑은 고딕"/>
        </w:rPr>
        <w:t>26</w:t>
      </w:r>
      <w:r w:rsidR="00370B5E">
        <w:rPr>
          <w:rFonts w:ascii="맑은 고딕" w:eastAsia="맑은 고딕" w:hAnsi="맑은 고딕" w:hint="eastAsia"/>
        </w:rPr>
        <w:t xml:space="preserve">배 </w:t>
      </w:r>
      <w:r w:rsidR="00E975A3">
        <w:rPr>
          <w:rFonts w:ascii="맑은 고딕" w:eastAsia="맑은 고딕" w:hAnsi="맑은 고딕" w:hint="eastAsia"/>
        </w:rPr>
        <w:t xml:space="preserve">작아진 것으로 </w:t>
      </w:r>
      <w:r w:rsidR="00370B5E">
        <w:rPr>
          <w:rFonts w:ascii="맑은 고딕" w:eastAsia="맑은 고딕" w:hAnsi="맑은 고딕" w:hint="eastAsia"/>
        </w:rPr>
        <w:t>보아</w:t>
      </w:r>
      <w:r w:rsidR="00370B5E">
        <w:rPr>
          <w:rFonts w:ascii="맑은 고딕" w:eastAsia="맑은 고딕" w:hAnsi="맑은 고딕"/>
        </w:rPr>
        <w:t>(</w:t>
      </w:r>
      <w:r w:rsidR="00370B5E">
        <w:rPr>
          <w:rFonts w:ascii="맑은 고딕" w:eastAsia="맑은 고딕" w:hAnsi="맑은 고딕" w:hint="eastAsia"/>
        </w:rPr>
        <w:t>표,</w:t>
      </w:r>
      <w:r w:rsidR="00D47DA4">
        <w:rPr>
          <w:rFonts w:ascii="맑은 고딕" w:eastAsia="맑은 고딕" w:hAnsi="맑은 고딕"/>
        </w:rPr>
        <w:t>7.2)</w:t>
      </w:r>
      <w:r w:rsidR="00370B5E">
        <w:rPr>
          <w:rFonts w:ascii="맑은 고딕" w:eastAsia="맑은 고딕" w:hAnsi="맑은 고딕"/>
        </w:rPr>
        <w:t xml:space="preserve"> OATP1</w:t>
      </w:r>
      <w:r w:rsidR="00370B5E">
        <w:rPr>
          <w:rFonts w:ascii="맑은 고딕" w:eastAsia="맑은 고딕" w:hAnsi="맑은 고딕" w:hint="eastAsia"/>
        </w:rPr>
        <w:t>B</w:t>
      </w:r>
      <w:r w:rsidR="00370B5E">
        <w:rPr>
          <w:rFonts w:ascii="맑은 고딕" w:eastAsia="맑은 고딕" w:hAnsi="맑은 고딕"/>
        </w:rPr>
        <w:t>1</w:t>
      </w:r>
      <w:r w:rsidR="00370B5E">
        <w:rPr>
          <w:rFonts w:ascii="맑은 고딕" w:eastAsia="맑은 고딕" w:hAnsi="맑은 고딕" w:hint="eastAsia"/>
        </w:rPr>
        <w:t xml:space="preserve">의 저해능과 </w:t>
      </w:r>
      <w:r w:rsidR="00370B5E">
        <w:rPr>
          <w:rFonts w:ascii="맑은 고딕" w:eastAsia="맑은 고딕" w:hAnsi="맑은 고딕"/>
        </w:rPr>
        <w:t>CYP3A4</w:t>
      </w:r>
      <w:r w:rsidR="00370B5E">
        <w:rPr>
          <w:rFonts w:ascii="맑은 고딕" w:eastAsia="맑은 고딕" w:hAnsi="맑은 고딕" w:hint="eastAsia"/>
        </w:rPr>
        <w:t>의 유도능이 복합적으로 작용하</w:t>
      </w:r>
      <w:r w:rsidR="00E975A3">
        <w:rPr>
          <w:rFonts w:ascii="맑은 고딕" w:eastAsia="맑은 고딕" w:hAnsi="맑은 고딕" w:hint="eastAsia"/>
        </w:rPr>
        <w:t>였지만,</w:t>
      </w:r>
      <w:r w:rsidR="00E975A3">
        <w:rPr>
          <w:rFonts w:ascii="맑은 고딕" w:eastAsia="맑은 고딕" w:hAnsi="맑은 고딕"/>
        </w:rPr>
        <w:t xml:space="preserve"> </w:t>
      </w:r>
      <w:r w:rsidR="00E975A3">
        <w:rPr>
          <w:rFonts w:ascii="맑은 고딕" w:eastAsia="맑은 고딕" w:hAnsi="맑은 고딕" w:hint="eastAsia"/>
        </w:rPr>
        <w:t>결국</w:t>
      </w:r>
      <w:r w:rsidR="00370B5E">
        <w:rPr>
          <w:rFonts w:ascii="맑은 고딕" w:eastAsia="맑은 고딕" w:hAnsi="맑은 고딕" w:hint="eastAsia"/>
        </w:rPr>
        <w:t xml:space="preserve"> </w:t>
      </w:r>
      <w:proofErr w:type="spellStart"/>
      <w:r w:rsidR="00370B5E">
        <w:rPr>
          <w:rFonts w:ascii="맑은 고딕" w:eastAsia="맑은 고딕" w:hAnsi="맑은 고딕"/>
        </w:rPr>
        <w:t>fimasartan</w:t>
      </w:r>
      <w:proofErr w:type="spellEnd"/>
      <w:r w:rsidR="00370B5E">
        <w:rPr>
          <w:rFonts w:ascii="맑은 고딕" w:eastAsia="맑은 고딕" w:hAnsi="맑은 고딕" w:hint="eastAsia"/>
        </w:rPr>
        <w:t>의 혈중 노출을 증가시켰다.</w:t>
      </w:r>
    </w:p>
    <w:p w14:paraId="3F77259B" w14:textId="77777777" w:rsidR="00F11674" w:rsidRDefault="00F11674" w:rsidP="00F11674">
      <w:pPr>
        <w:ind w:leftChars="213" w:left="426"/>
      </w:pPr>
    </w:p>
    <w:p w14:paraId="3C389652" w14:textId="1A9EB157" w:rsidR="001213C7" w:rsidRDefault="001213C7" w:rsidP="00370B5E">
      <w:pPr>
        <w:ind w:leftChars="213" w:left="426"/>
        <w:jc w:val="center"/>
      </w:pPr>
      <w:r w:rsidRPr="001213C7">
        <w:rPr>
          <w:noProof/>
        </w:rPr>
        <w:drawing>
          <wp:inline distT="0" distB="0" distL="0" distR="0" wp14:anchorId="33F27441" wp14:editId="77629EFA">
            <wp:extent cx="4155040" cy="3013453"/>
            <wp:effectExtent l="0" t="0" r="0" b="0"/>
            <wp:docPr id="5" name="그림 3">
              <a:extLst xmlns:a="http://schemas.openxmlformats.org/drawingml/2006/main">
                <a:ext uri="{FF2B5EF4-FFF2-40B4-BE49-F238E27FC236}">
                  <a16:creationId xmlns:a16="http://schemas.microsoft.com/office/drawing/2014/main" id="{B285E14A-592F-484A-869F-0226EA49AF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B285E14A-592F-484A-869F-0226EA49AF84}"/>
                        </a:ext>
                      </a:extLst>
                    </pic:cNvPr>
                    <pic:cNvPicPr>
                      <a:picLocks noChangeAspect="1"/>
                    </pic:cNvPicPr>
                  </pic:nvPicPr>
                  <pic:blipFill>
                    <a:blip r:embed="rId19"/>
                    <a:stretch>
                      <a:fillRect/>
                    </a:stretch>
                  </pic:blipFill>
                  <pic:spPr>
                    <a:xfrm>
                      <a:off x="0" y="0"/>
                      <a:ext cx="4155040" cy="3013453"/>
                    </a:xfrm>
                    <a:prstGeom prst="rect">
                      <a:avLst/>
                    </a:prstGeom>
                  </pic:spPr>
                </pic:pic>
              </a:graphicData>
            </a:graphic>
          </wp:inline>
        </w:drawing>
      </w:r>
    </w:p>
    <w:p w14:paraId="76227B9D" w14:textId="292F262B" w:rsidR="0047250C" w:rsidRDefault="001213C7" w:rsidP="00477FC8">
      <w:pPr>
        <w:pStyle w:val="af"/>
        <w:jc w:val="center"/>
      </w:pPr>
      <w:r>
        <w:t xml:space="preserve">그림 </w:t>
      </w:r>
      <w:fldSimple w:instr=" STYLEREF 1 \s ">
        <w:r w:rsidR="001B0728">
          <w:rPr>
            <w:noProof/>
          </w:rPr>
          <w:t>7</w:t>
        </w:r>
      </w:fldSimple>
      <w:r w:rsidR="001B0728">
        <w:noBreakHyphen/>
      </w:r>
      <w:fldSimple w:instr=" SEQ 그림 \* ARABIC \s 1 ">
        <w:r w:rsidR="001B0728">
          <w:rPr>
            <w:noProof/>
          </w:rPr>
          <w:t>7</w:t>
        </w:r>
      </w:fldSimple>
      <w:r>
        <w:t>.</w:t>
      </w:r>
      <w:r w:rsidR="00477FC8">
        <w:t xml:space="preserve"> </w:t>
      </w:r>
      <w:proofErr w:type="spellStart"/>
      <w:r>
        <w:t>Fimasartan</w:t>
      </w:r>
      <w:proofErr w:type="spellEnd"/>
      <w:r>
        <w:rPr>
          <w:rFonts w:hint="eastAsia"/>
        </w:rPr>
        <w:t xml:space="preserve">과 </w:t>
      </w:r>
      <w:r w:rsidR="00477FC8">
        <w:rPr>
          <w:rFonts w:hint="eastAsia"/>
        </w:rPr>
        <w:t>k</w:t>
      </w:r>
      <w:r w:rsidR="00477FC8">
        <w:t>etoconazole</w:t>
      </w:r>
      <w:r w:rsidR="00370B5E">
        <w:t>/</w:t>
      </w:r>
      <w:r w:rsidR="00477FC8">
        <w:t>rifam</w:t>
      </w:r>
      <w:r w:rsidR="008A202E">
        <w:t>pi</w:t>
      </w:r>
      <w:r w:rsidR="00477FC8">
        <w:t>ci</w:t>
      </w:r>
      <w:r w:rsidR="00477FC8">
        <w:rPr>
          <w:rFonts w:hint="eastAsia"/>
        </w:rPr>
        <w:t>n</w:t>
      </w:r>
      <w:r>
        <w:rPr>
          <w:rFonts w:hint="eastAsia"/>
        </w:rPr>
        <w:t xml:space="preserve">의 약물상호작용 </w:t>
      </w:r>
      <w:r w:rsidR="00C74916">
        <w:fldChar w:fldCharType="begin"/>
      </w:r>
      <w:r w:rsidR="00C74916">
        <w:instrText xml:space="preserve"> ADDIN EN.CITE &lt;EndNote&gt;&lt;Cite&gt;&lt;Author&gt;Kim&lt;/Author&gt;&lt;Year&gt;2013&lt;/Year&gt;&lt;RecNum&gt;169&lt;/RecNum&gt;&lt;DisplayText&gt;(Kim et al. 2013)&lt;/DisplayText&gt;&lt;record&gt;&lt;rec-number&gt;169&lt;/rec-number&gt;&lt;foreign-keys&gt;&lt;key app="EN" db-id="teav2500bezzz1evee5x2x9is5za0tp509zr" timestamp="1655105517"&gt;169&lt;/key&gt;&lt;/foreign-keys&gt;&lt;ref-type name="Journal Article"&gt;17&lt;/ref-type&gt;&lt;contributors&gt;&lt;authors&gt;&lt;author&gt;Kim, Jung Won&lt;/author&gt;&lt;author&gt;Yi, SoJeong&lt;/author&gt;&lt;author&gt;Kim, Tae</w:instrText>
      </w:r>
      <w:r w:rsidR="00C74916">
        <w:rPr>
          <w:rFonts w:ascii="Times New Roman" w:hAnsi="Times New Roman" w:cs="Times New Roman"/>
        </w:rPr>
        <w:instrText>‐</w:instrText>
      </w:r>
      <w:r w:rsidR="00C74916">
        <w:instrText>Eun&lt;/author&gt;&lt;author&gt;Lim, Kyoung Soo&lt;/author&gt;&lt;author&gt;Yoon, Seo Hyun&lt;/author&gt;&lt;author&gt;Cho, Joo</w:instrText>
      </w:r>
      <w:r w:rsidR="00C74916">
        <w:rPr>
          <w:rFonts w:ascii="Times New Roman" w:hAnsi="Times New Roman" w:cs="Times New Roman"/>
        </w:rPr>
        <w:instrText>‐</w:instrText>
      </w:r>
      <w:r w:rsidR="00C74916">
        <w:instrText>Youn&lt;/author&gt;&lt;author&gt;Lee, Min Goo&lt;/author&gt;&lt;author&gt;Song, Im</w:instrText>
      </w:r>
      <w:r w:rsidR="00C74916">
        <w:rPr>
          <w:rFonts w:ascii="Times New Roman" w:hAnsi="Times New Roman" w:cs="Times New Roman"/>
        </w:rPr>
        <w:instrText>‐</w:instrText>
      </w:r>
      <w:r w:rsidR="00C74916">
        <w:instrText>Sook&lt;/author&gt;&lt;author&gt;Shin, Sang</w:instrText>
      </w:r>
      <w:r w:rsidR="00C74916">
        <w:rPr>
          <w:rFonts w:ascii="Times New Roman" w:hAnsi="Times New Roman" w:cs="Times New Roman"/>
        </w:rPr>
        <w:instrText>‐</w:instrText>
      </w:r>
      <w:r w:rsidR="00C74916">
        <w:instrText>Goo&lt;/author&gt;&lt;author&gt;Jang, In</w:instrText>
      </w:r>
      <w:r w:rsidR="00C74916">
        <w:rPr>
          <w:rFonts w:ascii="Times New Roman" w:hAnsi="Times New Roman" w:cs="Times New Roman"/>
        </w:rPr>
        <w:instrText>‐</w:instrText>
      </w:r>
      <w:r w:rsidR="00C74916">
        <w:instrText>Jin&lt;/author&gt;&lt;/authors&gt;&lt;/contributors&gt;&lt;titles&gt;&lt;title&gt;Increased systemic exposure of fimasartan, an angiotensin II receptor antagonist, by ketoconazole and rifampicin&lt;/title&gt;&lt;secondary-title&gt;The Journal of Clinical Pharmacology&lt;/secondary-title&gt;&lt;/titles&gt;&lt;periodical&gt;&lt;full-title&gt;The Journal of clinical pharmacology&lt;/full-title&gt;&lt;/periodical&gt;&lt;pages&gt;75-81&lt;/pages&gt;&lt;volume&gt;53&lt;/volume&gt;&lt;number&gt;1&lt;/number&gt;&lt;dates&gt;&lt;year&gt;2013&lt;/year&gt;&lt;/dates&gt;&lt;isbn&gt;0091-2700&lt;/isbn&gt;&lt;urls&gt;&lt;/urls&gt;&lt;/record&gt;&lt;/Cite&gt;&lt;/EndNote&gt;</w:instrText>
      </w:r>
      <w:r w:rsidR="00C74916">
        <w:fldChar w:fldCharType="separate"/>
      </w:r>
      <w:r w:rsidR="00C74916">
        <w:rPr>
          <w:noProof/>
        </w:rPr>
        <w:t>(Kim et al. 2013)</w:t>
      </w:r>
      <w:r w:rsidR="00C74916">
        <w:fldChar w:fldCharType="end"/>
      </w:r>
    </w:p>
    <w:p w14:paraId="3E1B8A7A" w14:textId="77777777" w:rsidR="001213C7" w:rsidRDefault="001213C7" w:rsidP="0047250C"/>
    <w:p w14:paraId="5A3E8ABF" w14:textId="2D92ED0B" w:rsidR="00370B5E" w:rsidRPr="001B3242" w:rsidRDefault="00370B5E" w:rsidP="001B3242">
      <w:pPr>
        <w:pStyle w:val="af"/>
        <w:jc w:val="center"/>
      </w:pPr>
      <w:r>
        <w:t xml:space="preserve">표 </w:t>
      </w:r>
      <w:fldSimple w:instr=" STYLEREF 1 \s ">
        <w:r w:rsidR="00C80C94">
          <w:rPr>
            <w:noProof/>
          </w:rPr>
          <w:t>7</w:t>
        </w:r>
      </w:fldSimple>
      <w:r w:rsidR="00C80C94">
        <w:t>.</w:t>
      </w:r>
      <w:fldSimple w:instr=" SEQ 표 \* ARABIC \s 1 ">
        <w:r w:rsidR="00C80C94">
          <w:rPr>
            <w:noProof/>
          </w:rPr>
          <w:t>2</w:t>
        </w:r>
      </w:fldSimple>
      <w:r>
        <w:t xml:space="preserve">. </w:t>
      </w:r>
      <w:proofErr w:type="spellStart"/>
      <w:r>
        <w:t>Fimasartan</w:t>
      </w:r>
      <w:proofErr w:type="spellEnd"/>
      <w:r>
        <w:rPr>
          <w:rFonts w:hint="eastAsia"/>
        </w:rPr>
        <w:t>과 k</w:t>
      </w:r>
      <w:r>
        <w:t>etoconazole/rifampi</w:t>
      </w:r>
      <w:r w:rsidR="008A202E">
        <w:rPr>
          <w:rFonts w:hint="eastAsia"/>
        </w:rPr>
        <w:t>c</w:t>
      </w:r>
      <w:r w:rsidR="008A202E">
        <w:t>i</w:t>
      </w:r>
      <w:r>
        <w:rPr>
          <w:rFonts w:hint="eastAsia"/>
        </w:rPr>
        <w:t>n의 약물상호작용</w:t>
      </w:r>
      <w:r w:rsidR="001B3242">
        <w:rPr>
          <w:rFonts w:hint="eastAsia"/>
        </w:rPr>
        <w:t xml:space="preserve"> </w:t>
      </w:r>
      <w:r w:rsidR="001B3242">
        <w:fldChar w:fldCharType="begin"/>
      </w:r>
      <w:r w:rsidR="001B3242">
        <w:instrText xml:space="preserve"> ADDIN EN.CITE &lt;EndNote&gt;&lt;Cite&gt;&lt;Author&gt;Kim&lt;/Author&gt;&lt;Year&gt;2013&lt;/Year&gt;&lt;RecNum&gt;169&lt;/RecNum&gt;&lt;DisplayText&gt;(Kim et al. 2013)&lt;/DisplayText&gt;&lt;record&gt;&lt;rec-number&gt;169&lt;/rec-number&gt;&lt;foreign-keys&gt;&lt;key app="EN" db-id="teav2500bezzz1evee5x2x9is5za0tp509zr" timestamp="1655105517"&gt;169&lt;/key&gt;&lt;/foreign-keys&gt;&lt;ref-type name="Journal Article"&gt;17&lt;/ref-type&gt;&lt;contributors&gt;&lt;authors&gt;&lt;author&gt;Kim, Jung Won&lt;/author&gt;&lt;author&gt;Yi, SoJeong&lt;/author&gt;&lt;author&gt;Kim, Tae</w:instrText>
      </w:r>
      <w:r w:rsidR="001B3242">
        <w:rPr>
          <w:rFonts w:ascii="Times New Roman" w:hAnsi="Times New Roman" w:cs="Times New Roman"/>
        </w:rPr>
        <w:instrText>‐</w:instrText>
      </w:r>
      <w:r w:rsidR="001B3242">
        <w:instrText>Eun&lt;/author&gt;&lt;author&gt;Lim, Kyoung Soo&lt;/author&gt;&lt;author&gt;Yoon, Seo Hyun&lt;/author&gt;&lt;author&gt;Cho, Joo</w:instrText>
      </w:r>
      <w:r w:rsidR="001B3242">
        <w:rPr>
          <w:rFonts w:ascii="Times New Roman" w:hAnsi="Times New Roman" w:cs="Times New Roman"/>
        </w:rPr>
        <w:instrText>‐</w:instrText>
      </w:r>
      <w:r w:rsidR="001B3242">
        <w:instrText>Youn&lt;/author&gt;&lt;author&gt;Lee, Min Goo&lt;/author&gt;&lt;author&gt;Song, Im</w:instrText>
      </w:r>
      <w:r w:rsidR="001B3242">
        <w:rPr>
          <w:rFonts w:ascii="Times New Roman" w:hAnsi="Times New Roman" w:cs="Times New Roman"/>
        </w:rPr>
        <w:instrText>‐</w:instrText>
      </w:r>
      <w:r w:rsidR="001B3242">
        <w:instrText>Sook&lt;/author&gt;&lt;author&gt;Shin, Sang</w:instrText>
      </w:r>
      <w:r w:rsidR="001B3242">
        <w:rPr>
          <w:rFonts w:ascii="Times New Roman" w:hAnsi="Times New Roman" w:cs="Times New Roman"/>
        </w:rPr>
        <w:instrText>‐</w:instrText>
      </w:r>
      <w:r w:rsidR="001B3242">
        <w:instrText>Goo&lt;/author&gt;&lt;author&gt;Jang, In</w:instrText>
      </w:r>
      <w:r w:rsidR="001B3242">
        <w:rPr>
          <w:rFonts w:ascii="Times New Roman" w:hAnsi="Times New Roman" w:cs="Times New Roman"/>
        </w:rPr>
        <w:instrText>‐</w:instrText>
      </w:r>
      <w:r w:rsidR="001B3242">
        <w:instrText>Jin&lt;/author&gt;&lt;/authors&gt;&lt;/contributors&gt;&lt;titles&gt;&lt;title&gt;Increased systemic exposure of fimasartan, an angiotensin II receptor antagonist, by ketoconazole and rifampicin&lt;/title&gt;&lt;secondary-title&gt;The Journal of Clinical Pharmacology&lt;/secondary-title&gt;&lt;/titles&gt;&lt;periodical&gt;&lt;full-title&gt;The Journal of clinical pharmacology&lt;/full-title&gt;&lt;/periodical&gt;&lt;pages&gt;75-81&lt;/pages&gt;&lt;volume&gt;53&lt;/volume&gt;&lt;number&gt;1&lt;/number&gt;&lt;dates&gt;&lt;year&gt;2013&lt;/year&gt;&lt;/dates&gt;&lt;isbn&gt;0091-2700&lt;/isbn&gt;&lt;urls&gt;&lt;/urls&gt;&lt;/record&gt;&lt;/Cite&gt;&lt;/EndNote&gt;</w:instrText>
      </w:r>
      <w:r w:rsidR="001B3242">
        <w:fldChar w:fldCharType="separate"/>
      </w:r>
      <w:r w:rsidR="001B3242">
        <w:rPr>
          <w:noProof/>
        </w:rPr>
        <w:t>(Kim et al. 2013)</w:t>
      </w:r>
      <w:r w:rsidR="001B3242">
        <w:fldChar w:fldCharType="end"/>
      </w:r>
    </w:p>
    <w:p w14:paraId="09E7ACC0" w14:textId="536DB3B3" w:rsidR="001213C7" w:rsidRDefault="000A7A27" w:rsidP="0047250C">
      <w:commentRangeStart w:id="73"/>
      <w:r w:rsidRPr="000A7A27">
        <w:rPr>
          <w:noProof/>
        </w:rPr>
        <w:drawing>
          <wp:inline distT="0" distB="0" distL="0" distR="0" wp14:anchorId="3293AC99" wp14:editId="22B3E76E">
            <wp:extent cx="5472203" cy="1881866"/>
            <wp:effectExtent l="0" t="0" r="0" b="4445"/>
            <wp:docPr id="22" name="내용 개체 틀 6" descr="테이블이(가) 표시된 사진&#10;&#10;자동 생성된 설명">
              <a:extLst xmlns:a="http://schemas.openxmlformats.org/drawingml/2006/main">
                <a:ext uri="{FF2B5EF4-FFF2-40B4-BE49-F238E27FC236}">
                  <a16:creationId xmlns:a16="http://schemas.microsoft.com/office/drawing/2014/main" id="{57F2419E-237B-4EF5-84CA-CD5E607899F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 name="내용 개체 틀 6" descr="테이블이(가) 표시된 사진&#10;&#10;자동 생성된 설명">
                      <a:extLst>
                        <a:ext uri="{FF2B5EF4-FFF2-40B4-BE49-F238E27FC236}">
                          <a16:creationId xmlns:a16="http://schemas.microsoft.com/office/drawing/2014/main" id="{57F2419E-237B-4EF5-84CA-CD5E607899FC}"/>
                        </a:ext>
                      </a:extLst>
                    </pic:cNvPr>
                    <pic:cNvPicPr>
                      <a:picLocks noGrp="1" noChangeAspect="1"/>
                    </pic:cNvPicPr>
                  </pic:nvPicPr>
                  <pic:blipFill>
                    <a:blip r:embed="rId20"/>
                    <a:stretch>
                      <a:fillRect/>
                    </a:stretch>
                  </pic:blipFill>
                  <pic:spPr>
                    <a:xfrm>
                      <a:off x="0" y="0"/>
                      <a:ext cx="5474914" cy="1882798"/>
                    </a:xfrm>
                    <a:prstGeom prst="rect">
                      <a:avLst/>
                    </a:prstGeom>
                  </pic:spPr>
                </pic:pic>
              </a:graphicData>
            </a:graphic>
          </wp:inline>
        </w:drawing>
      </w:r>
      <w:commentRangeEnd w:id="73"/>
      <w:r w:rsidR="00370B5E">
        <w:rPr>
          <w:rStyle w:val="ac"/>
        </w:rPr>
        <w:commentReference w:id="73"/>
      </w:r>
    </w:p>
    <w:p w14:paraId="70D6CA97" w14:textId="77777777" w:rsidR="00507C24" w:rsidRDefault="00507C24" w:rsidP="0047250C"/>
    <w:p w14:paraId="6545B33F" w14:textId="5A62B73B" w:rsidR="00507C24" w:rsidRPr="00507C24" w:rsidRDefault="00507C24" w:rsidP="00507C24">
      <w:pPr>
        <w:pStyle w:val="a5"/>
        <w:numPr>
          <w:ilvl w:val="2"/>
          <w:numId w:val="21"/>
        </w:numPr>
        <w:ind w:leftChars="0"/>
        <w:rPr>
          <w:rFonts w:ascii="맑은 고딕" w:eastAsia="맑은 고딕" w:hAnsi="맑은 고딕"/>
        </w:rPr>
      </w:pPr>
      <w:r>
        <w:rPr>
          <w:rFonts w:ascii="맑은 고딕" w:eastAsia="맑은 고딕" w:hAnsi="맑은 고딕" w:hint="eastAsia"/>
        </w:rPr>
        <w:t>C</w:t>
      </w:r>
      <w:r>
        <w:rPr>
          <w:rFonts w:ascii="맑은 고딕" w:eastAsia="맑은 고딕" w:hAnsi="맑은 고딕"/>
        </w:rPr>
        <w:t>erivastatin – gemfibrozil</w:t>
      </w:r>
    </w:p>
    <w:p w14:paraId="5B9650D4" w14:textId="110538B9" w:rsidR="001213C7" w:rsidRPr="004967CC" w:rsidRDefault="00AA6DD8" w:rsidP="00507C24">
      <w:pPr>
        <w:rPr>
          <w:rFonts w:ascii="맑은 고딕" w:eastAsia="맑은 고딕" w:hAnsi="맑은 고딕"/>
        </w:rPr>
      </w:pPr>
      <w:r>
        <w:rPr>
          <w:rFonts w:ascii="맑은 고딕" w:eastAsia="맑은 고딕" w:hAnsi="맑은 고딕"/>
        </w:rPr>
        <w:t>Cerivastatin</w:t>
      </w:r>
      <w:r>
        <w:rPr>
          <w:rFonts w:ascii="맑은 고딕" w:eastAsia="맑은 고딕" w:hAnsi="맑은 고딕" w:hint="eastAsia"/>
        </w:rPr>
        <w:t xml:space="preserve">은 </w:t>
      </w:r>
      <w:r w:rsidR="00F7686A">
        <w:rPr>
          <w:rFonts w:ascii="맑은 고딕" w:eastAsia="맑은 고딕" w:hAnsi="맑은 고딕" w:hint="eastAsia"/>
        </w:rPr>
        <w:t xml:space="preserve">부작용으로 </w:t>
      </w:r>
      <w:r w:rsidR="00193775">
        <w:rPr>
          <w:rFonts w:ascii="맑은 고딕" w:eastAsia="맑은 고딕" w:hAnsi="맑은 고딕" w:hint="eastAsia"/>
        </w:rPr>
        <w:t>치명적인</w:t>
      </w:r>
      <w:r w:rsidR="006C22E3">
        <w:rPr>
          <w:rFonts w:ascii="맑은 고딕" w:eastAsia="맑은 고딕" w:hAnsi="맑은 고딕" w:hint="eastAsia"/>
        </w:rPr>
        <w:t xml:space="preserve"> </w:t>
      </w:r>
      <w:proofErr w:type="spellStart"/>
      <w:r w:rsidR="004306A4">
        <w:rPr>
          <w:rFonts w:ascii="맑은 고딕" w:eastAsia="맑은 고딕" w:hAnsi="맑은 고딕" w:hint="eastAsia"/>
        </w:rPr>
        <w:t>횡</w:t>
      </w:r>
      <w:r w:rsidR="006C22E3">
        <w:rPr>
          <w:rFonts w:ascii="맑은 고딕" w:eastAsia="맑은 고딕" w:hAnsi="맑은 고딕" w:hint="eastAsia"/>
        </w:rPr>
        <w:t>문근융해증</w:t>
      </w:r>
      <w:proofErr w:type="spellEnd"/>
      <w:r w:rsidR="00F7686A">
        <w:rPr>
          <w:rFonts w:ascii="맑은 고딕" w:eastAsia="맑은 고딕" w:hAnsi="맑은 고딕" w:hint="eastAsia"/>
        </w:rPr>
        <w:t xml:space="preserve"> 발병이 보고되어</w:t>
      </w:r>
      <w:r w:rsidR="006C22E3">
        <w:rPr>
          <w:rFonts w:ascii="맑은 고딕" w:eastAsia="맑은 고딕" w:hAnsi="맑은 고딕" w:hint="eastAsia"/>
        </w:rPr>
        <w:t xml:space="preserve"> </w:t>
      </w:r>
      <w:r w:rsidR="006C22E3">
        <w:rPr>
          <w:rFonts w:ascii="맑은 고딕" w:eastAsia="맑은 고딕" w:hAnsi="맑은 고딕"/>
        </w:rPr>
        <w:t>2001</w:t>
      </w:r>
      <w:r w:rsidR="006C22E3">
        <w:rPr>
          <w:rFonts w:ascii="맑은 고딕" w:eastAsia="맑은 고딕" w:hAnsi="맑은 고딕" w:hint="eastAsia"/>
        </w:rPr>
        <w:t>년</w:t>
      </w:r>
      <w:r w:rsidR="006C22E3">
        <w:rPr>
          <w:rFonts w:ascii="맑은 고딕" w:eastAsia="맑은 고딕" w:hAnsi="맑은 고딕"/>
        </w:rPr>
        <w:t xml:space="preserve"> </w:t>
      </w:r>
      <w:r w:rsidR="006C22E3">
        <w:rPr>
          <w:rFonts w:ascii="맑은 고딕" w:eastAsia="맑은 고딕" w:hAnsi="맑은 고딕" w:hint="eastAsia"/>
        </w:rPr>
        <w:t>자발적으로 시장에서</w:t>
      </w:r>
      <w:r w:rsidR="0044444A">
        <w:rPr>
          <w:rFonts w:ascii="맑은 고딕" w:eastAsia="맑은 고딕" w:hAnsi="맑은 고딕" w:hint="eastAsia"/>
        </w:rPr>
        <w:t xml:space="preserve"> 철수하여,</w:t>
      </w:r>
      <w:r w:rsidR="00193775">
        <w:rPr>
          <w:rFonts w:ascii="맑은 고딕" w:eastAsia="맑은 고딕" w:hAnsi="맑은 고딕" w:hint="eastAsia"/>
        </w:rPr>
        <w:t xml:space="preserve"> </w:t>
      </w:r>
      <w:r>
        <w:rPr>
          <w:rFonts w:ascii="맑은 고딕" w:eastAsia="맑은 고딕" w:hAnsi="맑은 고딕" w:hint="eastAsia"/>
        </w:rPr>
        <w:t>현재</w:t>
      </w:r>
      <w:r w:rsidR="00494C9D">
        <w:rPr>
          <w:rFonts w:ascii="맑은 고딕" w:eastAsia="맑은 고딕" w:hAnsi="맑은 고딕" w:hint="eastAsia"/>
        </w:rPr>
        <w:t>는</w:t>
      </w:r>
      <w:r w:rsidR="0044444A">
        <w:rPr>
          <w:rFonts w:ascii="맑은 고딕" w:eastAsia="맑은 고딕" w:hAnsi="맑은 고딕" w:hint="eastAsia"/>
        </w:rPr>
        <w:t xml:space="preserve"> 판매되고 있지 않은 약물이</w:t>
      </w:r>
      <w:r w:rsidR="00F7686A">
        <w:rPr>
          <w:rFonts w:ascii="맑은 고딕" w:eastAsia="맑은 고딕" w:hAnsi="맑은 고딕" w:hint="eastAsia"/>
        </w:rPr>
        <w:t>다.</w:t>
      </w:r>
      <w:r w:rsidR="00F7686A">
        <w:rPr>
          <w:rFonts w:ascii="맑은 고딕" w:eastAsia="맑은 고딕" w:hAnsi="맑은 고딕"/>
        </w:rPr>
        <w:t xml:space="preserve"> </w:t>
      </w:r>
      <w:r w:rsidR="00F7686A">
        <w:rPr>
          <w:rFonts w:ascii="맑은 고딕" w:eastAsia="맑은 고딕" w:hAnsi="맑은 고딕" w:hint="eastAsia"/>
        </w:rPr>
        <w:t>하지만</w:t>
      </w:r>
      <w:r w:rsidR="0044444A">
        <w:rPr>
          <w:rFonts w:ascii="맑은 고딕" w:eastAsia="맑은 고딕" w:hAnsi="맑은 고딕" w:hint="eastAsia"/>
        </w:rPr>
        <w:t>,</w:t>
      </w:r>
      <w:r w:rsidR="0044444A">
        <w:rPr>
          <w:rFonts w:ascii="맑은 고딕" w:eastAsia="맑은 고딕" w:hAnsi="맑은 고딕"/>
        </w:rPr>
        <w:t xml:space="preserve"> </w:t>
      </w:r>
      <w:r w:rsidR="0044444A">
        <w:rPr>
          <w:rFonts w:ascii="맑은 고딕" w:eastAsia="맑은 고딕" w:hAnsi="맑은 고딕" w:hint="eastAsia"/>
        </w:rPr>
        <w:t>c</w:t>
      </w:r>
      <w:r w:rsidR="00573719">
        <w:rPr>
          <w:rFonts w:ascii="맑은 고딕" w:eastAsia="맑은 고딕" w:hAnsi="맑은 고딕"/>
        </w:rPr>
        <w:t>erivastati</w:t>
      </w:r>
      <w:r w:rsidR="00573719">
        <w:rPr>
          <w:rFonts w:ascii="맑은 고딕" w:eastAsia="맑은 고딕" w:hAnsi="맑은 고딕" w:hint="eastAsia"/>
        </w:rPr>
        <w:t>n</w:t>
      </w:r>
      <w:r w:rsidR="00733026">
        <w:rPr>
          <w:rFonts w:ascii="맑은 고딕" w:eastAsia="맑은 고딕" w:hAnsi="맑은 고딕"/>
        </w:rPr>
        <w:t xml:space="preserve"> – </w:t>
      </w:r>
      <w:r w:rsidR="00573719">
        <w:rPr>
          <w:rFonts w:ascii="맑은 고딕" w:eastAsia="맑은 고딕" w:hAnsi="맑은 고딕"/>
        </w:rPr>
        <w:t>gemfibrozil</w:t>
      </w:r>
      <w:r w:rsidR="004967CC">
        <w:rPr>
          <w:rFonts w:ascii="맑은 고딕" w:eastAsia="맑은 고딕" w:hAnsi="맑은 고딕" w:hint="eastAsia"/>
        </w:rPr>
        <w:t xml:space="preserve">의 약물상호작용은 </w:t>
      </w:r>
      <w:proofErr w:type="spellStart"/>
      <w:r w:rsidR="004967CC">
        <w:rPr>
          <w:rFonts w:ascii="맑은 고딕" w:eastAsia="맑은 고딕" w:hAnsi="맑은 고딕" w:hint="eastAsia"/>
        </w:rPr>
        <w:t>수송체</w:t>
      </w:r>
      <w:proofErr w:type="spellEnd"/>
      <w:r w:rsidR="004967CC">
        <w:rPr>
          <w:rFonts w:ascii="맑은 고딕" w:eastAsia="맑은 고딕" w:hAnsi="맑은 고딕" w:hint="eastAsia"/>
        </w:rPr>
        <w:t xml:space="preserve"> 및 대사효소를 매개한 복잡한 기전으로 잘 알려져 있는 케이스이므로 간략하게 소개</w:t>
      </w:r>
      <w:r w:rsidR="00F7686A">
        <w:rPr>
          <w:rFonts w:ascii="맑은 고딕" w:eastAsia="맑은 고딕" w:hAnsi="맑은 고딕" w:hint="eastAsia"/>
        </w:rPr>
        <w:t>하도록 한다</w:t>
      </w:r>
      <w:r w:rsidR="004967CC">
        <w:rPr>
          <w:rFonts w:ascii="맑은 고딕" w:eastAsia="맑은 고딕" w:hAnsi="맑은 고딕" w:hint="eastAsia"/>
        </w:rPr>
        <w:t xml:space="preserve">. </w:t>
      </w:r>
      <w:r w:rsidR="00573719">
        <w:rPr>
          <w:rFonts w:ascii="맑은 고딕" w:eastAsia="맑은 고딕" w:hAnsi="맑은 고딕"/>
        </w:rPr>
        <w:t>Gemfibrozil</w:t>
      </w:r>
      <w:r w:rsidR="00573719">
        <w:rPr>
          <w:rFonts w:ascii="맑은 고딕" w:eastAsia="맑은 고딕" w:hAnsi="맑은 고딕" w:hint="eastAsia"/>
        </w:rPr>
        <w:t>과</w:t>
      </w:r>
      <w:r w:rsidR="00573719">
        <w:rPr>
          <w:rFonts w:ascii="맑은 고딕" w:eastAsia="맑은 고딕" w:hAnsi="맑은 고딕"/>
        </w:rPr>
        <w:t xml:space="preserve"> </w:t>
      </w:r>
      <w:r w:rsidR="00573719">
        <w:rPr>
          <w:rFonts w:ascii="맑은 고딕" w:eastAsia="맑은 고딕" w:hAnsi="맑은 고딕" w:hint="eastAsia"/>
        </w:rPr>
        <w:t xml:space="preserve">그 </w:t>
      </w:r>
      <w:proofErr w:type="spellStart"/>
      <w:r w:rsidR="00573719">
        <w:rPr>
          <w:rFonts w:ascii="맑은 고딕" w:eastAsia="맑은 고딕" w:hAnsi="맑은 고딕" w:hint="eastAsia"/>
        </w:rPr>
        <w:t>대사체</w:t>
      </w:r>
      <w:proofErr w:type="spellEnd"/>
      <w:r w:rsidR="00573719">
        <w:rPr>
          <w:rFonts w:ascii="맑은 고딕" w:eastAsia="맑은 고딕" w:hAnsi="맑은 고딕" w:hint="eastAsia"/>
        </w:rPr>
        <w:t xml:space="preserve"> </w:t>
      </w:r>
      <w:r w:rsidR="00573719">
        <w:rPr>
          <w:rFonts w:ascii="맑은 고딕" w:eastAsia="맑은 고딕" w:hAnsi="맑은 고딕"/>
        </w:rPr>
        <w:t>gemfibrozil-glucuronide</w:t>
      </w:r>
      <w:r w:rsidR="00573719">
        <w:rPr>
          <w:rFonts w:ascii="맑은 고딕" w:eastAsia="맑은 고딕" w:hAnsi="맑은 고딕" w:hint="eastAsia"/>
        </w:rPr>
        <w:t>는</w:t>
      </w:r>
      <w:r w:rsidR="00EB3ACD">
        <w:rPr>
          <w:rFonts w:ascii="맑은 고딕" w:eastAsia="맑은 고딕" w:hAnsi="맑은 고딕" w:hint="eastAsia"/>
        </w:rPr>
        <w:t xml:space="preserve"> O</w:t>
      </w:r>
      <w:r w:rsidR="00EB3ACD">
        <w:rPr>
          <w:rFonts w:ascii="맑은 고딕" w:eastAsia="맑은 고딕" w:hAnsi="맑은 고딕"/>
        </w:rPr>
        <w:t>TAP1B1</w:t>
      </w:r>
      <w:r w:rsidR="00EB3ACD">
        <w:rPr>
          <w:rFonts w:ascii="맑은 고딕" w:eastAsia="맑은 고딕" w:hAnsi="맑은 고딕" w:hint="eastAsia"/>
        </w:rPr>
        <w:t xml:space="preserve">의 </w:t>
      </w:r>
      <w:proofErr w:type="spellStart"/>
      <w:r w:rsidR="00EB3ACD">
        <w:rPr>
          <w:rFonts w:ascii="맑은 고딕" w:eastAsia="맑은 고딕" w:hAnsi="맑은 고딕" w:hint="eastAsia"/>
        </w:rPr>
        <w:t>저해제이며</w:t>
      </w:r>
      <w:proofErr w:type="spellEnd"/>
      <w:r w:rsidR="00EB3ACD">
        <w:rPr>
          <w:rFonts w:ascii="맑은 고딕" w:eastAsia="맑은 고딕" w:hAnsi="맑은 고딕" w:hint="eastAsia"/>
        </w:rPr>
        <w:t>,</w:t>
      </w:r>
      <w:r w:rsidR="00EB3ACD">
        <w:rPr>
          <w:rFonts w:ascii="맑은 고딕" w:eastAsia="맑은 고딕" w:hAnsi="맑은 고딕"/>
        </w:rPr>
        <w:t xml:space="preserve"> </w:t>
      </w:r>
      <w:r w:rsidR="00DC1EFC">
        <w:rPr>
          <w:rFonts w:ascii="맑은 고딕" w:eastAsia="맑은 고딕" w:hAnsi="맑은 고딕" w:hint="eastAsia"/>
        </w:rPr>
        <w:t xml:space="preserve">동시에 간에서 </w:t>
      </w:r>
      <w:r w:rsidR="00DC1EFC">
        <w:rPr>
          <w:rFonts w:ascii="맑은 고딕" w:eastAsia="맑은 고딕" w:hAnsi="맑은 고딕"/>
        </w:rPr>
        <w:t>CYP2C8</w:t>
      </w:r>
      <w:r w:rsidR="00DC1EFC">
        <w:rPr>
          <w:rFonts w:ascii="맑은 고딕" w:eastAsia="맑은 고딕" w:hAnsi="맑은 고딕" w:hint="eastAsia"/>
        </w:rPr>
        <w:t xml:space="preserve">을 </w:t>
      </w:r>
      <w:r w:rsidR="00D16DF1">
        <w:rPr>
          <w:rFonts w:ascii="맑은 고딕" w:eastAsia="맑은 고딕" w:hAnsi="맑은 고딕" w:hint="eastAsia"/>
        </w:rPr>
        <w:t>저해한다.</w:t>
      </w:r>
      <w:r w:rsidR="00D16DF1">
        <w:rPr>
          <w:rFonts w:ascii="맑은 고딕" w:eastAsia="맑은 고딕" w:hAnsi="맑은 고딕"/>
        </w:rPr>
        <w:t xml:space="preserve"> </w:t>
      </w:r>
      <w:r w:rsidR="00D16DF1">
        <w:rPr>
          <w:rFonts w:ascii="맑은 고딕" w:eastAsia="맑은 고딕" w:hAnsi="맑은 고딕" w:hint="eastAsia"/>
        </w:rPr>
        <w:t>특히,</w:t>
      </w:r>
      <w:r w:rsidR="00D16DF1">
        <w:rPr>
          <w:rFonts w:ascii="맑은 고딕" w:eastAsia="맑은 고딕" w:hAnsi="맑은 고딕"/>
        </w:rPr>
        <w:t xml:space="preserve"> </w:t>
      </w:r>
      <w:r w:rsidR="00E91DB1">
        <w:rPr>
          <w:rFonts w:ascii="맑은 고딕" w:eastAsia="맑은 고딕" w:hAnsi="맑은 고딕"/>
        </w:rPr>
        <w:t>gemfibrozil-glucuronide</w:t>
      </w:r>
      <w:r w:rsidR="00E91DB1">
        <w:rPr>
          <w:rFonts w:ascii="맑은 고딕" w:eastAsia="맑은 고딕" w:hAnsi="맑은 고딕" w:hint="eastAsia"/>
        </w:rPr>
        <w:t xml:space="preserve">는 </w:t>
      </w:r>
      <w:r w:rsidR="00E91DB1">
        <w:rPr>
          <w:rFonts w:ascii="맑은 고딕" w:eastAsia="맑은 고딕" w:hAnsi="맑은 고딕"/>
        </w:rPr>
        <w:t>CYP2C8</w:t>
      </w:r>
      <w:r w:rsidR="00E91DB1">
        <w:rPr>
          <w:rFonts w:ascii="맑은 고딕" w:eastAsia="맑은 고딕" w:hAnsi="맑은 고딕" w:hint="eastAsia"/>
        </w:rPr>
        <w:t>를 비가역적으로 저해하는 것으로 알려져 있다</w:t>
      </w:r>
      <w:r w:rsidR="00817704">
        <w:rPr>
          <w:rFonts w:ascii="맑은 고딕" w:eastAsia="맑은 고딕" w:hAnsi="맑은 고딕"/>
        </w:rPr>
        <w:fldChar w:fldCharType="begin">
          <w:fldData xml:space="preserve">PEVuZE5vdGU+PENpdGU+PEF1dGhvcj5PZ2lsdmllPC9BdXRob3I+PFllYXI+MjAwNjwvWWVhcj48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==
</w:fldData>
        </w:fldChar>
      </w:r>
      <w:r w:rsidR="00817704">
        <w:rPr>
          <w:rFonts w:ascii="맑은 고딕" w:eastAsia="맑은 고딕" w:hAnsi="맑은 고딕"/>
        </w:rPr>
        <w:instrText xml:space="preserve"> ADDIN EN.CITE </w:instrText>
      </w:r>
      <w:r w:rsidR="00817704">
        <w:rPr>
          <w:rFonts w:ascii="맑은 고딕" w:eastAsia="맑은 고딕" w:hAnsi="맑은 고딕"/>
        </w:rPr>
        <w:fldChar w:fldCharType="begin">
          <w:fldData xml:space="preserve">PEVuZE5vdGU+PENpdGU+PEF1dGhvcj5PZ2lsdmllPC9BdXRob3I+PFllYXI+MjAwNjwvWWVhcj48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==
</w:fldData>
        </w:fldChar>
      </w:r>
      <w:r w:rsidR="00817704">
        <w:rPr>
          <w:rFonts w:ascii="맑은 고딕" w:eastAsia="맑은 고딕" w:hAnsi="맑은 고딕"/>
        </w:rPr>
        <w:instrText xml:space="preserve"> ADDIN EN.CITE.DATA </w:instrText>
      </w:r>
      <w:r w:rsidR="00817704">
        <w:rPr>
          <w:rFonts w:ascii="맑은 고딕" w:eastAsia="맑은 고딕" w:hAnsi="맑은 고딕"/>
        </w:rPr>
      </w:r>
      <w:r w:rsidR="00817704">
        <w:rPr>
          <w:rFonts w:ascii="맑은 고딕" w:eastAsia="맑은 고딕" w:hAnsi="맑은 고딕"/>
        </w:rPr>
        <w:fldChar w:fldCharType="end"/>
      </w:r>
      <w:r w:rsidR="00817704">
        <w:rPr>
          <w:rFonts w:ascii="맑은 고딕" w:eastAsia="맑은 고딕" w:hAnsi="맑은 고딕"/>
        </w:rPr>
      </w:r>
      <w:r w:rsidR="00817704">
        <w:rPr>
          <w:rFonts w:ascii="맑은 고딕" w:eastAsia="맑은 고딕" w:hAnsi="맑은 고딕"/>
        </w:rPr>
        <w:fldChar w:fldCharType="separate"/>
      </w:r>
      <w:r w:rsidR="00817704">
        <w:rPr>
          <w:rFonts w:ascii="맑은 고딕" w:eastAsia="맑은 고딕" w:hAnsi="맑은 고딕"/>
          <w:noProof/>
        </w:rPr>
        <w:t>(Ogilvie et al. 2006)</w:t>
      </w:r>
      <w:r w:rsidR="00817704">
        <w:rPr>
          <w:rFonts w:ascii="맑은 고딕" w:eastAsia="맑은 고딕" w:hAnsi="맑은 고딕"/>
        </w:rPr>
        <w:fldChar w:fldCharType="end"/>
      </w:r>
      <w:r w:rsidR="00E91DB1">
        <w:rPr>
          <w:rFonts w:ascii="맑은 고딕" w:eastAsia="맑은 고딕" w:hAnsi="맑은 고딕" w:hint="eastAsia"/>
        </w:rPr>
        <w:t>.</w:t>
      </w:r>
      <w:r w:rsidR="00E91DB1">
        <w:rPr>
          <w:rFonts w:ascii="맑은 고딕" w:eastAsia="맑은 고딕" w:hAnsi="맑은 고딕"/>
        </w:rPr>
        <w:t xml:space="preserve"> Cerivastatin</w:t>
      </w:r>
      <w:r w:rsidR="00E91DB1">
        <w:rPr>
          <w:rFonts w:ascii="맑은 고딕" w:eastAsia="맑은 고딕" w:hAnsi="맑은 고딕" w:hint="eastAsia"/>
        </w:rPr>
        <w:t>은 O</w:t>
      </w:r>
      <w:r w:rsidR="00E91DB1">
        <w:rPr>
          <w:rFonts w:ascii="맑은 고딕" w:eastAsia="맑은 고딕" w:hAnsi="맑은 고딕"/>
        </w:rPr>
        <w:t>A</w:t>
      </w:r>
      <w:r w:rsidR="00194B82">
        <w:rPr>
          <w:rFonts w:ascii="맑은 고딕" w:eastAsia="맑은 고딕" w:hAnsi="맑은 고딕"/>
        </w:rPr>
        <w:t>T</w:t>
      </w:r>
      <w:r w:rsidR="00E91DB1">
        <w:rPr>
          <w:rFonts w:ascii="맑은 고딕" w:eastAsia="맑은 고딕" w:hAnsi="맑은 고딕"/>
        </w:rPr>
        <w:t>P1B1</w:t>
      </w:r>
      <w:r w:rsidR="00E91DB1">
        <w:rPr>
          <w:rFonts w:ascii="맑은 고딕" w:eastAsia="맑은 고딕" w:hAnsi="맑은 고딕" w:hint="eastAsia"/>
        </w:rPr>
        <w:t>의 기질이며</w:t>
      </w:r>
      <w:r w:rsidR="006B517C">
        <w:rPr>
          <w:rFonts w:ascii="맑은 고딕" w:eastAsia="맑은 고딕" w:hAnsi="맑은 고딕" w:hint="eastAsia"/>
        </w:rPr>
        <w:t>,</w:t>
      </w:r>
      <w:r w:rsidR="006B517C">
        <w:rPr>
          <w:rFonts w:ascii="맑은 고딕" w:eastAsia="맑은 고딕" w:hAnsi="맑은 고딕"/>
        </w:rPr>
        <w:t xml:space="preserve"> CYP2C8</w:t>
      </w:r>
      <w:r w:rsidR="0098310E">
        <w:rPr>
          <w:rFonts w:ascii="맑은 고딕" w:eastAsia="맑은 고딕" w:hAnsi="맑은 고딕"/>
        </w:rPr>
        <w:t>(61%)</w:t>
      </w:r>
      <w:r w:rsidR="006B517C">
        <w:rPr>
          <w:rFonts w:ascii="맑은 고딕" w:eastAsia="맑은 고딕" w:hAnsi="맑은 고딕" w:hint="eastAsia"/>
        </w:rPr>
        <w:t xml:space="preserve">과 </w:t>
      </w:r>
      <w:r w:rsidR="006B517C">
        <w:rPr>
          <w:rFonts w:ascii="맑은 고딕" w:eastAsia="맑은 고딕" w:hAnsi="맑은 고딕"/>
        </w:rPr>
        <w:t>CYP3A4</w:t>
      </w:r>
      <w:r w:rsidR="0098310E">
        <w:rPr>
          <w:rFonts w:ascii="맑은 고딕" w:eastAsia="맑은 고딕" w:hAnsi="맑은 고딕"/>
        </w:rPr>
        <w:t>(37%)</w:t>
      </w:r>
      <w:r w:rsidR="006B517C">
        <w:rPr>
          <w:rFonts w:ascii="맑은 고딕" w:eastAsia="맑은 고딕" w:hAnsi="맑은 고딕" w:hint="eastAsia"/>
        </w:rPr>
        <w:t>로 대사된다.</w:t>
      </w:r>
      <w:r w:rsidR="006B517C">
        <w:rPr>
          <w:rFonts w:ascii="맑은 고딕" w:eastAsia="맑은 고딕" w:hAnsi="맑은 고딕"/>
        </w:rPr>
        <w:t xml:space="preserve"> </w:t>
      </w:r>
      <w:r w:rsidR="0098310E">
        <w:rPr>
          <w:rFonts w:ascii="맑은 고딕" w:eastAsia="맑은 고딕" w:hAnsi="맑은 고딕"/>
        </w:rPr>
        <w:t>Gemfibrozil</w:t>
      </w:r>
      <w:r w:rsidR="0098310E">
        <w:rPr>
          <w:rFonts w:ascii="맑은 고딕" w:eastAsia="맑은 고딕" w:hAnsi="맑은 고딕" w:hint="eastAsia"/>
        </w:rPr>
        <w:t>과 함께 복용 시,</w:t>
      </w:r>
      <w:r w:rsidR="0098310E">
        <w:rPr>
          <w:rFonts w:ascii="맑은 고딕" w:eastAsia="맑은 고딕" w:hAnsi="맑은 고딕"/>
        </w:rPr>
        <w:t xml:space="preserve"> </w:t>
      </w:r>
      <w:r w:rsidR="00194B82">
        <w:rPr>
          <w:rFonts w:ascii="맑은 고딕" w:eastAsia="맑은 고딕" w:hAnsi="맑은 고딕"/>
        </w:rPr>
        <w:t xml:space="preserve">gemfibrozil </w:t>
      </w:r>
      <w:r w:rsidR="00194B82">
        <w:rPr>
          <w:rFonts w:ascii="맑은 고딕" w:eastAsia="맑은 고딕" w:hAnsi="맑은 고딕" w:hint="eastAsia"/>
        </w:rPr>
        <w:t xml:space="preserve">및 </w:t>
      </w:r>
      <w:r w:rsidR="00194B82">
        <w:rPr>
          <w:rFonts w:ascii="맑은 고딕" w:eastAsia="맑은 고딕" w:hAnsi="맑은 고딕"/>
        </w:rPr>
        <w:t>gemfibrozil-glucuronide</w:t>
      </w:r>
      <w:r w:rsidR="00C06BE4">
        <w:rPr>
          <w:rFonts w:ascii="맑은 고딕" w:eastAsia="맑은 고딕" w:hAnsi="맑은 고딕" w:hint="eastAsia"/>
        </w:rPr>
        <w:t xml:space="preserve">의 </w:t>
      </w:r>
      <w:r w:rsidR="00194B82">
        <w:rPr>
          <w:rFonts w:ascii="맑은 고딕" w:eastAsia="맑은 고딕" w:hAnsi="맑은 고딕"/>
        </w:rPr>
        <w:t>OATP1B1과 CYP2C8</w:t>
      </w:r>
      <w:r w:rsidR="00C06BE4">
        <w:rPr>
          <w:rFonts w:ascii="맑은 고딕" w:eastAsia="맑은 고딕" w:hAnsi="맑은 고딕" w:hint="eastAsia"/>
        </w:rPr>
        <w:t xml:space="preserve"> 저해능으로 인해,</w:t>
      </w:r>
      <w:r w:rsidR="00C06BE4">
        <w:rPr>
          <w:rFonts w:ascii="맑은 고딕" w:eastAsia="맑은 고딕" w:hAnsi="맑은 고딕"/>
        </w:rPr>
        <w:t xml:space="preserve"> cerivastatin</w:t>
      </w:r>
      <w:r w:rsidR="00C06BE4">
        <w:rPr>
          <w:rFonts w:ascii="맑은 고딕" w:eastAsia="맑은 고딕" w:hAnsi="맑은 고딕" w:hint="eastAsia"/>
        </w:rPr>
        <w:t>의</w:t>
      </w:r>
      <w:r w:rsidR="005A4517">
        <w:rPr>
          <w:rFonts w:ascii="맑은 고딕" w:eastAsia="맑은 고딕" w:hAnsi="맑은 고딕"/>
        </w:rPr>
        <w:t xml:space="preserve"> </w:t>
      </w:r>
      <w:proofErr w:type="spellStart"/>
      <w:r w:rsidR="005A4517">
        <w:rPr>
          <w:rFonts w:ascii="맑은 고딕" w:eastAsia="맑은 고딕" w:hAnsi="맑은 고딕"/>
        </w:rPr>
        <w:t>C</w:t>
      </w:r>
      <w:r w:rsidR="005A4517" w:rsidRPr="00AA6DD8">
        <w:rPr>
          <w:rFonts w:ascii="맑은 고딕" w:eastAsia="맑은 고딕" w:hAnsi="맑은 고딕" w:hint="eastAsia"/>
          <w:vertAlign w:val="subscript"/>
        </w:rPr>
        <w:t>m</w:t>
      </w:r>
      <w:r w:rsidR="005A4517" w:rsidRPr="00AA6DD8">
        <w:rPr>
          <w:rFonts w:ascii="맑은 고딕" w:eastAsia="맑은 고딕" w:hAnsi="맑은 고딕"/>
          <w:vertAlign w:val="subscript"/>
        </w:rPr>
        <w:t>ax</w:t>
      </w:r>
      <w:proofErr w:type="spellEnd"/>
      <w:r w:rsidR="005A4517">
        <w:rPr>
          <w:rFonts w:ascii="맑은 고딕" w:eastAsia="맑은 고딕" w:hAnsi="맑은 고딕" w:hint="eastAsia"/>
        </w:rPr>
        <w:t xml:space="preserve">와 </w:t>
      </w:r>
      <w:r w:rsidR="005A4517">
        <w:rPr>
          <w:rFonts w:ascii="맑은 고딕" w:eastAsia="맑은 고딕" w:hAnsi="맑은 고딕"/>
        </w:rPr>
        <w:t>AUC</w:t>
      </w:r>
      <w:r w:rsidR="005A4517">
        <w:rPr>
          <w:rFonts w:ascii="맑은 고딕" w:eastAsia="맑은 고딕" w:hAnsi="맑은 고딕" w:hint="eastAsia"/>
        </w:rPr>
        <w:t xml:space="preserve">는 각각 </w:t>
      </w:r>
      <w:r w:rsidR="005A4517">
        <w:rPr>
          <w:rFonts w:ascii="맑은 고딕" w:eastAsia="맑은 고딕" w:hAnsi="맑은 고딕"/>
        </w:rPr>
        <w:t>2.5</w:t>
      </w:r>
      <w:r w:rsidR="005A4517">
        <w:rPr>
          <w:rFonts w:ascii="맑은 고딕" w:eastAsia="맑은 고딕" w:hAnsi="맑은 고딕" w:hint="eastAsia"/>
        </w:rPr>
        <w:t xml:space="preserve">배와 </w:t>
      </w:r>
      <w:r>
        <w:rPr>
          <w:rFonts w:ascii="맑은 고딕" w:eastAsia="맑은 고딕" w:hAnsi="맑은 고딕"/>
        </w:rPr>
        <w:t xml:space="preserve">4.36배 </w:t>
      </w:r>
      <w:r>
        <w:rPr>
          <w:rFonts w:ascii="맑은 고딕" w:eastAsia="맑은 고딕" w:hAnsi="맑은 고딕" w:hint="eastAsia"/>
        </w:rPr>
        <w:t>증가하였다</w:t>
      </w:r>
      <w:r w:rsidR="00817704">
        <w:rPr>
          <w:rFonts w:ascii="맑은 고딕" w:eastAsia="맑은 고딕" w:hAnsi="맑은 고딕"/>
        </w:rPr>
        <w:fldChar w:fldCharType="begin">
          <w:fldData xml:space="preserve">PEVuZE5vdGU+PENpdGU+PEF1dGhvcj5CYWNrbWFuPC9BdXRob3I+PFllYXI+MjAwMjwvWWVhcj48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==
</w:fldData>
        </w:fldChar>
      </w:r>
      <w:r w:rsidR="00817704">
        <w:rPr>
          <w:rFonts w:ascii="맑은 고딕" w:eastAsia="맑은 고딕" w:hAnsi="맑은 고딕"/>
        </w:rPr>
        <w:instrText xml:space="preserve"> ADDIN EN.CITE </w:instrText>
      </w:r>
      <w:r w:rsidR="00817704">
        <w:rPr>
          <w:rFonts w:ascii="맑은 고딕" w:eastAsia="맑은 고딕" w:hAnsi="맑은 고딕"/>
        </w:rPr>
        <w:fldChar w:fldCharType="begin">
          <w:fldData xml:space="preserve">PEVuZE5vdGU+PENpdGU+PEF1dGhvcj5CYWNrbWFuPC9BdXRob3I+PFllYXI+MjAwMjwvWWVhcj48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==
</w:fldData>
        </w:fldChar>
      </w:r>
      <w:r w:rsidR="00817704">
        <w:rPr>
          <w:rFonts w:ascii="맑은 고딕" w:eastAsia="맑은 고딕" w:hAnsi="맑은 고딕"/>
        </w:rPr>
        <w:instrText xml:space="preserve"> ADDIN EN.CITE.DATA </w:instrText>
      </w:r>
      <w:r w:rsidR="00817704">
        <w:rPr>
          <w:rFonts w:ascii="맑은 고딕" w:eastAsia="맑은 고딕" w:hAnsi="맑은 고딕"/>
        </w:rPr>
      </w:r>
      <w:r w:rsidR="00817704">
        <w:rPr>
          <w:rFonts w:ascii="맑은 고딕" w:eastAsia="맑은 고딕" w:hAnsi="맑은 고딕"/>
        </w:rPr>
        <w:fldChar w:fldCharType="end"/>
      </w:r>
      <w:r w:rsidR="00817704">
        <w:rPr>
          <w:rFonts w:ascii="맑은 고딕" w:eastAsia="맑은 고딕" w:hAnsi="맑은 고딕"/>
        </w:rPr>
      </w:r>
      <w:r w:rsidR="00817704">
        <w:rPr>
          <w:rFonts w:ascii="맑은 고딕" w:eastAsia="맑은 고딕" w:hAnsi="맑은 고딕"/>
        </w:rPr>
        <w:fldChar w:fldCharType="separate"/>
      </w:r>
      <w:r w:rsidR="00817704">
        <w:rPr>
          <w:rFonts w:ascii="맑은 고딕" w:eastAsia="맑은 고딕" w:hAnsi="맑은 고딕"/>
          <w:noProof/>
        </w:rPr>
        <w:t>(Backman et al. 2002)</w:t>
      </w:r>
      <w:r w:rsidR="00817704">
        <w:rPr>
          <w:rFonts w:ascii="맑은 고딕" w:eastAsia="맑은 고딕" w:hAnsi="맑은 고딕"/>
        </w:rPr>
        <w:fldChar w:fldCharType="end"/>
      </w:r>
      <w:r>
        <w:rPr>
          <w:rFonts w:ascii="맑은 고딕" w:eastAsia="맑은 고딕" w:hAnsi="맑은 고딕" w:hint="eastAsia"/>
        </w:rPr>
        <w:t>.</w:t>
      </w:r>
      <w:r w:rsidR="00573719">
        <w:rPr>
          <w:rFonts w:ascii="맑은 고딕" w:eastAsia="맑은 고딕" w:hAnsi="맑은 고딕" w:hint="eastAsia"/>
        </w:rPr>
        <w:t xml:space="preserve"> </w:t>
      </w:r>
      <w:r w:rsidR="00733026">
        <w:rPr>
          <w:rFonts w:ascii="맑은 고딕" w:eastAsia="맑은 고딕" w:hAnsi="맑은 고딕"/>
        </w:rPr>
        <w:t xml:space="preserve"> </w:t>
      </w:r>
    </w:p>
    <w:p w14:paraId="2DE002BB" w14:textId="5AECA2CB" w:rsidR="001213C7" w:rsidRDefault="009A35B7" w:rsidP="0047250C">
      <w:r w:rsidRPr="009A0150">
        <w:rPr>
          <w:noProof/>
        </w:rPr>
        <w:drawing>
          <wp:anchor distT="0" distB="0" distL="114300" distR="114300" simplePos="0" relativeHeight="251657216" behindDoc="0" locked="0" layoutInCell="1" allowOverlap="1" wp14:anchorId="4C0AEDC9" wp14:editId="57526444">
            <wp:simplePos x="0" y="0"/>
            <wp:positionH relativeFrom="column">
              <wp:posOffset>262788</wp:posOffset>
            </wp:positionH>
            <wp:positionV relativeFrom="paragraph">
              <wp:posOffset>279400</wp:posOffset>
            </wp:positionV>
            <wp:extent cx="5442509" cy="2123368"/>
            <wp:effectExtent l="0" t="0" r="6350" b="0"/>
            <wp:wrapTopAndBottom/>
            <wp:docPr id="18" name="그림 17">
              <a:extLst xmlns:a="http://schemas.openxmlformats.org/drawingml/2006/main">
                <a:ext uri="{FF2B5EF4-FFF2-40B4-BE49-F238E27FC236}">
                  <a16:creationId xmlns:a16="http://schemas.microsoft.com/office/drawing/2014/main" id="{1EA0167A-86F3-B6A4-37E4-EFDB71DD68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7">
                      <a:extLst>
                        <a:ext uri="{FF2B5EF4-FFF2-40B4-BE49-F238E27FC236}">
                          <a16:creationId xmlns:a16="http://schemas.microsoft.com/office/drawing/2014/main" id="{1EA0167A-86F3-B6A4-37E4-EFDB71DD681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42509" cy="2123368"/>
                    </a:xfrm>
                    <a:prstGeom prst="rect">
                      <a:avLst/>
                    </a:prstGeom>
                  </pic:spPr>
                </pic:pic>
              </a:graphicData>
            </a:graphic>
          </wp:anchor>
        </w:drawing>
      </w:r>
    </w:p>
    <w:p w14:paraId="681AA672" w14:textId="281F7C34" w:rsidR="009A0150" w:rsidRDefault="009A0150" w:rsidP="009A35B7">
      <w:pPr>
        <w:keepNext/>
        <w:jc w:val="center"/>
      </w:pPr>
    </w:p>
    <w:p w14:paraId="6A6E4128" w14:textId="392CC2D3" w:rsidR="001213C7" w:rsidRPr="00002C51" w:rsidRDefault="009A0150" w:rsidP="00002C51">
      <w:pPr>
        <w:pStyle w:val="af"/>
        <w:jc w:val="center"/>
      </w:pPr>
      <w:commentRangeStart w:id="74"/>
      <w:r>
        <w:t xml:space="preserve">그림 </w:t>
      </w:r>
      <w:fldSimple w:instr=" STYLEREF 1 \s ">
        <w:r w:rsidR="001B0728">
          <w:rPr>
            <w:noProof/>
          </w:rPr>
          <w:t>7</w:t>
        </w:r>
      </w:fldSimple>
      <w:r w:rsidR="001B0728">
        <w:noBreakHyphen/>
      </w:r>
      <w:fldSimple w:instr=" SEQ 그림 \* ARABIC \s 1 ">
        <w:r w:rsidR="001B0728">
          <w:rPr>
            <w:noProof/>
          </w:rPr>
          <w:t>8</w:t>
        </w:r>
      </w:fldSimple>
      <w:r>
        <w:t xml:space="preserve">. </w:t>
      </w:r>
      <w:r w:rsidR="002B581A">
        <w:rPr>
          <w:rFonts w:hint="eastAsia"/>
        </w:rPr>
        <w:t>C</w:t>
      </w:r>
      <w:r w:rsidR="002B581A">
        <w:t xml:space="preserve">erivastatin-gemfibrozil </w:t>
      </w:r>
      <w:r w:rsidR="002B581A">
        <w:rPr>
          <w:rFonts w:hint="eastAsia"/>
        </w:rPr>
        <w:t>약물상호작용.</w:t>
      </w:r>
      <w:r w:rsidR="002B581A">
        <w:t xml:space="preserve"> </w:t>
      </w:r>
      <w:r w:rsidR="00002C51">
        <w:rPr>
          <w:rFonts w:hint="eastAsia"/>
        </w:rPr>
        <w:t>C</w:t>
      </w:r>
      <w:r w:rsidR="00002C51">
        <w:t>erivastatin</w:t>
      </w:r>
      <w:r w:rsidR="00002C51">
        <w:rPr>
          <w:rFonts w:hint="eastAsia"/>
        </w:rPr>
        <w:t xml:space="preserve">의 </w:t>
      </w:r>
      <w:r w:rsidR="00002C51">
        <w:t xml:space="preserve">gemfibrozil </w:t>
      </w:r>
      <w:r w:rsidR="00002C51">
        <w:rPr>
          <w:rFonts w:hint="eastAsia"/>
        </w:rPr>
        <w:t>병용에 따른 혈중농도 프로파일</w:t>
      </w:r>
      <w:r w:rsidR="00002C51">
        <w:t xml:space="preserve"> </w:t>
      </w:r>
      <w:r w:rsidR="00002C51">
        <w:rPr>
          <w:rFonts w:hint="eastAsia"/>
        </w:rPr>
        <w:t>변화</w:t>
      </w:r>
      <w:r w:rsidR="00002C51">
        <w:t>(</w:t>
      </w:r>
      <w:r w:rsidR="00002C51">
        <w:rPr>
          <w:rFonts w:hint="eastAsia"/>
        </w:rPr>
        <w:t xml:space="preserve">좌)와 </w:t>
      </w:r>
      <w:r w:rsidR="00002C51">
        <w:t xml:space="preserve">cerivastatin-gemfibrozil </w:t>
      </w:r>
      <w:r w:rsidR="00002C51">
        <w:rPr>
          <w:rFonts w:hint="eastAsia"/>
        </w:rPr>
        <w:t xml:space="preserve">약물상호작용 기전 </w:t>
      </w:r>
      <w:commentRangeEnd w:id="74"/>
      <w:r w:rsidR="001B3242">
        <w:rPr>
          <w:rStyle w:val="ac"/>
          <w:b w:val="0"/>
          <w:bCs w:val="0"/>
        </w:rPr>
        <w:commentReference w:id="74"/>
      </w:r>
      <w:r w:rsidR="00002C51">
        <w:t>(</w:t>
      </w:r>
      <w:r w:rsidR="00002C51">
        <w:rPr>
          <w:rFonts w:hint="eastAsia"/>
        </w:rPr>
        <w:t>우)</w:t>
      </w:r>
      <w:r w:rsidR="00002C51">
        <w:t xml:space="preserve"> </w:t>
      </w:r>
      <w:r w:rsidR="00002C51">
        <w:fldChar w:fldCharType="begin">
          <w:fldData xml:space="preserve">PEVuZE5vdGU+PENpdGU+PEF1dGhvcj5CYWNrbWFuPC9BdXRob3I+PFllYXI+MjAwMjwvWWVhcj48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==
</w:fldData>
        </w:fldChar>
      </w:r>
      <w:r w:rsidR="00002C51">
        <w:instrText xml:space="preserve"> ADDIN EN.CITE </w:instrText>
      </w:r>
      <w:r w:rsidR="00002C51">
        <w:fldChar w:fldCharType="begin">
          <w:fldData xml:space="preserve">PEVuZE5vdGU+PENpdGU+PEF1dGhvcj5CYWNrbWFuPC9BdXRob3I+PFllYXI+MjAwMjwvWWVhcj48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==
</w:fldData>
        </w:fldChar>
      </w:r>
      <w:r w:rsidR="00002C51">
        <w:instrText xml:space="preserve"> ADDIN EN.CITE.DATA </w:instrText>
      </w:r>
      <w:r w:rsidR="00002C51">
        <w:fldChar w:fldCharType="end"/>
      </w:r>
      <w:r w:rsidR="00002C51">
        <w:fldChar w:fldCharType="separate"/>
      </w:r>
      <w:r w:rsidR="00002C51">
        <w:rPr>
          <w:noProof/>
        </w:rPr>
        <w:t>(Backman et al. 2002)</w:t>
      </w:r>
      <w:r w:rsidR="00002C51">
        <w:fldChar w:fldCharType="end"/>
      </w:r>
    </w:p>
    <w:p w14:paraId="365D2379" w14:textId="77777777" w:rsidR="001213C7" w:rsidRDefault="001213C7" w:rsidP="00002C51">
      <w:pPr>
        <w:jc w:val="center"/>
      </w:pPr>
    </w:p>
    <w:p w14:paraId="40741CE4" w14:textId="4270E28B" w:rsidR="00507C24" w:rsidRPr="00507C24" w:rsidRDefault="00507C24" w:rsidP="00507C24">
      <w:pPr>
        <w:pStyle w:val="a5"/>
        <w:numPr>
          <w:ilvl w:val="2"/>
          <w:numId w:val="21"/>
        </w:numPr>
        <w:ind w:leftChars="0"/>
        <w:rPr>
          <w:rFonts w:ascii="맑은 고딕" w:eastAsia="맑은 고딕" w:hAnsi="맑은 고딕"/>
        </w:rPr>
      </w:pPr>
      <w:r>
        <w:rPr>
          <w:rFonts w:ascii="맑은 고딕" w:eastAsia="맑은 고딕" w:hAnsi="맑은 고딕"/>
        </w:rPr>
        <w:t>Metformin – cimetidine</w:t>
      </w:r>
    </w:p>
    <w:p w14:paraId="1BCEA2FE" w14:textId="319BA936" w:rsidR="001213C7" w:rsidRDefault="00CB5B41" w:rsidP="00507C24">
      <w:pPr>
        <w:rPr>
          <w:rFonts w:ascii="맑은 고딕" w:eastAsia="맑은 고딕" w:hAnsi="맑은 고딕"/>
        </w:rPr>
      </w:pPr>
      <w:r>
        <w:rPr>
          <w:rFonts w:ascii="맑은 고딕" w:eastAsia="맑은 고딕" w:hAnsi="맑은 고딕"/>
        </w:rPr>
        <w:t>Metformin – cimetidine</w:t>
      </w:r>
      <w:r>
        <w:rPr>
          <w:rFonts w:ascii="맑은 고딕" w:eastAsia="맑은 고딕" w:hAnsi="맑은 고딕" w:hint="eastAsia"/>
        </w:rPr>
        <w:t>의 약물상호작용의 예를 살펴보자.</w:t>
      </w:r>
      <w:r>
        <w:rPr>
          <w:rFonts w:ascii="맑은 고딕" w:eastAsia="맑은 고딕" w:hAnsi="맑은 고딕"/>
        </w:rPr>
        <w:t xml:space="preserve"> </w:t>
      </w:r>
      <w:r w:rsidR="002319DA">
        <w:rPr>
          <w:rFonts w:ascii="맑은 고딕" w:eastAsia="맑은 고딕" w:hAnsi="맑은 고딕" w:hint="eastAsia"/>
        </w:rPr>
        <w:t xml:space="preserve">임상적으로 보고되어 </w:t>
      </w:r>
      <w:r w:rsidR="00451E06">
        <w:rPr>
          <w:rFonts w:ascii="맑은 고딕" w:eastAsia="맑은 고딕" w:hAnsi="맑은 고딕" w:hint="eastAsia"/>
        </w:rPr>
        <w:t>있</w:t>
      </w:r>
      <w:r w:rsidR="002319DA">
        <w:rPr>
          <w:rFonts w:ascii="맑은 고딕" w:eastAsia="맑은 고딕" w:hAnsi="맑은 고딕" w:hint="eastAsia"/>
        </w:rPr>
        <w:t xml:space="preserve">는 </w:t>
      </w:r>
      <w:r w:rsidR="002319DA">
        <w:rPr>
          <w:rFonts w:ascii="맑은 고딕" w:eastAsia="맑은 고딕" w:hAnsi="맑은 고딕"/>
        </w:rPr>
        <w:t>ADME</w:t>
      </w:r>
      <w:r w:rsidR="002319DA">
        <w:rPr>
          <w:rFonts w:ascii="맑은 고딕" w:eastAsia="맑은 고딕" w:hAnsi="맑은 고딕" w:hint="eastAsia"/>
        </w:rPr>
        <w:t>와 관련된 약물상호작용은</w:t>
      </w:r>
      <w:r w:rsidR="004D6613">
        <w:rPr>
          <w:rFonts w:ascii="맑은 고딕" w:eastAsia="맑은 고딕" w:hAnsi="맑은 고딕" w:hint="eastAsia"/>
        </w:rPr>
        <w:t xml:space="preserve"> 위장관과 간에 존재하는 </w:t>
      </w:r>
      <w:proofErr w:type="spellStart"/>
      <w:r w:rsidR="004D6613">
        <w:rPr>
          <w:rFonts w:ascii="맑은 고딕" w:eastAsia="맑은 고딕" w:hAnsi="맑은 고딕" w:hint="eastAsia"/>
        </w:rPr>
        <w:t>수송체</w:t>
      </w:r>
      <w:proofErr w:type="spellEnd"/>
      <w:r w:rsidR="004D6613">
        <w:rPr>
          <w:rFonts w:ascii="맑은 고딕" w:eastAsia="맑은 고딕" w:hAnsi="맑은 고딕" w:hint="eastAsia"/>
        </w:rPr>
        <w:t xml:space="preserve"> 및 대사효소에 의한</w:t>
      </w:r>
      <w:r w:rsidR="002319DA">
        <w:rPr>
          <w:rFonts w:ascii="맑은 고딕" w:eastAsia="맑은 고딕" w:hAnsi="맑은 고딕" w:hint="eastAsia"/>
        </w:rPr>
        <w:t xml:space="preserve"> 것이 대부분이지만,</w:t>
      </w:r>
      <w:r w:rsidR="002319DA">
        <w:rPr>
          <w:rFonts w:ascii="맑은 고딕" w:eastAsia="맑은 고딕" w:hAnsi="맑은 고딕"/>
        </w:rPr>
        <w:t xml:space="preserve"> metformin</w:t>
      </w:r>
      <w:r w:rsidR="002319DA">
        <w:rPr>
          <w:rFonts w:ascii="맑은 고딕" w:eastAsia="맑은 고딕" w:hAnsi="맑은 고딕" w:hint="eastAsia"/>
        </w:rPr>
        <w:t xml:space="preserve"> </w:t>
      </w:r>
      <w:r w:rsidR="002319DA">
        <w:rPr>
          <w:rFonts w:ascii="맑은 고딕" w:eastAsia="맑은 고딕" w:hAnsi="맑은 고딕"/>
        </w:rPr>
        <w:t>– cimetidine</w:t>
      </w:r>
      <w:r w:rsidR="00D23A7B">
        <w:rPr>
          <w:rFonts w:ascii="맑은 고딕" w:eastAsia="맑은 고딕" w:hAnsi="맑은 고딕" w:hint="eastAsia"/>
        </w:rPr>
        <w:t>의 약물상호작용</w:t>
      </w:r>
      <w:r w:rsidR="002319DA">
        <w:rPr>
          <w:rFonts w:ascii="맑은 고딕" w:eastAsia="맑은 고딕" w:hAnsi="맑은 고딕" w:hint="eastAsia"/>
        </w:rPr>
        <w:t>은</w:t>
      </w:r>
      <w:r w:rsidR="002319DA">
        <w:rPr>
          <w:rFonts w:ascii="맑은 고딕" w:eastAsia="맑은 고딕" w:hAnsi="맑은 고딕"/>
        </w:rPr>
        <w:t xml:space="preserve"> </w:t>
      </w:r>
      <w:r w:rsidR="002319DA">
        <w:rPr>
          <w:rFonts w:ascii="맑은 고딕" w:eastAsia="맑은 고딕" w:hAnsi="맑은 고딕" w:hint="eastAsia"/>
        </w:rPr>
        <w:t>신장에 존재하는 수송체를 매</w:t>
      </w:r>
      <w:r w:rsidR="00D23A7B">
        <w:rPr>
          <w:rFonts w:ascii="맑은 고딕" w:eastAsia="맑은 고딕" w:hAnsi="맑은 고딕" w:hint="eastAsia"/>
        </w:rPr>
        <w:t>개한다.</w:t>
      </w:r>
      <w:r w:rsidR="00451E06">
        <w:rPr>
          <w:rFonts w:ascii="맑은 고딕" w:eastAsia="맑은 고딕" w:hAnsi="맑은 고딕"/>
        </w:rPr>
        <w:t xml:space="preserve"> </w:t>
      </w:r>
      <w:r w:rsidR="008D5737">
        <w:rPr>
          <w:rFonts w:ascii="맑은 고딕" w:eastAsia="맑은 고딕" w:hAnsi="맑은 고딕" w:hint="eastAsia"/>
        </w:rPr>
        <w:t>C</w:t>
      </w:r>
      <w:r w:rsidR="008D5737">
        <w:rPr>
          <w:rFonts w:ascii="맑은 고딕" w:eastAsia="맑은 고딕" w:hAnsi="맑은 고딕"/>
        </w:rPr>
        <w:t>imetidine</w:t>
      </w:r>
      <w:r w:rsidR="008D5737">
        <w:rPr>
          <w:rFonts w:ascii="맑은 고딕" w:eastAsia="맑은 고딕" w:hAnsi="맑은 고딕" w:hint="eastAsia"/>
        </w:rPr>
        <w:t xml:space="preserve">은 신장에서 </w:t>
      </w:r>
      <w:r w:rsidR="008D5737">
        <w:rPr>
          <w:rFonts w:ascii="맑은 고딕" w:eastAsia="맑은 고딕" w:hAnsi="맑은 고딕"/>
        </w:rPr>
        <w:t>metformin</w:t>
      </w:r>
      <w:r w:rsidR="008D5737">
        <w:rPr>
          <w:rFonts w:ascii="맑은 고딕" w:eastAsia="맑은 고딕" w:hAnsi="맑은 고딕" w:hint="eastAsia"/>
        </w:rPr>
        <w:t xml:space="preserve">의 배설에 관여하는 </w:t>
      </w:r>
      <w:r w:rsidR="008D5737">
        <w:rPr>
          <w:rFonts w:ascii="맑은 고딕" w:eastAsia="맑은 고딕" w:hAnsi="맑은 고딕"/>
        </w:rPr>
        <w:t>OCT2</w:t>
      </w:r>
      <w:r w:rsidR="008D5737">
        <w:rPr>
          <w:rFonts w:ascii="맑은 고딕" w:eastAsia="맑은 고딕" w:hAnsi="맑은 고딕" w:hint="eastAsia"/>
        </w:rPr>
        <w:t xml:space="preserve">와 </w:t>
      </w:r>
      <w:r w:rsidR="008D5737">
        <w:rPr>
          <w:rFonts w:ascii="맑은 고딕" w:eastAsia="맑은 고딕" w:hAnsi="맑은 고딕"/>
        </w:rPr>
        <w:t>MATE1/2-k</w:t>
      </w:r>
      <w:r w:rsidR="008D5737">
        <w:rPr>
          <w:rFonts w:ascii="맑은 고딕" w:eastAsia="맑은 고딕" w:hAnsi="맑은 고딕" w:hint="eastAsia"/>
        </w:rPr>
        <w:t>를 저해하여,</w:t>
      </w:r>
      <w:r w:rsidR="008D5737">
        <w:rPr>
          <w:rFonts w:ascii="맑은 고딕" w:eastAsia="맑은 고딕" w:hAnsi="맑은 고딕"/>
        </w:rPr>
        <w:t xml:space="preserve"> metformin</w:t>
      </w:r>
      <w:r w:rsidR="008D5737">
        <w:rPr>
          <w:rFonts w:ascii="맑은 고딕" w:eastAsia="맑은 고딕" w:hAnsi="맑은 고딕" w:hint="eastAsia"/>
        </w:rPr>
        <w:t>의 소변으로의 배설을 감소시켰다</w:t>
      </w:r>
      <w:r w:rsidR="008D5737">
        <w:rPr>
          <w:rFonts w:ascii="맑은 고딕" w:eastAsia="맑은 고딕" w:hAnsi="맑은 고딕"/>
        </w:rPr>
        <w:fldChar w:fldCharType="begin">
          <w:fldData xml:space="preserve">PEVuZE5vdGU+PENpdGU+PEF1dGhvcj5CdXJ0PC9BdXRob3I+PFllYXI+MjAxNjwvWWVhcj48UmVj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</w:fldData>
        </w:fldChar>
      </w:r>
      <w:r w:rsidR="008D5737">
        <w:rPr>
          <w:rFonts w:ascii="맑은 고딕" w:eastAsia="맑은 고딕" w:hAnsi="맑은 고딕"/>
        </w:rPr>
        <w:instrText xml:space="preserve"> ADDIN EN.CITE </w:instrText>
      </w:r>
      <w:r w:rsidR="008D5737">
        <w:rPr>
          <w:rFonts w:ascii="맑은 고딕" w:eastAsia="맑은 고딕" w:hAnsi="맑은 고딕"/>
        </w:rPr>
        <w:fldChar w:fldCharType="begin">
          <w:fldData xml:space="preserve">PEVuZE5vdGU+PENpdGU+PEF1dGhvcj5CdXJ0PC9BdXRob3I+PFllYXI+MjAxNjwvWWVhcj48UmVj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</w:fldData>
        </w:fldChar>
      </w:r>
      <w:r w:rsidR="008D5737">
        <w:rPr>
          <w:rFonts w:ascii="맑은 고딕" w:eastAsia="맑은 고딕" w:hAnsi="맑은 고딕"/>
        </w:rPr>
        <w:instrText xml:space="preserve"> ADDIN EN.CITE.DATA </w:instrText>
      </w:r>
      <w:r w:rsidR="008D5737">
        <w:rPr>
          <w:rFonts w:ascii="맑은 고딕" w:eastAsia="맑은 고딕" w:hAnsi="맑은 고딕"/>
        </w:rPr>
      </w:r>
      <w:r w:rsidR="008D5737">
        <w:rPr>
          <w:rFonts w:ascii="맑은 고딕" w:eastAsia="맑은 고딕" w:hAnsi="맑은 고딕"/>
        </w:rPr>
        <w:fldChar w:fldCharType="end"/>
      </w:r>
      <w:r w:rsidR="008D5737">
        <w:rPr>
          <w:rFonts w:ascii="맑은 고딕" w:eastAsia="맑은 고딕" w:hAnsi="맑은 고딕"/>
        </w:rPr>
      </w:r>
      <w:r w:rsidR="008D5737">
        <w:rPr>
          <w:rFonts w:ascii="맑은 고딕" w:eastAsia="맑은 고딕" w:hAnsi="맑은 고딕"/>
        </w:rPr>
        <w:fldChar w:fldCharType="separate"/>
      </w:r>
      <w:r w:rsidR="008D5737">
        <w:rPr>
          <w:rFonts w:ascii="맑은 고딕" w:eastAsia="맑은 고딕" w:hAnsi="맑은 고딕"/>
          <w:noProof/>
        </w:rPr>
        <w:t>(Burt et al. 2016)</w:t>
      </w:r>
      <w:r w:rsidR="008D5737">
        <w:rPr>
          <w:rFonts w:ascii="맑은 고딕" w:eastAsia="맑은 고딕" w:hAnsi="맑은 고딕"/>
        </w:rPr>
        <w:fldChar w:fldCharType="end"/>
      </w:r>
      <w:r w:rsidR="008D5737">
        <w:rPr>
          <w:rFonts w:ascii="맑은 고딕" w:eastAsia="맑은 고딕" w:hAnsi="맑은 고딕" w:hint="eastAsia"/>
        </w:rPr>
        <w:t>.</w:t>
      </w:r>
      <w:r w:rsidR="008D5737">
        <w:rPr>
          <w:rFonts w:ascii="맑은 고딕" w:eastAsia="맑은 고딕" w:hAnsi="맑은 고딕"/>
        </w:rPr>
        <w:t xml:space="preserve"> </w:t>
      </w:r>
      <w:r w:rsidR="008D5737">
        <w:rPr>
          <w:rFonts w:ascii="맑은 고딕" w:eastAsia="맑은 고딕" w:hAnsi="맑은 고딕" w:hint="eastAsia"/>
        </w:rPr>
        <w:t>그 결과,</w:t>
      </w:r>
      <w:r w:rsidR="008D5737">
        <w:rPr>
          <w:rFonts w:ascii="맑은 고딕" w:eastAsia="맑은 고딕" w:hAnsi="맑은 고딕"/>
        </w:rPr>
        <w:t xml:space="preserve"> </w:t>
      </w:r>
      <w:r w:rsidR="00C16EAE">
        <w:rPr>
          <w:rFonts w:ascii="맑은 고딕" w:eastAsia="맑은 고딕" w:hAnsi="맑은 고딕"/>
        </w:rPr>
        <w:t>metformin</w:t>
      </w:r>
      <w:r w:rsidR="00C16EAE">
        <w:rPr>
          <w:rFonts w:ascii="맑은 고딕" w:eastAsia="맑은 고딕" w:hAnsi="맑은 고딕" w:hint="eastAsia"/>
        </w:rPr>
        <w:t xml:space="preserve">의 </w:t>
      </w:r>
      <w:proofErr w:type="spellStart"/>
      <w:r w:rsidR="00C16EAE">
        <w:rPr>
          <w:rFonts w:ascii="맑은 고딕" w:eastAsia="맑은 고딕" w:hAnsi="맑은 고딕"/>
        </w:rPr>
        <w:t>C</w:t>
      </w:r>
      <w:r w:rsidR="00C16EAE" w:rsidRPr="00C16EAE">
        <w:rPr>
          <w:rFonts w:ascii="맑은 고딕" w:eastAsia="맑은 고딕" w:hAnsi="맑은 고딕"/>
          <w:vertAlign w:val="subscript"/>
        </w:rPr>
        <w:t>max</w:t>
      </w:r>
      <w:proofErr w:type="spellEnd"/>
      <w:r w:rsidR="00C16EAE">
        <w:rPr>
          <w:rFonts w:ascii="맑은 고딕" w:eastAsia="맑은 고딕" w:hAnsi="맑은 고딕" w:hint="eastAsia"/>
        </w:rPr>
        <w:t>와</w:t>
      </w:r>
      <w:r w:rsidR="00C16EAE">
        <w:rPr>
          <w:rFonts w:ascii="맑은 고딕" w:eastAsia="맑은 고딕" w:hAnsi="맑은 고딕"/>
        </w:rPr>
        <w:t xml:space="preserve"> </w:t>
      </w:r>
      <w:r w:rsidR="00C16EAE">
        <w:rPr>
          <w:rFonts w:ascii="맑은 고딕" w:eastAsia="맑은 고딕" w:hAnsi="맑은 고딕" w:hint="eastAsia"/>
        </w:rPr>
        <w:t>A</w:t>
      </w:r>
      <w:r w:rsidR="00C16EAE">
        <w:rPr>
          <w:rFonts w:ascii="맑은 고딕" w:eastAsia="맑은 고딕" w:hAnsi="맑은 고딕"/>
        </w:rPr>
        <w:t>UC</w:t>
      </w:r>
      <w:r w:rsidR="00C16EAE">
        <w:rPr>
          <w:rFonts w:ascii="맑은 고딕" w:eastAsia="맑은 고딕" w:hAnsi="맑은 고딕" w:hint="eastAsia"/>
        </w:rPr>
        <w:t xml:space="preserve">는 </w:t>
      </w:r>
      <w:r w:rsidR="008D5737">
        <w:rPr>
          <w:rFonts w:ascii="맑은 고딕" w:eastAsia="맑은 고딕" w:hAnsi="맑은 고딕" w:hint="eastAsia"/>
        </w:rPr>
        <w:t>c</w:t>
      </w:r>
      <w:r w:rsidR="008D5737">
        <w:rPr>
          <w:rFonts w:ascii="맑은 고딕" w:eastAsia="맑은 고딕" w:hAnsi="맑은 고딕"/>
        </w:rPr>
        <w:t>imetidi</w:t>
      </w:r>
      <w:r w:rsidR="008D5737">
        <w:rPr>
          <w:rFonts w:ascii="맑은 고딕" w:eastAsia="맑은 고딕" w:hAnsi="맑은 고딕" w:hint="eastAsia"/>
        </w:rPr>
        <w:t>n</w:t>
      </w:r>
      <w:r w:rsidR="008D5737">
        <w:rPr>
          <w:rFonts w:ascii="맑은 고딕" w:eastAsia="맑은 고딕" w:hAnsi="맑은 고딕"/>
        </w:rPr>
        <w:t>e</w:t>
      </w:r>
      <w:r w:rsidR="008D5737">
        <w:rPr>
          <w:rFonts w:ascii="맑은 고딕" w:eastAsia="맑은 고딕" w:hAnsi="맑은 고딕" w:hint="eastAsia"/>
        </w:rPr>
        <w:t xml:space="preserve">과 병용 시 </w:t>
      </w:r>
      <w:r w:rsidR="00C16EAE">
        <w:rPr>
          <w:rFonts w:ascii="맑은 고딕" w:eastAsia="맑은 고딕" w:hAnsi="맑은 고딕" w:hint="eastAsia"/>
        </w:rPr>
        <w:t xml:space="preserve">각각 </w:t>
      </w:r>
      <w:r w:rsidR="00C16EAE">
        <w:rPr>
          <w:rFonts w:ascii="맑은 고딕" w:eastAsia="맑은 고딕" w:hAnsi="맑은 고딕"/>
        </w:rPr>
        <w:t>1.</w:t>
      </w:r>
      <w:r w:rsidR="008D5737">
        <w:rPr>
          <w:rFonts w:ascii="맑은 고딕" w:eastAsia="맑은 고딕" w:hAnsi="맑은 고딕"/>
        </w:rPr>
        <w:t>5</w:t>
      </w:r>
      <w:r w:rsidR="008D5737">
        <w:rPr>
          <w:rFonts w:ascii="맑은 고딕" w:eastAsia="맑은 고딕" w:hAnsi="맑은 고딕" w:hint="eastAsia"/>
        </w:rPr>
        <w:t xml:space="preserve">배 및 </w:t>
      </w:r>
      <w:r w:rsidR="008D5737">
        <w:rPr>
          <w:rFonts w:ascii="맑은 고딕" w:eastAsia="맑은 고딕" w:hAnsi="맑은 고딕"/>
        </w:rPr>
        <w:t>1.6</w:t>
      </w:r>
      <w:r w:rsidR="008D5737">
        <w:rPr>
          <w:rFonts w:ascii="맑은 고딕" w:eastAsia="맑은 고딕" w:hAnsi="맑은 고딕" w:hint="eastAsia"/>
        </w:rPr>
        <w:t>배 증가하였다</w:t>
      </w:r>
      <w:r w:rsidR="008D5737">
        <w:rPr>
          <w:rFonts w:ascii="맑은 고딕" w:eastAsia="맑은 고딕" w:hAnsi="맑은 고딕"/>
        </w:rPr>
        <w:fldChar w:fldCharType="begin">
          <w:fldData xml:space="preserve">PEVuZE5vdGU+PENpdGU+PEF1dGhvcj5XYW5nPC9BdXRob3I+PFllYXI+MjAwODwvWWVhcj48UmVj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==
</w:fldData>
        </w:fldChar>
      </w:r>
      <w:r w:rsidR="008D5737">
        <w:rPr>
          <w:rFonts w:ascii="맑은 고딕" w:eastAsia="맑은 고딕" w:hAnsi="맑은 고딕"/>
        </w:rPr>
        <w:instrText xml:space="preserve"> ADDIN EN.CITE </w:instrText>
      </w:r>
      <w:r w:rsidR="008D5737">
        <w:rPr>
          <w:rFonts w:ascii="맑은 고딕" w:eastAsia="맑은 고딕" w:hAnsi="맑은 고딕"/>
        </w:rPr>
        <w:fldChar w:fldCharType="begin">
          <w:fldData xml:space="preserve">PEVuZE5vdGU+PENpdGU+PEF1dGhvcj5XYW5nPC9BdXRob3I+PFllYXI+MjAwODwvWWVhcj48UmVj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==
</w:fldData>
        </w:fldChar>
      </w:r>
      <w:r w:rsidR="008D5737">
        <w:rPr>
          <w:rFonts w:ascii="맑은 고딕" w:eastAsia="맑은 고딕" w:hAnsi="맑은 고딕"/>
        </w:rPr>
        <w:instrText xml:space="preserve"> ADDIN EN.CITE.DATA </w:instrText>
      </w:r>
      <w:r w:rsidR="008D5737">
        <w:rPr>
          <w:rFonts w:ascii="맑은 고딕" w:eastAsia="맑은 고딕" w:hAnsi="맑은 고딕"/>
        </w:rPr>
      </w:r>
      <w:r w:rsidR="008D5737">
        <w:rPr>
          <w:rFonts w:ascii="맑은 고딕" w:eastAsia="맑은 고딕" w:hAnsi="맑은 고딕"/>
        </w:rPr>
        <w:fldChar w:fldCharType="end"/>
      </w:r>
      <w:r w:rsidR="008D5737">
        <w:rPr>
          <w:rFonts w:ascii="맑은 고딕" w:eastAsia="맑은 고딕" w:hAnsi="맑은 고딕"/>
        </w:rPr>
      </w:r>
      <w:r w:rsidR="008D5737">
        <w:rPr>
          <w:rFonts w:ascii="맑은 고딕" w:eastAsia="맑은 고딕" w:hAnsi="맑은 고딕"/>
        </w:rPr>
        <w:fldChar w:fldCharType="separate"/>
      </w:r>
      <w:r w:rsidR="008D5737">
        <w:rPr>
          <w:rFonts w:ascii="맑은 고딕" w:eastAsia="맑은 고딕" w:hAnsi="맑은 고딕"/>
          <w:noProof/>
        </w:rPr>
        <w:t>(Wang et al. 2008)</w:t>
      </w:r>
      <w:r w:rsidR="008D5737">
        <w:rPr>
          <w:rFonts w:ascii="맑은 고딕" w:eastAsia="맑은 고딕" w:hAnsi="맑은 고딕"/>
        </w:rPr>
        <w:fldChar w:fldCharType="end"/>
      </w:r>
      <w:r w:rsidR="008D5737">
        <w:rPr>
          <w:rFonts w:ascii="맑은 고딕" w:eastAsia="맑은 고딕" w:hAnsi="맑은 고딕" w:hint="eastAsia"/>
        </w:rPr>
        <w:t>.</w:t>
      </w:r>
    </w:p>
    <w:p w14:paraId="2492E24C" w14:textId="77777777" w:rsidR="00817704" w:rsidRPr="00451E06" w:rsidRDefault="00817704" w:rsidP="00817704">
      <w:pPr>
        <w:ind w:leftChars="213" w:left="426"/>
        <w:rPr>
          <w:rFonts w:ascii="맑은 고딕" w:eastAsia="맑은 고딕" w:hAnsi="맑은 고딕"/>
        </w:rPr>
      </w:pPr>
    </w:p>
    <w:p w14:paraId="6E1F2B20" w14:textId="7DF34862" w:rsidR="00C34A91" w:rsidRDefault="00E25268" w:rsidP="00C34A91">
      <w:pPr>
        <w:keepNext/>
        <w:ind w:leftChars="213" w:left="426"/>
      </w:pPr>
      <w:r w:rsidRPr="00E25268">
        <w:rPr>
          <w:noProof/>
        </w:rPr>
        <w:drawing>
          <wp:anchor distT="0" distB="0" distL="114300" distR="114300" simplePos="0" relativeHeight="251658240" behindDoc="0" locked="0" layoutInCell="1" allowOverlap="1" wp14:anchorId="792CCCA3" wp14:editId="0EDD60F1">
            <wp:simplePos x="0" y="0"/>
            <wp:positionH relativeFrom="column">
              <wp:posOffset>60875</wp:posOffset>
            </wp:positionH>
            <wp:positionV relativeFrom="paragraph">
              <wp:posOffset>34119</wp:posOffset>
            </wp:positionV>
            <wp:extent cx="5731510" cy="1678940"/>
            <wp:effectExtent l="0" t="0" r="2540" b="0"/>
            <wp:wrapTopAndBottom/>
            <wp:docPr id="9" name="그림 8">
              <a:extLst xmlns:a="http://schemas.openxmlformats.org/drawingml/2006/main">
                <a:ext uri="{FF2B5EF4-FFF2-40B4-BE49-F238E27FC236}">
                  <a16:creationId xmlns:a16="http://schemas.microsoft.com/office/drawing/2014/main" id="{8CB0DCCE-F0A4-2F52-E9D6-0E98CA094F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a:extLst>
                        <a:ext uri="{FF2B5EF4-FFF2-40B4-BE49-F238E27FC236}">
                          <a16:creationId xmlns:a16="http://schemas.microsoft.com/office/drawing/2014/main" id="{8CB0DCCE-F0A4-2F52-E9D6-0E98CA094FBD}"/>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678940"/>
                    </a:xfrm>
                    <a:prstGeom prst="rect">
                      <a:avLst/>
                    </a:prstGeom>
                  </pic:spPr>
                </pic:pic>
              </a:graphicData>
            </a:graphic>
          </wp:anchor>
        </w:drawing>
      </w:r>
    </w:p>
    <w:p w14:paraId="4DC69AE3" w14:textId="6A386862" w:rsidR="00817704" w:rsidRDefault="00C34A91" w:rsidP="009A35B7">
      <w:pPr>
        <w:pStyle w:val="af"/>
        <w:jc w:val="center"/>
        <w:rPr>
          <w:rFonts w:ascii="맑은 고딕" w:eastAsia="맑은 고딕" w:hAnsi="맑은 고딕"/>
        </w:rPr>
      </w:pPr>
      <w:r>
        <w:t xml:space="preserve">그림 </w:t>
      </w:r>
      <w:fldSimple w:instr=" STYLEREF 1 \s ">
        <w:r w:rsidR="001B0728">
          <w:rPr>
            <w:noProof/>
          </w:rPr>
          <w:t>7</w:t>
        </w:r>
      </w:fldSimple>
      <w:r w:rsidR="001B0728">
        <w:noBreakHyphen/>
      </w:r>
      <w:fldSimple w:instr=" SEQ 그림 \* ARABIC \s 1 ">
        <w:r w:rsidR="001B0728">
          <w:rPr>
            <w:noProof/>
          </w:rPr>
          <w:t>9</w:t>
        </w:r>
      </w:fldSimple>
      <w:r>
        <w:t xml:space="preserve">. </w:t>
      </w:r>
      <w:r w:rsidR="002B581A">
        <w:t>Metformin – cimetidine</w:t>
      </w:r>
      <w:r w:rsidR="002B581A">
        <w:rPr>
          <w:rFonts w:hint="eastAsia"/>
        </w:rPr>
        <w:t xml:space="preserve"> 약물상호작용.</w:t>
      </w:r>
      <w:r w:rsidR="008960E1">
        <w:t xml:space="preserve"> </w:t>
      </w:r>
      <w:r w:rsidR="008960E1">
        <w:rPr>
          <w:rFonts w:hint="eastAsia"/>
        </w:rPr>
        <w:t>M</w:t>
      </w:r>
      <w:r w:rsidR="008960E1">
        <w:t>etformin – cimetidine</w:t>
      </w:r>
      <w:r w:rsidR="00CD4B3F">
        <w:rPr>
          <w:rFonts w:hint="eastAsia"/>
        </w:rPr>
        <w:t xml:space="preserve">의 신장에서의 </w:t>
      </w:r>
      <w:r w:rsidR="008960E1">
        <w:rPr>
          <w:rFonts w:hint="eastAsia"/>
        </w:rPr>
        <w:t>약물상호작용 기전</w:t>
      </w:r>
      <w:r w:rsidR="00E25268">
        <w:rPr>
          <w:rFonts w:hint="eastAsia"/>
        </w:rPr>
        <w:t xml:space="preserve"> </w:t>
      </w:r>
      <w:r w:rsidR="00E25268">
        <w:fldChar w:fldCharType="begin">
          <w:fldData xml:space="preserve">PEVuZE5vdGU+PENpdGU+PEF1dGhvcj5CdXJ0PC9BdXRob3I+PFllYXI+MjAxNjwvWWVhcj48UmVj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</w:fldData>
        </w:fldChar>
      </w:r>
      <w:r w:rsidR="00E25268">
        <w:instrText xml:space="preserve"> ADDIN EN.CITE </w:instrText>
      </w:r>
      <w:r w:rsidR="00E25268">
        <w:fldChar w:fldCharType="begin">
          <w:fldData xml:space="preserve">PEVuZE5vdGU+PENpdGU+PEF1dGhvcj5CdXJ0PC9BdXRob3I+PFllYXI+MjAxNjwvWWVhcj48UmVj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</w:fldData>
        </w:fldChar>
      </w:r>
      <w:r w:rsidR="00E25268">
        <w:instrText xml:space="preserve"> ADDIN EN.CITE.DATA </w:instrText>
      </w:r>
      <w:r w:rsidR="00E25268">
        <w:fldChar w:fldCharType="end"/>
      </w:r>
      <w:r w:rsidR="00E25268">
        <w:fldChar w:fldCharType="separate"/>
      </w:r>
      <w:r w:rsidR="00E25268">
        <w:rPr>
          <w:noProof/>
        </w:rPr>
        <w:t>(Burt et al. 2016)</w:t>
      </w:r>
      <w:r w:rsidR="00E25268">
        <w:fldChar w:fldCharType="end"/>
      </w:r>
      <w:r w:rsidR="00CD4B3F">
        <w:rPr>
          <w:rFonts w:hint="eastAsia"/>
        </w:rPr>
        <w:t xml:space="preserve"> </w:t>
      </w:r>
      <w:r w:rsidR="00CD4B3F">
        <w:t>(</w:t>
      </w:r>
      <w:r w:rsidR="00CD4B3F">
        <w:rPr>
          <w:rFonts w:hint="eastAsia"/>
        </w:rPr>
        <w:t>좌</w:t>
      </w:r>
      <w:r w:rsidR="00CD4B3F">
        <w:t>)</w:t>
      </w:r>
      <w:r w:rsidR="00CD4B3F">
        <w:rPr>
          <w:rFonts w:hint="eastAsia"/>
        </w:rPr>
        <w:t>와 m</w:t>
      </w:r>
      <w:r w:rsidR="00CD4B3F">
        <w:t>etformin</w:t>
      </w:r>
      <w:r w:rsidR="00CD4B3F">
        <w:rPr>
          <w:rFonts w:hint="eastAsia"/>
        </w:rPr>
        <w:t xml:space="preserve">의 </w:t>
      </w:r>
      <w:r w:rsidR="00CD4B3F">
        <w:t>cimetidine</w:t>
      </w:r>
      <w:r w:rsidR="00B71B77">
        <w:t xml:space="preserve"> </w:t>
      </w:r>
      <w:r w:rsidR="00B71B77">
        <w:rPr>
          <w:rFonts w:hint="eastAsia"/>
        </w:rPr>
        <w:t>병용에 따른 혈중농도 프로파일 변화</w:t>
      </w:r>
      <w:r w:rsidR="00C16EAE">
        <w:rPr>
          <w:rFonts w:hint="eastAsia"/>
        </w:rPr>
        <w:t xml:space="preserve"> </w:t>
      </w:r>
      <w:r w:rsidR="00C16EAE">
        <w:fldChar w:fldCharType="begin">
          <w:fldData xml:space="preserve">PEVuZE5vdGU+PENpdGU+PEF1dGhvcj5XYW5nPC9BdXRob3I+PFllYXI+MjAwODwvWWVhcj48UmVj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==
</w:fldData>
        </w:fldChar>
      </w:r>
      <w:r w:rsidR="00C16EAE">
        <w:instrText xml:space="preserve"> ADDIN EN.CITE </w:instrText>
      </w:r>
      <w:r w:rsidR="00C16EAE">
        <w:fldChar w:fldCharType="begin">
          <w:fldData xml:space="preserve">PEVuZE5vdGU+PENpdGU+PEF1dGhvcj5XYW5nPC9BdXRob3I+PFllYXI+MjAwODwvWWVhcj48UmVj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==
</w:fldData>
        </w:fldChar>
      </w:r>
      <w:r w:rsidR="00C16EAE">
        <w:instrText xml:space="preserve"> ADDIN EN.CITE.DATA </w:instrText>
      </w:r>
      <w:r w:rsidR="00C16EAE">
        <w:fldChar w:fldCharType="end"/>
      </w:r>
      <w:r w:rsidR="00C16EAE">
        <w:fldChar w:fldCharType="separate"/>
      </w:r>
      <w:r w:rsidR="00C16EAE">
        <w:rPr>
          <w:noProof/>
        </w:rPr>
        <w:t>(Wang et al. 2008)</w:t>
      </w:r>
      <w:r w:rsidR="00C16EAE">
        <w:fldChar w:fldCharType="end"/>
      </w:r>
      <w:r w:rsidR="00B71B77">
        <w:rPr>
          <w:rFonts w:hint="eastAsia"/>
        </w:rPr>
        <w:t xml:space="preserve"> </w:t>
      </w:r>
      <w:r w:rsidR="00B71B77">
        <w:t>(</w:t>
      </w:r>
      <w:r w:rsidR="00B71B77">
        <w:rPr>
          <w:rFonts w:hint="eastAsia"/>
        </w:rPr>
        <w:t>우)</w:t>
      </w:r>
    </w:p>
    <w:p w14:paraId="060799C5" w14:textId="77777777" w:rsidR="00817704" w:rsidRDefault="00817704" w:rsidP="00817704">
      <w:pPr>
        <w:ind w:leftChars="213" w:left="426"/>
        <w:rPr>
          <w:rFonts w:ascii="맑은 고딕" w:eastAsia="맑은 고딕" w:hAnsi="맑은 고딕"/>
        </w:rPr>
      </w:pPr>
    </w:p>
    <w:p w14:paraId="25C31AFF" w14:textId="5C78290A" w:rsidR="00EE6D30" w:rsidRPr="008475D6" w:rsidRDefault="00EE6D30" w:rsidP="00EE6D30">
      <w:pPr>
        <w:pStyle w:val="a5"/>
        <w:numPr>
          <w:ilvl w:val="1"/>
          <w:numId w:val="21"/>
        </w:numPr>
        <w:ind w:leftChars="0" w:left="0" w:firstLine="0"/>
        <w:rPr>
          <w:rFonts w:ascii="맑은 고딕" w:eastAsia="맑은 고딕" w:hAnsi="맑은 고딕"/>
          <w:b/>
          <w:bCs/>
        </w:rPr>
      </w:pPr>
      <w:r>
        <w:rPr>
          <w:rFonts w:ascii="맑은 고딕" w:eastAsia="맑은 고딕" w:hAnsi="맑은 고딕" w:hint="eastAsia"/>
          <w:b/>
          <w:bCs/>
        </w:rPr>
        <w:t>I</w:t>
      </w:r>
      <w:r>
        <w:rPr>
          <w:rFonts w:ascii="맑은 고딕" w:eastAsia="맑은 고딕" w:hAnsi="맑은 고딕"/>
          <w:b/>
          <w:bCs/>
        </w:rPr>
        <w:t xml:space="preserve">n vitro </w:t>
      </w:r>
      <w:proofErr w:type="spellStart"/>
      <w:r>
        <w:rPr>
          <w:rFonts w:ascii="맑은 고딕" w:eastAsia="맑은 고딕" w:hAnsi="맑은 고딕" w:hint="eastAsia"/>
          <w:b/>
          <w:bCs/>
        </w:rPr>
        <w:t>수송체</w:t>
      </w:r>
      <w:proofErr w:type="spellEnd"/>
      <w:r w:rsidR="00F30962">
        <w:rPr>
          <w:rFonts w:ascii="맑은 고딕" w:eastAsia="맑은 고딕" w:hAnsi="맑은 고딕" w:hint="eastAsia"/>
          <w:b/>
          <w:bCs/>
        </w:rPr>
        <w:t xml:space="preserve"> 평가 방법</w:t>
      </w:r>
    </w:p>
    <w:p w14:paraId="3F4570F5" w14:textId="3D69CFB0" w:rsidR="00817704" w:rsidRDefault="008616D5" w:rsidP="008616D5">
      <w:pPr>
        <w:rPr>
          <w:rFonts w:ascii="맑은 고딕" w:eastAsia="맑은 고딕" w:hAnsi="맑은 고딕"/>
        </w:rPr>
      </w:pPr>
      <w:r>
        <w:rPr>
          <w:rFonts w:ascii="맑은 고딕" w:eastAsia="맑은 고딕" w:hAnsi="맑은 고딕"/>
        </w:rPr>
        <w:t>I</w:t>
      </w:r>
      <w:r>
        <w:rPr>
          <w:rFonts w:ascii="맑은 고딕" w:eastAsia="맑은 고딕" w:hAnsi="맑은 고딕" w:hint="eastAsia"/>
        </w:rPr>
        <w:t>n v</w:t>
      </w:r>
      <w:r>
        <w:rPr>
          <w:rFonts w:ascii="맑은 고딕" w:eastAsia="맑은 고딕" w:hAnsi="맑은 고딕"/>
        </w:rPr>
        <w:t>i</w:t>
      </w:r>
      <w:r w:rsidR="005977D7">
        <w:rPr>
          <w:rFonts w:ascii="맑은 고딕" w:eastAsia="맑은 고딕" w:hAnsi="맑은 고딕" w:hint="eastAsia"/>
        </w:rPr>
        <w:t>t</w:t>
      </w:r>
      <w:r w:rsidR="005977D7">
        <w:rPr>
          <w:rFonts w:ascii="맑은 고딕" w:eastAsia="맑은 고딕" w:hAnsi="맑은 고딕"/>
        </w:rPr>
        <w:t>ro</w:t>
      </w:r>
      <w:r w:rsidR="005977D7">
        <w:rPr>
          <w:rFonts w:ascii="맑은 고딕" w:eastAsia="맑은 고딕" w:hAnsi="맑은 고딕" w:hint="eastAsia"/>
        </w:rPr>
        <w:t xml:space="preserve">에서 약물의 </w:t>
      </w:r>
      <w:proofErr w:type="spellStart"/>
      <w:r w:rsidR="005977D7">
        <w:rPr>
          <w:rFonts w:ascii="맑은 고딕" w:eastAsia="맑은 고딕" w:hAnsi="맑은 고딕" w:hint="eastAsia"/>
        </w:rPr>
        <w:t>수송체</w:t>
      </w:r>
      <w:proofErr w:type="spellEnd"/>
      <w:r w:rsidR="005977D7">
        <w:rPr>
          <w:rFonts w:ascii="맑은 고딕" w:eastAsia="맑은 고딕" w:hAnsi="맑은 고딕" w:hint="eastAsia"/>
        </w:rPr>
        <w:t xml:space="preserve"> 기질 및 </w:t>
      </w:r>
      <w:proofErr w:type="spellStart"/>
      <w:r w:rsidR="005977D7">
        <w:rPr>
          <w:rFonts w:ascii="맑은 고딕" w:eastAsia="맑은 고딕" w:hAnsi="맑은 고딕" w:hint="eastAsia"/>
        </w:rPr>
        <w:t>저해능</w:t>
      </w:r>
      <w:proofErr w:type="spellEnd"/>
      <w:r w:rsidR="005977D7">
        <w:rPr>
          <w:rFonts w:ascii="맑은 고딕" w:eastAsia="맑은 고딕" w:hAnsi="맑은 고딕" w:hint="eastAsia"/>
        </w:rPr>
        <w:t xml:space="preserve"> 평가 방법은 다양하다.</w:t>
      </w:r>
      <w:ins w:id="75" w:author="Bae Soo Hyeon" w:date="2022-08-17T17:27:00Z">
        <w:r w:rsidR="00B24089">
          <w:rPr>
            <w:rFonts w:ascii="맑은 고딕" w:eastAsia="맑은 고딕" w:hAnsi="맑은 고딕"/>
          </w:rPr>
          <w:t xml:space="preserve"> </w:t>
        </w:r>
      </w:ins>
      <w:ins w:id="76" w:author="Bae Soo Hyeon" w:date="2022-08-17T17:28:00Z">
        <w:r w:rsidR="006D5A95">
          <w:rPr>
            <w:rFonts w:ascii="맑은 고딕" w:eastAsia="맑은 고딕" w:hAnsi="맑은 고딕" w:hint="eastAsia"/>
          </w:rPr>
          <w:t xml:space="preserve">대사효소와 관련된 </w:t>
        </w:r>
        <w:r w:rsidR="006D5A95">
          <w:rPr>
            <w:rFonts w:ascii="맑은 고딕" w:eastAsia="맑은 고딕" w:hAnsi="맑은 고딕"/>
          </w:rPr>
          <w:t xml:space="preserve">in vitro </w:t>
        </w:r>
        <w:r w:rsidR="006D5A95">
          <w:rPr>
            <w:rFonts w:ascii="맑은 고딕" w:eastAsia="맑은 고딕" w:hAnsi="맑은 고딕" w:hint="eastAsia"/>
          </w:rPr>
          <w:t>평가방법과 달리,</w:t>
        </w:r>
      </w:ins>
      <w:r w:rsidR="005977D7">
        <w:rPr>
          <w:rFonts w:ascii="맑은 고딕" w:eastAsia="맑은 고딕" w:hAnsi="맑은 고딕"/>
        </w:rPr>
        <w:t xml:space="preserve"> </w:t>
      </w:r>
      <w:r w:rsidR="00CD48AF">
        <w:rPr>
          <w:rFonts w:ascii="맑은 고딕" w:eastAsia="맑은 고딕" w:hAnsi="맑은 고딕" w:hint="eastAsia"/>
        </w:rPr>
        <w:t>허가기관</w:t>
      </w:r>
      <w:r w:rsidR="00462056">
        <w:rPr>
          <w:rFonts w:ascii="맑은 고딕" w:eastAsia="맑은 고딕" w:hAnsi="맑은 고딕" w:hint="eastAsia"/>
        </w:rPr>
        <w:t>에서 제시하는 전형적인 방법이나 g</w:t>
      </w:r>
      <w:r w:rsidR="00462056">
        <w:rPr>
          <w:rFonts w:ascii="맑은 고딕" w:eastAsia="맑은 고딕" w:hAnsi="맑은 고딕"/>
        </w:rPr>
        <w:t xml:space="preserve">old standard </w:t>
      </w:r>
      <w:r w:rsidR="00462056">
        <w:rPr>
          <w:rFonts w:ascii="맑은 고딕" w:eastAsia="맑은 고딕" w:hAnsi="맑은 고딕" w:hint="eastAsia"/>
        </w:rPr>
        <w:t xml:space="preserve">방법이 </w:t>
      </w:r>
      <w:r w:rsidR="007E77B1">
        <w:rPr>
          <w:rFonts w:ascii="맑은 고딕" w:eastAsia="맑은 고딕" w:hAnsi="맑은 고딕" w:hint="eastAsia"/>
        </w:rPr>
        <w:t>정해져 있지 않기 때문에,</w:t>
      </w:r>
      <w:r w:rsidR="007E77B1">
        <w:rPr>
          <w:rFonts w:ascii="맑은 고딕" w:eastAsia="맑은 고딕" w:hAnsi="맑은 고딕"/>
        </w:rPr>
        <w:t xml:space="preserve"> </w:t>
      </w:r>
      <w:r w:rsidR="007E77B1">
        <w:rPr>
          <w:rFonts w:ascii="맑은 고딕" w:eastAsia="맑은 고딕" w:hAnsi="맑은 고딕" w:hint="eastAsia"/>
        </w:rPr>
        <w:t>물질의 특성과 상황에 맞는 방법을 사용하면 된다.</w:t>
      </w:r>
      <w:r w:rsidR="007E77B1">
        <w:rPr>
          <w:rFonts w:ascii="맑은 고딕" w:eastAsia="맑은 고딕" w:hAnsi="맑은 고딕"/>
        </w:rPr>
        <w:t xml:space="preserve"> </w:t>
      </w:r>
      <w:r w:rsidR="00D105A0">
        <w:rPr>
          <w:rFonts w:ascii="맑은 고딕" w:eastAsia="맑은 고딕" w:hAnsi="맑은 고딕" w:hint="eastAsia"/>
        </w:rPr>
        <w:t>다양한 방법들 중에 많이 사용되는</w:t>
      </w:r>
      <w:r w:rsidR="002D4D81">
        <w:rPr>
          <w:rFonts w:ascii="맑은 고딕" w:eastAsia="맑은 고딕" w:hAnsi="맑은 고딕" w:hint="eastAsia"/>
        </w:rPr>
        <w:t xml:space="preserve"> 실험계는</w:t>
      </w:r>
      <w:r w:rsidR="00D105A0">
        <w:rPr>
          <w:rFonts w:ascii="맑은 고딕" w:eastAsia="맑은 고딕" w:hAnsi="맑은 고딕" w:hint="eastAsia"/>
        </w:rPr>
        <w:t xml:space="preserve"> </w:t>
      </w:r>
      <w:r w:rsidR="00AE0A9F">
        <w:rPr>
          <w:rFonts w:ascii="맑은 고딕" w:eastAsia="맑은 고딕" w:hAnsi="맑은 고딕"/>
        </w:rPr>
        <w:t>vesicle</w:t>
      </w:r>
      <w:r w:rsidR="009C6BDF">
        <w:rPr>
          <w:rFonts w:ascii="맑은 고딕" w:eastAsia="맑은 고딕" w:hAnsi="맑은 고딕"/>
        </w:rPr>
        <w:t xml:space="preserve"> systems, </w:t>
      </w:r>
      <w:r w:rsidR="00D23F37">
        <w:rPr>
          <w:rFonts w:ascii="맑은 고딕" w:eastAsia="맑은 고딕" w:hAnsi="맑은 고딕" w:hint="eastAsia"/>
        </w:rPr>
        <w:t xml:space="preserve">수송체를 </w:t>
      </w:r>
      <w:proofErr w:type="spellStart"/>
      <w:r w:rsidR="00D23F37">
        <w:rPr>
          <w:rFonts w:ascii="맑은 고딕" w:eastAsia="맑은 고딕" w:hAnsi="맑은 고딕" w:hint="eastAsia"/>
        </w:rPr>
        <w:t>형질주입하여</w:t>
      </w:r>
      <w:proofErr w:type="spellEnd"/>
      <w:r w:rsidR="00D23F37">
        <w:rPr>
          <w:rFonts w:ascii="맑은 고딕" w:eastAsia="맑은 고딕" w:hAnsi="맑은 고딕" w:hint="eastAsia"/>
        </w:rPr>
        <w:t xml:space="preserve"> </w:t>
      </w:r>
      <w:proofErr w:type="spellStart"/>
      <w:r w:rsidR="00D23F37">
        <w:rPr>
          <w:rFonts w:ascii="맑은 고딕" w:eastAsia="맑은 고딕" w:hAnsi="맑은 고딕" w:hint="eastAsia"/>
        </w:rPr>
        <w:t>과발현한</w:t>
      </w:r>
      <w:proofErr w:type="spellEnd"/>
      <w:r w:rsidR="00D23F37">
        <w:rPr>
          <w:rFonts w:ascii="맑은 고딕" w:eastAsia="맑은 고딕" w:hAnsi="맑은 고딕" w:hint="eastAsia"/>
        </w:rPr>
        <w:t xml:space="preserve"> </w:t>
      </w:r>
      <w:proofErr w:type="spellStart"/>
      <w:r w:rsidR="00D23F37">
        <w:rPr>
          <w:rFonts w:ascii="맑은 고딕" w:eastAsia="맑은 고딕" w:hAnsi="맑은 고딕" w:hint="eastAsia"/>
        </w:rPr>
        <w:t>세포주</w:t>
      </w:r>
      <w:proofErr w:type="spellEnd"/>
      <w:r w:rsidR="002D4D81">
        <w:rPr>
          <w:rFonts w:ascii="맑은 고딕" w:eastAsia="맑은 고딕" w:hAnsi="맑은 고딕" w:hint="eastAsia"/>
        </w:rPr>
        <w:t>(</w:t>
      </w:r>
      <w:r w:rsidR="002D4D81">
        <w:rPr>
          <w:rFonts w:ascii="맑은 고딕" w:eastAsia="맑은 고딕" w:hAnsi="맑은 고딕"/>
        </w:rPr>
        <w:t>transfected cell lines)</w:t>
      </w:r>
      <w:r w:rsidR="00D23F37">
        <w:rPr>
          <w:rFonts w:ascii="맑은 고딕" w:eastAsia="맑은 고딕" w:hAnsi="맑은 고딕" w:hint="eastAsia"/>
        </w:rPr>
        <w:t>,</w:t>
      </w:r>
      <w:r w:rsidR="0075531B">
        <w:rPr>
          <w:rFonts w:ascii="맑은 고딕" w:eastAsia="맑은 고딕" w:hAnsi="맑은 고딕"/>
        </w:rPr>
        <w:t xml:space="preserve"> </w:t>
      </w:r>
      <w:r w:rsidR="0075531B">
        <w:rPr>
          <w:rFonts w:ascii="맑은 고딕" w:eastAsia="맑은 고딕" w:hAnsi="맑은 고딕" w:hint="eastAsia"/>
        </w:rPr>
        <w:t>그리고 간세포이다.</w:t>
      </w:r>
      <w:r w:rsidR="0075531B">
        <w:rPr>
          <w:rFonts w:ascii="맑은 고딕" w:eastAsia="맑은 고딕" w:hAnsi="맑은 고딕"/>
        </w:rPr>
        <w:t xml:space="preserve"> </w:t>
      </w:r>
      <w:r w:rsidR="00507C24">
        <w:rPr>
          <w:rFonts w:ascii="맑은 고딕" w:eastAsia="맑은 고딕" w:hAnsi="맑은 고딕" w:hint="eastAsia"/>
        </w:rPr>
        <w:t>각각의</w:t>
      </w:r>
      <w:r w:rsidR="00507C24">
        <w:rPr>
          <w:rFonts w:ascii="맑은 고딕" w:eastAsia="맑은 고딕" w:hAnsi="맑은 고딕"/>
        </w:rPr>
        <w:t xml:space="preserve"> </w:t>
      </w:r>
      <w:r w:rsidR="0075531B">
        <w:rPr>
          <w:rFonts w:ascii="맑은 고딕" w:eastAsia="맑은 고딕" w:hAnsi="맑은 고딕" w:hint="eastAsia"/>
        </w:rPr>
        <w:t>실험계를 이용한 평가</w:t>
      </w:r>
      <w:r w:rsidR="00507C24">
        <w:rPr>
          <w:rFonts w:ascii="맑은 고딕" w:eastAsia="맑은 고딕" w:hAnsi="맑은 고딕" w:hint="eastAsia"/>
        </w:rPr>
        <w:t>법의 특성과 평가</w:t>
      </w:r>
      <w:r w:rsidR="00820CB0">
        <w:rPr>
          <w:rFonts w:ascii="맑은 고딕" w:eastAsia="맑은 고딕" w:hAnsi="맑은 고딕" w:hint="eastAsia"/>
        </w:rPr>
        <w:t xml:space="preserve"> </w:t>
      </w:r>
      <w:r w:rsidR="00507C24">
        <w:rPr>
          <w:rFonts w:ascii="맑은 고딕" w:eastAsia="맑은 고딕" w:hAnsi="맑은 고딕" w:hint="eastAsia"/>
        </w:rPr>
        <w:t>방법,</w:t>
      </w:r>
      <w:r w:rsidR="00507C24">
        <w:rPr>
          <w:rFonts w:ascii="맑은 고딕" w:eastAsia="맑은 고딕" w:hAnsi="맑은 고딕"/>
        </w:rPr>
        <w:t xml:space="preserve"> </w:t>
      </w:r>
      <w:r w:rsidR="00507C24">
        <w:rPr>
          <w:rFonts w:ascii="맑은 고딕" w:eastAsia="맑은 고딕" w:hAnsi="맑은 고딕" w:hint="eastAsia"/>
        </w:rPr>
        <w:t>장단점에 대하여 알아보자.</w:t>
      </w:r>
      <w:r w:rsidR="00820CB0">
        <w:rPr>
          <w:rFonts w:ascii="맑은 고딕" w:eastAsia="맑은 고딕" w:hAnsi="맑은 고딕"/>
        </w:rPr>
        <w:t xml:space="preserve"> </w:t>
      </w:r>
    </w:p>
    <w:p w14:paraId="4D15FD1E" w14:textId="77777777" w:rsidR="004F50C0" w:rsidRDefault="004F50C0" w:rsidP="008616D5">
      <w:pPr>
        <w:rPr>
          <w:rFonts w:ascii="맑은 고딕" w:eastAsia="맑은 고딕" w:hAnsi="맑은 고딕"/>
        </w:rPr>
      </w:pPr>
    </w:p>
    <w:p w14:paraId="1B64199B" w14:textId="3DE3E5A6" w:rsidR="00037CFB" w:rsidRPr="00507C24" w:rsidRDefault="00D0279B" w:rsidP="00037CFB">
      <w:pPr>
        <w:pStyle w:val="a5"/>
        <w:numPr>
          <w:ilvl w:val="2"/>
          <w:numId w:val="21"/>
        </w:numPr>
        <w:ind w:leftChars="0"/>
        <w:rPr>
          <w:rFonts w:ascii="맑은 고딕" w:eastAsia="맑은 고딕" w:hAnsi="맑은 고딕"/>
        </w:rPr>
      </w:pPr>
      <w:r>
        <w:rPr>
          <w:rFonts w:ascii="맑은 고딕" w:eastAsia="맑은 고딕" w:hAnsi="맑은 고딕"/>
        </w:rPr>
        <w:t>Vesicular assays</w:t>
      </w:r>
    </w:p>
    <w:p w14:paraId="162164BA" w14:textId="3CDC2439" w:rsidR="008616D5" w:rsidRPr="00F42986" w:rsidRDefault="00A62AE2" w:rsidP="00037CFB">
      <w:pPr>
        <w:rPr>
          <w:rFonts w:ascii="맑은 고딕" w:eastAsia="맑은 고딕" w:hAnsi="맑은 고딕"/>
        </w:rPr>
      </w:pPr>
      <w:r>
        <w:rPr>
          <w:rFonts w:ascii="맑은 고딕" w:eastAsia="맑은 고딕" w:hAnsi="맑은 고딕"/>
        </w:rPr>
        <w:t>Vesicular assays</w:t>
      </w:r>
      <w:r>
        <w:rPr>
          <w:rFonts w:ascii="맑은 고딕" w:eastAsia="맑은 고딕" w:hAnsi="맑은 고딕" w:hint="eastAsia"/>
        </w:rPr>
        <w:t>는</w:t>
      </w:r>
      <w:r w:rsidR="002C7320">
        <w:rPr>
          <w:rFonts w:ascii="맑은 고딕" w:eastAsia="맑은 고딕" w:hAnsi="맑은 고딕"/>
        </w:rPr>
        <w:t xml:space="preserve"> </w:t>
      </w:r>
      <w:r w:rsidR="002C7320">
        <w:rPr>
          <w:rFonts w:ascii="맑은 고딕" w:eastAsia="맑은 고딕" w:hAnsi="맑은 고딕" w:hint="eastAsia"/>
        </w:rPr>
        <w:t>A</w:t>
      </w:r>
      <w:r w:rsidR="002C7320">
        <w:rPr>
          <w:rFonts w:ascii="맑은 고딕" w:eastAsia="맑은 고딕" w:hAnsi="맑은 고딕"/>
        </w:rPr>
        <w:t>TP</w:t>
      </w:r>
      <w:r w:rsidR="002C7320">
        <w:rPr>
          <w:rFonts w:ascii="맑은 고딕" w:eastAsia="맑은 고딕" w:hAnsi="맑은 고딕" w:hint="eastAsia"/>
        </w:rPr>
        <w:t xml:space="preserve">를 사용하는 </w:t>
      </w:r>
      <w:r w:rsidR="00891CFA">
        <w:rPr>
          <w:rFonts w:ascii="맑은 고딕" w:eastAsia="맑은 고딕" w:hAnsi="맑은 고딕"/>
        </w:rPr>
        <w:t>A</w:t>
      </w:r>
      <w:r w:rsidR="00891CFA">
        <w:rPr>
          <w:rFonts w:ascii="맑은 고딕" w:eastAsia="맑은 고딕" w:hAnsi="맑은 고딕" w:hint="eastAsia"/>
        </w:rPr>
        <w:t>B</w:t>
      </w:r>
      <w:r w:rsidR="00891CFA">
        <w:rPr>
          <w:rFonts w:ascii="맑은 고딕" w:eastAsia="맑은 고딕" w:hAnsi="맑은 고딕"/>
        </w:rPr>
        <w:t xml:space="preserve">C </w:t>
      </w:r>
      <w:r w:rsidR="002C7320">
        <w:rPr>
          <w:rFonts w:ascii="맑은 고딕" w:eastAsia="맑은 고딕" w:hAnsi="맑은 고딕" w:hint="eastAsia"/>
        </w:rPr>
        <w:t>수송체 평가법에 사용되기 때문에,</w:t>
      </w:r>
      <w:r w:rsidR="002C7320">
        <w:rPr>
          <w:rFonts w:ascii="맑은 고딕" w:eastAsia="맑은 고딕" w:hAnsi="맑은 고딕"/>
        </w:rPr>
        <w:t xml:space="preserve"> </w:t>
      </w:r>
      <w:r>
        <w:rPr>
          <w:rFonts w:ascii="맑은 고딕" w:eastAsia="맑은 고딕" w:hAnsi="맑은 고딕"/>
        </w:rPr>
        <w:t>ATPase assay</w:t>
      </w:r>
      <w:r w:rsidR="002C7320">
        <w:rPr>
          <w:rFonts w:ascii="맑은 고딕" w:eastAsia="맑은 고딕" w:hAnsi="맑은 고딕" w:hint="eastAsia"/>
        </w:rPr>
        <w:t>라고도 한다.</w:t>
      </w:r>
      <w:r w:rsidR="002C7320">
        <w:rPr>
          <w:rFonts w:ascii="맑은 고딕" w:eastAsia="맑은 고딕" w:hAnsi="맑은 고딕"/>
        </w:rPr>
        <w:t xml:space="preserve"> Efflux </w:t>
      </w:r>
      <w:r w:rsidR="002C7320">
        <w:rPr>
          <w:rFonts w:ascii="맑은 고딕" w:eastAsia="맑은 고딕" w:hAnsi="맑은 고딕" w:hint="eastAsia"/>
        </w:rPr>
        <w:t xml:space="preserve">수송체의 기질 여부를 평가하기 위해서는 평가약물이 </w:t>
      </w:r>
      <w:ins w:id="77" w:author="Bae Soo Hyeon" w:date="2022-08-17T17:28:00Z">
        <w:r w:rsidR="00F96EE5">
          <w:rPr>
            <w:rFonts w:ascii="맑은 고딕" w:eastAsia="맑은 고딕" w:hAnsi="맑은 고딕" w:hint="eastAsia"/>
          </w:rPr>
          <w:t xml:space="preserve">우선 </w:t>
        </w:r>
      </w:ins>
      <w:r w:rsidR="002C7320">
        <w:rPr>
          <w:rFonts w:ascii="맑은 고딕" w:eastAsia="맑은 고딕" w:hAnsi="맑은 고딕" w:hint="eastAsia"/>
        </w:rPr>
        <w:t>세포 내로 유입된 후에</w:t>
      </w:r>
      <w:ins w:id="78" w:author="Bae Soo Hyeon" w:date="2022-08-17T17:28:00Z">
        <w:r w:rsidR="00F96EE5">
          <w:rPr>
            <w:rFonts w:ascii="맑은 고딕" w:eastAsia="맑은 고딕" w:hAnsi="맑은 고딕" w:hint="eastAsia"/>
          </w:rPr>
          <w:t xml:space="preserve"> 세포 밖으로 퍼내어지는 것을</w:t>
        </w:r>
      </w:ins>
      <w:r w:rsidR="002C7320">
        <w:rPr>
          <w:rFonts w:ascii="맑은 고딕" w:eastAsia="맑은 고딕" w:hAnsi="맑은 고딕" w:hint="eastAsia"/>
        </w:rPr>
        <w:t xml:space="preserve"> 평가</w:t>
      </w:r>
      <w:ins w:id="79" w:author="Bae Soo Hyeon" w:date="2022-08-17T17:28:00Z">
        <w:r w:rsidR="009D341A">
          <w:rPr>
            <w:rFonts w:ascii="맑은 고딕" w:eastAsia="맑은 고딕" w:hAnsi="맑은 고딕" w:hint="eastAsia"/>
          </w:rPr>
          <w:t>하여야</w:t>
        </w:r>
      </w:ins>
      <w:del w:id="80" w:author="Bae Soo Hyeon" w:date="2022-08-17T17:28:00Z">
        <w:r w:rsidR="002C7320" w:rsidDel="009D341A">
          <w:rPr>
            <w:rFonts w:ascii="맑은 고딕" w:eastAsia="맑은 고딕" w:hAnsi="맑은 고딕" w:hint="eastAsia"/>
          </w:rPr>
          <w:delText>되어야</w:delText>
        </w:r>
      </w:del>
      <w:r w:rsidR="002C7320">
        <w:rPr>
          <w:rFonts w:ascii="맑은 고딕" w:eastAsia="맑은 고딕" w:hAnsi="맑은 고딕" w:hint="eastAsia"/>
        </w:rPr>
        <w:t xml:space="preserve"> 하</w:t>
      </w:r>
      <w:r w:rsidR="00A374F7">
        <w:rPr>
          <w:rFonts w:ascii="맑은 고딕" w:eastAsia="맑은 고딕" w:hAnsi="맑은 고딕" w:hint="eastAsia"/>
        </w:rPr>
        <w:t>는데,</w:t>
      </w:r>
      <w:r w:rsidR="00A374F7">
        <w:rPr>
          <w:rFonts w:ascii="맑은 고딕" w:eastAsia="맑은 고딕" w:hAnsi="맑은 고딕"/>
        </w:rPr>
        <w:t xml:space="preserve"> </w:t>
      </w:r>
      <w:r w:rsidR="00A374F7">
        <w:rPr>
          <w:rFonts w:ascii="맑은 고딕" w:eastAsia="맑은 고딕" w:hAnsi="맑은 고딕" w:hint="eastAsia"/>
        </w:rPr>
        <w:t>특히,</w:t>
      </w:r>
      <w:r w:rsidR="00A374F7">
        <w:rPr>
          <w:rFonts w:ascii="맑은 고딕" w:eastAsia="맑은 고딕" w:hAnsi="맑은 고딕"/>
        </w:rPr>
        <w:t xml:space="preserve"> </w:t>
      </w:r>
      <w:r w:rsidR="00A374F7">
        <w:rPr>
          <w:rFonts w:ascii="맑은 고딕" w:eastAsia="맑은 고딕" w:hAnsi="맑은 고딕" w:hint="eastAsia"/>
        </w:rPr>
        <w:t xml:space="preserve">세포막 투과도가 낮은 약물의 경우에는 세포내로 </w:t>
      </w:r>
      <w:r w:rsidR="00A374F7">
        <w:rPr>
          <w:rFonts w:ascii="맑은 고딕" w:eastAsia="맑은 고딕" w:hAnsi="맑은 고딕"/>
        </w:rPr>
        <w:t xml:space="preserve">uptake </w:t>
      </w:r>
      <w:r w:rsidR="00A374F7">
        <w:rPr>
          <w:rFonts w:ascii="맑은 고딕" w:eastAsia="맑은 고딕" w:hAnsi="맑은 고딕" w:hint="eastAsia"/>
        </w:rPr>
        <w:t>되는</w:t>
      </w:r>
      <w:ins w:id="81" w:author="Bae Soo Hyeon" w:date="2022-08-17T17:30:00Z">
        <w:r w:rsidR="003324F4">
          <w:rPr>
            <w:rFonts w:ascii="맑은 고딕" w:eastAsia="맑은 고딕" w:hAnsi="맑은 고딕" w:hint="eastAsia"/>
          </w:rPr>
          <w:t xml:space="preserve"> 속도가</w:t>
        </w:r>
      </w:ins>
      <w:del w:id="82" w:author="Bae Soo Hyeon" w:date="2022-08-17T17:30:00Z">
        <w:r w:rsidR="00A374F7" w:rsidDel="003324F4">
          <w:rPr>
            <w:rFonts w:ascii="맑은 고딕" w:eastAsia="맑은 고딕" w:hAnsi="맑은 고딕" w:hint="eastAsia"/>
          </w:rPr>
          <w:delText xml:space="preserve"> 것이</w:delText>
        </w:r>
      </w:del>
      <w:r w:rsidR="00A374F7">
        <w:rPr>
          <w:rFonts w:ascii="맑은 고딕" w:eastAsia="맑은 고딕" w:hAnsi="맑은 고딕" w:hint="eastAsia"/>
        </w:rPr>
        <w:t xml:space="preserve"> 약물의 세포 </w:t>
      </w:r>
      <w:del w:id="83" w:author="Bae Soo Hyeon" w:date="2022-08-17T17:30:00Z">
        <w:r w:rsidR="00A374F7" w:rsidDel="003324F4">
          <w:rPr>
            <w:rFonts w:ascii="맑은 고딕" w:eastAsia="맑은 고딕" w:hAnsi="맑은 고딕" w:hint="eastAsia"/>
          </w:rPr>
          <w:delText>내</w:delText>
        </w:r>
      </w:del>
      <w:r w:rsidR="00A374F7">
        <w:rPr>
          <w:rFonts w:ascii="맑은 고딕" w:eastAsia="맑은 고딕" w:hAnsi="맑은 고딕" w:hint="eastAsia"/>
        </w:rPr>
        <w:t>외 이동 속도를 좌우할 수 있기 때문에,</w:t>
      </w:r>
      <w:r w:rsidR="00A374F7">
        <w:rPr>
          <w:rFonts w:ascii="맑은 고딕" w:eastAsia="맑은 고딕" w:hAnsi="맑은 고딕"/>
        </w:rPr>
        <w:t xml:space="preserve"> </w:t>
      </w:r>
      <w:r w:rsidR="00A374F7">
        <w:rPr>
          <w:rFonts w:ascii="맑은 고딕" w:eastAsia="맑은 고딕" w:hAnsi="맑은 고딕" w:hint="eastAsia"/>
        </w:rPr>
        <w:t>w</w:t>
      </w:r>
      <w:r w:rsidR="00A374F7">
        <w:rPr>
          <w:rFonts w:ascii="맑은 고딕" w:eastAsia="맑은 고딕" w:hAnsi="맑은 고딕"/>
        </w:rPr>
        <w:t>hole-cell system</w:t>
      </w:r>
      <w:r w:rsidR="00A374F7">
        <w:rPr>
          <w:rFonts w:ascii="맑은 고딕" w:eastAsia="맑은 고딕" w:hAnsi="맑은 고딕" w:hint="eastAsia"/>
        </w:rPr>
        <w:t xml:space="preserve">을 사용한 </w:t>
      </w:r>
      <w:r w:rsidR="00A374F7">
        <w:rPr>
          <w:rFonts w:ascii="맑은 고딕" w:eastAsia="맑은 고딕" w:hAnsi="맑은 고딕"/>
        </w:rPr>
        <w:t xml:space="preserve">efflux </w:t>
      </w:r>
      <w:r w:rsidR="00A374F7">
        <w:rPr>
          <w:rFonts w:ascii="맑은 고딕" w:eastAsia="맑은 고딕" w:hAnsi="맑은 고딕" w:hint="eastAsia"/>
        </w:rPr>
        <w:t>수송체의 기질평가는 적절하지 않을 수 있다.</w:t>
      </w:r>
      <w:r w:rsidR="00F63040">
        <w:rPr>
          <w:rFonts w:ascii="맑은 고딕" w:eastAsia="맑은 고딕" w:hAnsi="맑은 고딕"/>
        </w:rPr>
        <w:t xml:space="preserve"> </w:t>
      </w:r>
      <w:r w:rsidR="00F63040">
        <w:rPr>
          <w:rFonts w:ascii="맑은 고딕" w:eastAsia="맑은 고딕" w:hAnsi="맑은 고딕" w:hint="eastAsia"/>
        </w:rPr>
        <w:t xml:space="preserve">이러한 경우에 </w:t>
      </w:r>
      <w:r w:rsidR="00F63040">
        <w:rPr>
          <w:rFonts w:ascii="맑은 고딕" w:eastAsia="맑은 고딕" w:hAnsi="맑은 고딕"/>
        </w:rPr>
        <w:t>vesic</w:t>
      </w:r>
      <w:r w:rsidR="00F63040">
        <w:rPr>
          <w:rFonts w:ascii="맑은 고딕" w:eastAsia="맑은 고딕" w:hAnsi="맑은 고딕" w:hint="eastAsia"/>
        </w:rPr>
        <w:t>u</w:t>
      </w:r>
      <w:r w:rsidR="00F63040">
        <w:rPr>
          <w:rFonts w:ascii="맑은 고딕" w:eastAsia="맑은 고딕" w:hAnsi="맑은 고딕"/>
        </w:rPr>
        <w:t xml:space="preserve">lar </w:t>
      </w:r>
      <w:r w:rsidR="00F63040">
        <w:rPr>
          <w:rFonts w:ascii="맑은 고딕" w:eastAsia="맑은 고딕" w:hAnsi="맑은 고딕" w:hint="eastAsia"/>
        </w:rPr>
        <w:t>a</w:t>
      </w:r>
      <w:r w:rsidR="00F63040">
        <w:rPr>
          <w:rFonts w:ascii="맑은 고딕" w:eastAsia="맑은 고딕" w:hAnsi="맑은 고딕"/>
        </w:rPr>
        <w:t>ssay</w:t>
      </w:r>
      <w:r w:rsidR="00F63040">
        <w:rPr>
          <w:rFonts w:ascii="맑은 고딕" w:eastAsia="맑은 고딕" w:hAnsi="맑은 고딕" w:hint="eastAsia"/>
        </w:rPr>
        <w:t>를 사용할 수 있다.</w:t>
      </w:r>
      <w:r w:rsidR="00F63040">
        <w:rPr>
          <w:rFonts w:ascii="맑은 고딕" w:eastAsia="맑은 고딕" w:hAnsi="맑은 고딕"/>
        </w:rPr>
        <w:t xml:space="preserve"> </w:t>
      </w:r>
      <w:del w:id="84" w:author="Bae Soo Hyeon" w:date="2022-08-17T17:31:00Z">
        <w:r w:rsidR="003D5B67" w:rsidDel="00AE4EB3">
          <w:rPr>
            <w:rFonts w:ascii="맑은 고딕" w:eastAsia="맑은 고딕" w:hAnsi="맑은 고딕" w:hint="eastAsia"/>
          </w:rPr>
          <w:delText xml:space="preserve">한 종류의 </w:delText>
        </w:r>
        <w:r w:rsidR="00EF23B0" w:rsidDel="00AE4EB3">
          <w:rPr>
            <w:rFonts w:ascii="맑은 고딕" w:eastAsia="맑은 고딕" w:hAnsi="맑은 고딕" w:hint="eastAsia"/>
          </w:rPr>
          <w:delText xml:space="preserve">형질전환 </w:delText>
        </w:r>
        <w:r w:rsidR="002F4518" w:rsidDel="00AE4EB3">
          <w:rPr>
            <w:rFonts w:ascii="맑은 고딕" w:eastAsia="맑은 고딕" w:hAnsi="맑은 고딕" w:hint="eastAsia"/>
          </w:rPr>
          <w:delText>세포주를 사용할 수 있으며,</w:delText>
        </w:r>
        <w:r w:rsidR="002F4518" w:rsidDel="00AE4EB3">
          <w:rPr>
            <w:rFonts w:ascii="맑은 고딕" w:eastAsia="맑은 고딕" w:hAnsi="맑은 고딕"/>
          </w:rPr>
          <w:delText xml:space="preserve"> </w:delText>
        </w:r>
      </w:del>
      <w:r w:rsidR="00F638FB">
        <w:rPr>
          <w:rFonts w:ascii="맑은 고딕" w:eastAsia="맑은 고딕" w:hAnsi="맑은 고딕" w:hint="eastAsia"/>
        </w:rPr>
        <w:t xml:space="preserve">그림 </w:t>
      </w:r>
      <w:r w:rsidR="00F638FB">
        <w:rPr>
          <w:rFonts w:ascii="맑은 고딕" w:eastAsia="맑은 고딕" w:hAnsi="맑은 고딕"/>
        </w:rPr>
        <w:t>7-10</w:t>
      </w:r>
      <w:r w:rsidR="00F638FB">
        <w:rPr>
          <w:rFonts w:ascii="맑은 고딕" w:eastAsia="맑은 고딕" w:hAnsi="맑은 고딕" w:hint="eastAsia"/>
        </w:rPr>
        <w:t>에서와 같이,</w:t>
      </w:r>
      <w:r w:rsidR="004A0E12">
        <w:rPr>
          <w:rFonts w:ascii="맑은 고딕" w:eastAsia="맑은 고딕" w:hAnsi="맑은 고딕"/>
        </w:rPr>
        <w:t xml:space="preserve"> </w:t>
      </w:r>
      <w:r w:rsidR="00A413ED">
        <w:rPr>
          <w:rFonts w:ascii="맑은 고딕" w:eastAsia="맑은 고딕" w:hAnsi="맑은 고딕" w:hint="eastAsia"/>
        </w:rPr>
        <w:t>A</w:t>
      </w:r>
      <w:r w:rsidR="00A413ED">
        <w:rPr>
          <w:rFonts w:ascii="맑은 고딕" w:eastAsia="맑은 고딕" w:hAnsi="맑은 고딕"/>
        </w:rPr>
        <w:t xml:space="preserve">BC </w:t>
      </w:r>
      <w:r w:rsidR="00A413ED">
        <w:rPr>
          <w:rFonts w:ascii="맑은 고딕" w:eastAsia="맑은 고딕" w:hAnsi="맑은 고딕" w:hint="eastAsia"/>
        </w:rPr>
        <w:t xml:space="preserve">수송체가 발현되어 있는 </w:t>
      </w:r>
      <w:r w:rsidR="00F42986">
        <w:rPr>
          <w:rFonts w:ascii="맑은 고딕" w:eastAsia="맑은 고딕" w:hAnsi="맑은 고딕" w:hint="eastAsia"/>
        </w:rPr>
        <w:t>세포에서</w:t>
      </w:r>
      <w:r w:rsidR="00A413ED">
        <w:rPr>
          <w:rFonts w:ascii="맑은 고딕" w:eastAsia="맑은 고딕" w:hAnsi="맑은 고딕" w:hint="eastAsia"/>
        </w:rPr>
        <w:t xml:space="preserve"> 원형질막을 분리하면 </w:t>
      </w:r>
      <w:proofErr w:type="spellStart"/>
      <w:r w:rsidR="003C3876">
        <w:rPr>
          <w:rFonts w:ascii="맑은 고딕" w:eastAsia="맑은 고딕" w:hAnsi="맑은 고딕" w:hint="eastAsia"/>
        </w:rPr>
        <w:t>정방향</w:t>
      </w:r>
      <w:proofErr w:type="spellEnd"/>
      <w:r w:rsidR="003C3876">
        <w:rPr>
          <w:rFonts w:ascii="맑은 고딕" w:eastAsia="맑은 고딕" w:hAnsi="맑은 고딕"/>
        </w:rPr>
        <w:t>(right-side-out)</w:t>
      </w:r>
      <w:r w:rsidR="00334882">
        <w:rPr>
          <w:rFonts w:ascii="맑은 고딕" w:eastAsia="맑은 고딕" w:hAnsi="맑은 고딕"/>
        </w:rPr>
        <w:t xml:space="preserve"> </w:t>
      </w:r>
      <w:r w:rsidR="00334882">
        <w:rPr>
          <w:rFonts w:ascii="맑은 고딕" w:eastAsia="맑은 고딕" w:hAnsi="맑은 고딕" w:hint="eastAsia"/>
        </w:rPr>
        <w:t>또는 뒤집힌 방향</w:t>
      </w:r>
      <w:r w:rsidR="00334882">
        <w:rPr>
          <w:rFonts w:ascii="맑은 고딕" w:eastAsia="맑은 고딕" w:hAnsi="맑은 고딕"/>
        </w:rPr>
        <w:t>(inside-out)</w:t>
      </w:r>
      <w:r w:rsidR="00A413ED">
        <w:rPr>
          <w:rFonts w:ascii="맑은 고딕" w:eastAsia="맑은 고딕" w:hAnsi="맑은 고딕" w:hint="eastAsia"/>
        </w:rPr>
        <w:t>의 m</w:t>
      </w:r>
      <w:r w:rsidR="00A413ED">
        <w:rPr>
          <w:rFonts w:ascii="맑은 고딕" w:eastAsia="맑은 고딕" w:hAnsi="맑은 고딕"/>
        </w:rPr>
        <w:t>embrane vesicles</w:t>
      </w:r>
      <w:r w:rsidR="00A413ED">
        <w:rPr>
          <w:rFonts w:ascii="맑은 고딕" w:eastAsia="맑은 고딕" w:hAnsi="맑은 고딕" w:hint="eastAsia"/>
        </w:rPr>
        <w:t>이 만들어</w:t>
      </w:r>
      <w:ins w:id="85" w:author="Bae Soo Hyeon" w:date="2022-08-17T17:31:00Z">
        <w:r w:rsidR="00B36C5E">
          <w:rPr>
            <w:rFonts w:ascii="맑은 고딕" w:eastAsia="맑은 고딕" w:hAnsi="맑은 고딕" w:hint="eastAsia"/>
          </w:rPr>
          <w:t>진다.</w:t>
        </w:r>
      </w:ins>
      <w:del w:id="86" w:author="Bae Soo Hyeon" w:date="2022-08-17T17:31:00Z">
        <w:r w:rsidR="00A413ED" w:rsidDel="00B36C5E">
          <w:rPr>
            <w:rFonts w:ascii="맑은 고딕" w:eastAsia="맑은 고딕" w:hAnsi="맑은 고딕" w:hint="eastAsia"/>
          </w:rPr>
          <w:delText>지며,</w:delText>
        </w:r>
      </w:del>
      <w:r w:rsidR="00A413ED">
        <w:rPr>
          <w:rFonts w:ascii="맑은 고딕" w:eastAsia="맑은 고딕" w:hAnsi="맑은 고딕"/>
        </w:rPr>
        <w:t xml:space="preserve"> </w:t>
      </w:r>
      <w:r w:rsidR="00A413ED">
        <w:rPr>
          <w:rFonts w:ascii="맑은 고딕" w:eastAsia="맑은 고딕" w:hAnsi="맑은 고딕" w:hint="eastAsia"/>
        </w:rPr>
        <w:t>이 중에서</w:t>
      </w:r>
      <w:r w:rsidR="00F42986">
        <w:rPr>
          <w:rFonts w:ascii="맑은 고딕" w:eastAsia="맑은 고딕" w:hAnsi="맑은 고딕" w:hint="eastAsia"/>
        </w:rPr>
        <w:t xml:space="preserve"> </w:t>
      </w:r>
      <w:r w:rsidR="00F42986">
        <w:rPr>
          <w:rFonts w:ascii="맑은 고딕" w:eastAsia="맑은 고딕" w:hAnsi="맑은 고딕"/>
        </w:rPr>
        <w:t>inside-out membra</w:t>
      </w:r>
      <w:r w:rsidR="00F42986">
        <w:rPr>
          <w:rFonts w:ascii="맑은 고딕" w:eastAsia="맑은 고딕" w:hAnsi="맑은 고딕" w:hint="eastAsia"/>
        </w:rPr>
        <w:t>ne</w:t>
      </w:r>
      <w:r w:rsidR="00BC5AB0">
        <w:rPr>
          <w:rFonts w:ascii="맑은 고딕" w:eastAsia="맑은 고딕" w:hAnsi="맑은 고딕"/>
        </w:rPr>
        <w:t xml:space="preserve"> vesicle</w:t>
      </w:r>
      <w:r w:rsidR="00AC0EB0">
        <w:rPr>
          <w:rFonts w:ascii="맑은 고딕" w:eastAsia="맑은 고딕" w:hAnsi="맑은 고딕" w:hint="eastAsia"/>
        </w:rPr>
        <w:t xml:space="preserve">만이 </w:t>
      </w:r>
      <w:r w:rsidR="00AC0EB0">
        <w:rPr>
          <w:rFonts w:ascii="맑은 고딕" w:eastAsia="맑은 고딕" w:hAnsi="맑은 고딕"/>
        </w:rPr>
        <w:t>ATP</w:t>
      </w:r>
      <w:r w:rsidR="00AC0EB0">
        <w:rPr>
          <w:rFonts w:ascii="맑은 고딕" w:eastAsia="맑은 고딕" w:hAnsi="맑은 고딕" w:hint="eastAsia"/>
        </w:rPr>
        <w:t>와 반응하여 v</w:t>
      </w:r>
      <w:r w:rsidR="00AC0EB0">
        <w:rPr>
          <w:rFonts w:ascii="맑은 고딕" w:eastAsia="맑은 고딕" w:hAnsi="맑은 고딕"/>
        </w:rPr>
        <w:t xml:space="preserve">ehicle </w:t>
      </w:r>
      <w:r w:rsidR="00AC0EB0">
        <w:rPr>
          <w:rFonts w:ascii="맑은 고딕" w:eastAsia="맑은 고딕" w:hAnsi="맑은 고딕" w:hint="eastAsia"/>
        </w:rPr>
        <w:t>내로 물질을 이동시킬 수 있다.</w:t>
      </w:r>
      <w:r w:rsidR="00AC0EB0">
        <w:rPr>
          <w:rFonts w:ascii="맑은 고딕" w:eastAsia="맑은 고딕" w:hAnsi="맑은 고딕"/>
        </w:rPr>
        <w:t xml:space="preserve"> </w:t>
      </w:r>
      <w:r w:rsidR="00F56524">
        <w:rPr>
          <w:rFonts w:ascii="맑은 고딕" w:eastAsia="맑은 고딕" w:hAnsi="맑은 고딕" w:hint="eastAsia"/>
        </w:rPr>
        <w:t>I</w:t>
      </w:r>
      <w:r w:rsidR="00BC5AB0">
        <w:rPr>
          <w:rFonts w:ascii="맑은 고딕" w:eastAsia="맑은 고딕" w:hAnsi="맑은 고딕"/>
        </w:rPr>
        <w:t>nside-out vesicle</w:t>
      </w:r>
      <w:r w:rsidR="00BC5AB0">
        <w:rPr>
          <w:rFonts w:ascii="맑은 고딕" w:eastAsia="맑은 고딕" w:hAnsi="맑은 고딕" w:hint="eastAsia"/>
        </w:rPr>
        <w:t>은 뒤집혀 있는 형태로</w:t>
      </w:r>
      <w:r w:rsidR="00F56524">
        <w:rPr>
          <w:rFonts w:ascii="맑은 고딕" w:eastAsia="맑은 고딕" w:hAnsi="맑은 고딕" w:hint="eastAsia"/>
        </w:rPr>
        <w:t xml:space="preserve"> </w:t>
      </w:r>
      <w:r w:rsidR="00B402D3">
        <w:rPr>
          <w:rFonts w:ascii="맑은 고딕" w:eastAsia="맑은 고딕" w:hAnsi="맑은 고딕"/>
        </w:rPr>
        <w:t xml:space="preserve">ABC (efflux) </w:t>
      </w:r>
      <w:r w:rsidR="00F56524">
        <w:rPr>
          <w:rFonts w:ascii="맑은 고딕" w:eastAsia="맑은 고딕" w:hAnsi="맑은 고딕" w:hint="eastAsia"/>
        </w:rPr>
        <w:t>수송체</w:t>
      </w:r>
      <w:r w:rsidR="00B402D3">
        <w:rPr>
          <w:rFonts w:ascii="맑은 고딕" w:eastAsia="맑은 고딕" w:hAnsi="맑은 고딕" w:hint="eastAsia"/>
        </w:rPr>
        <w:t xml:space="preserve">의 </w:t>
      </w:r>
      <w:r w:rsidR="00F56524">
        <w:rPr>
          <w:rFonts w:ascii="맑은 고딕" w:eastAsia="맑은 고딕" w:hAnsi="맑은 고딕" w:hint="eastAsia"/>
        </w:rPr>
        <w:t>방향과 물질 이동</w:t>
      </w:r>
      <w:r w:rsidR="00B402D3">
        <w:rPr>
          <w:rFonts w:ascii="맑은 고딕" w:eastAsia="맑은 고딕" w:hAnsi="맑은 고딕" w:hint="eastAsia"/>
        </w:rPr>
        <w:t xml:space="preserve"> 방향이 세포막</w:t>
      </w:r>
      <w:r w:rsidR="00E92D2D">
        <w:rPr>
          <w:rFonts w:ascii="맑은 고딕" w:eastAsia="맑은 고딕" w:hAnsi="맑은 고딕" w:hint="eastAsia"/>
        </w:rPr>
        <w:t>에 존재하는 수송체와 반대로 위치하기 때문에</w:t>
      </w:r>
      <w:r w:rsidR="00BC5AB0">
        <w:rPr>
          <w:rFonts w:ascii="맑은 고딕" w:eastAsia="맑은 고딕" w:hAnsi="맑은 고딕" w:hint="eastAsia"/>
        </w:rPr>
        <w:t>,</w:t>
      </w:r>
      <w:r w:rsidR="00BC5AB0">
        <w:rPr>
          <w:rFonts w:ascii="맑은 고딕" w:eastAsia="맑은 고딕" w:hAnsi="맑은 고딕"/>
        </w:rPr>
        <w:t xml:space="preserve"> </w:t>
      </w:r>
      <w:r w:rsidR="00481999">
        <w:rPr>
          <w:rFonts w:ascii="맑은 고딕" w:eastAsia="맑은 고딕" w:hAnsi="맑은 고딕"/>
        </w:rPr>
        <w:t xml:space="preserve">vesicle </w:t>
      </w:r>
      <w:r w:rsidR="00481999">
        <w:rPr>
          <w:rFonts w:ascii="맑은 고딕" w:eastAsia="맑은 고딕" w:hAnsi="맑은 고딕" w:hint="eastAsia"/>
        </w:rPr>
        <w:t xml:space="preserve">외부에 존재하는 물질이 </w:t>
      </w:r>
      <w:r w:rsidR="00481999">
        <w:rPr>
          <w:rFonts w:ascii="맑은 고딕" w:eastAsia="맑은 고딕" w:hAnsi="맑은 고딕"/>
        </w:rPr>
        <w:t>AT</w:t>
      </w:r>
      <w:r w:rsidR="00481999">
        <w:rPr>
          <w:rFonts w:ascii="맑은 고딕" w:eastAsia="맑은 고딕" w:hAnsi="맑은 고딕" w:hint="eastAsia"/>
        </w:rPr>
        <w:t>P를 이용하여 v</w:t>
      </w:r>
      <w:r w:rsidR="00481999">
        <w:rPr>
          <w:rFonts w:ascii="맑은 고딕" w:eastAsia="맑은 고딕" w:hAnsi="맑은 고딕"/>
        </w:rPr>
        <w:t>esicle</w:t>
      </w:r>
      <w:r w:rsidR="00481999">
        <w:rPr>
          <w:rFonts w:ascii="맑은 고딕" w:eastAsia="맑은 고딕" w:hAnsi="맑은 고딕" w:hint="eastAsia"/>
        </w:rPr>
        <w:t xml:space="preserve"> 내로 </w:t>
      </w:r>
      <w:r w:rsidR="009A7AE4">
        <w:rPr>
          <w:rFonts w:ascii="맑은 고딕" w:eastAsia="맑은 고딕" w:hAnsi="맑은 고딕" w:hint="eastAsia"/>
        </w:rPr>
        <w:t>들어간다.</w:t>
      </w:r>
      <w:r w:rsidR="009A7AE4">
        <w:rPr>
          <w:rFonts w:ascii="맑은 고딕" w:eastAsia="맑은 고딕" w:hAnsi="맑은 고딕"/>
        </w:rPr>
        <w:t xml:space="preserve"> </w:t>
      </w:r>
      <w:r w:rsidR="009A7AE4">
        <w:rPr>
          <w:rFonts w:ascii="맑은 고딕" w:eastAsia="맑은 고딕" w:hAnsi="맑은 고딕" w:hint="eastAsia"/>
        </w:rPr>
        <w:t xml:space="preserve">그렇기 </w:t>
      </w:r>
      <w:r w:rsidR="009A7AE4">
        <w:rPr>
          <w:rFonts w:ascii="맑은 고딕" w:eastAsia="맑은 고딕" w:hAnsi="맑은 고딕" w:hint="eastAsia"/>
        </w:rPr>
        <w:lastRenderedPageBreak/>
        <w:t>때문에,</w:t>
      </w:r>
      <w:r w:rsidR="00E92D2D">
        <w:rPr>
          <w:rFonts w:ascii="맑은 고딕" w:eastAsia="맑은 고딕" w:hAnsi="맑은 고딕"/>
        </w:rPr>
        <w:t xml:space="preserve"> </w:t>
      </w:r>
      <w:r w:rsidR="00C757D1">
        <w:rPr>
          <w:rFonts w:ascii="맑은 고딕" w:eastAsia="맑은 고딕" w:hAnsi="맑은 고딕" w:hint="eastAsia"/>
        </w:rPr>
        <w:t>세포</w:t>
      </w:r>
      <w:ins w:id="87" w:author="Bae Soo Hyeon" w:date="2022-08-17T17:31:00Z">
        <w:r w:rsidR="00B36C5E">
          <w:rPr>
            <w:rFonts w:ascii="맑은 고딕" w:eastAsia="맑은 고딕" w:hAnsi="맑은 고딕" w:hint="eastAsia"/>
          </w:rPr>
          <w:t xml:space="preserve"> </w:t>
        </w:r>
      </w:ins>
      <w:r w:rsidR="00C757D1">
        <w:rPr>
          <w:rFonts w:ascii="맑은 고딕" w:eastAsia="맑은 고딕" w:hAnsi="맑은 고딕" w:hint="eastAsia"/>
        </w:rPr>
        <w:t xml:space="preserve">내로 물질이 이동하는 속도가 </w:t>
      </w:r>
      <w:r w:rsidR="00C757D1">
        <w:rPr>
          <w:rFonts w:ascii="맑은 고딕" w:eastAsia="맑은 고딕" w:hAnsi="맑은 고딕"/>
        </w:rPr>
        <w:t xml:space="preserve">efflux </w:t>
      </w:r>
      <w:r w:rsidR="00C757D1">
        <w:rPr>
          <w:rFonts w:ascii="맑은 고딕" w:eastAsia="맑은 고딕" w:hAnsi="맑은 고딕" w:hint="eastAsia"/>
        </w:rPr>
        <w:t xml:space="preserve">수송체의 </w:t>
      </w:r>
      <w:proofErr w:type="spellStart"/>
      <w:r w:rsidR="00C757D1">
        <w:rPr>
          <w:rFonts w:ascii="맑은 고딕" w:eastAsia="맑은 고딕" w:hAnsi="맑은 고딕" w:hint="eastAsia"/>
        </w:rPr>
        <w:t>기질성</w:t>
      </w:r>
      <w:proofErr w:type="spellEnd"/>
      <w:r w:rsidR="00C757D1">
        <w:rPr>
          <w:rFonts w:ascii="맑은 고딕" w:eastAsia="맑은 고딕" w:hAnsi="맑은 고딕" w:hint="eastAsia"/>
        </w:rPr>
        <w:t xml:space="preserve"> 평가에 영향을 미치지 않는다.</w:t>
      </w:r>
      <w:r w:rsidR="00C757D1">
        <w:rPr>
          <w:rFonts w:ascii="맑은 고딕" w:eastAsia="맑은 고딕" w:hAnsi="맑은 고딕"/>
        </w:rPr>
        <w:t xml:space="preserve"> </w:t>
      </w:r>
      <w:r w:rsidR="00C757D1">
        <w:rPr>
          <w:rFonts w:ascii="맑은 고딕" w:eastAsia="맑은 고딕" w:hAnsi="맑은 고딕" w:hint="eastAsia"/>
        </w:rPr>
        <w:t>또한,</w:t>
      </w:r>
      <w:r w:rsidR="00C757D1">
        <w:rPr>
          <w:rFonts w:ascii="맑은 고딕" w:eastAsia="맑은 고딕" w:hAnsi="맑은 고딕"/>
        </w:rPr>
        <w:t xml:space="preserve"> </w:t>
      </w:r>
      <w:r w:rsidR="00E60494">
        <w:rPr>
          <w:rFonts w:ascii="맑은 고딕" w:eastAsia="맑은 고딕" w:hAnsi="맑은 고딕" w:hint="eastAsia"/>
        </w:rPr>
        <w:t>살아있는 세포주가 아니기 때문에,</w:t>
      </w:r>
      <w:r w:rsidR="00E60494">
        <w:rPr>
          <w:rFonts w:ascii="맑은 고딕" w:eastAsia="맑은 고딕" w:hAnsi="맑은 고딕"/>
        </w:rPr>
        <w:t xml:space="preserve"> </w:t>
      </w:r>
      <w:r w:rsidR="00E60494">
        <w:rPr>
          <w:rFonts w:ascii="맑은 고딕" w:eastAsia="맑은 고딕" w:hAnsi="맑은 고딕" w:hint="eastAsia"/>
        </w:rPr>
        <w:t xml:space="preserve">세포독성을 고려하지 않아도 </w:t>
      </w:r>
      <w:r w:rsidR="00455CD8">
        <w:rPr>
          <w:rFonts w:ascii="맑은 고딕" w:eastAsia="맑은 고딕" w:hAnsi="맑은 고딕"/>
        </w:rPr>
        <w:t xml:space="preserve">되며, </w:t>
      </w:r>
      <w:r w:rsidR="00455CD8">
        <w:rPr>
          <w:rFonts w:ascii="맑은 고딕" w:eastAsia="맑은 고딕" w:hAnsi="맑은 고딕" w:hint="eastAsia"/>
        </w:rPr>
        <w:t>i</w:t>
      </w:r>
      <w:r w:rsidR="00455CD8">
        <w:rPr>
          <w:rFonts w:ascii="맑은 고딕" w:eastAsia="맑은 고딕" w:hAnsi="맑은 고딕"/>
        </w:rPr>
        <w:t xml:space="preserve">ntact cell </w:t>
      </w:r>
      <w:r w:rsidR="00455CD8">
        <w:rPr>
          <w:rFonts w:ascii="맑은 고딕" w:eastAsia="맑은 고딕" w:hAnsi="맑은 고딕" w:hint="eastAsia"/>
        </w:rPr>
        <w:t>s</w:t>
      </w:r>
      <w:r w:rsidR="00455CD8">
        <w:rPr>
          <w:rFonts w:ascii="맑은 고딕" w:eastAsia="맑은 고딕" w:hAnsi="맑은 고딕"/>
        </w:rPr>
        <w:t>ystem</w:t>
      </w:r>
      <w:r w:rsidR="00455CD8">
        <w:rPr>
          <w:rFonts w:ascii="맑은 고딕" w:eastAsia="맑은 고딕" w:hAnsi="맑은 고딕" w:hint="eastAsia"/>
        </w:rPr>
        <w:t xml:space="preserve">을 이용한 </w:t>
      </w:r>
      <w:proofErr w:type="spellStart"/>
      <w:r w:rsidR="00455CD8">
        <w:rPr>
          <w:rFonts w:ascii="맑은 고딕" w:eastAsia="맑은 고딕" w:hAnsi="맑은 고딕" w:hint="eastAsia"/>
        </w:rPr>
        <w:t>수송체</w:t>
      </w:r>
      <w:proofErr w:type="spellEnd"/>
      <w:r w:rsidR="00455CD8">
        <w:rPr>
          <w:rFonts w:ascii="맑은 고딕" w:eastAsia="맑은 고딕" w:hAnsi="맑은 고딕" w:hint="eastAsia"/>
        </w:rPr>
        <w:t xml:space="preserve"> 평가 실험보다 적은 양의 세포</w:t>
      </w:r>
      <w:r w:rsidR="00C21DC6">
        <w:rPr>
          <w:rFonts w:ascii="맑은 고딕" w:eastAsia="맑은 고딕" w:hAnsi="맑은 고딕" w:hint="eastAsia"/>
        </w:rPr>
        <w:t>로 실험이 가능하다.</w:t>
      </w:r>
      <w:r w:rsidR="00C21DC6">
        <w:rPr>
          <w:rFonts w:ascii="맑은 고딕" w:eastAsia="맑은 고딕" w:hAnsi="맑은 고딕"/>
        </w:rPr>
        <w:t xml:space="preserve"> </w:t>
      </w:r>
      <w:r w:rsidR="00353F1F">
        <w:rPr>
          <w:rFonts w:ascii="맑은 고딕" w:eastAsia="맑은 고딕" w:hAnsi="맑은 고딕" w:hint="eastAsia"/>
        </w:rPr>
        <w:t>앞서 말한바와 같이,</w:t>
      </w:r>
      <w:r w:rsidR="00353F1F">
        <w:rPr>
          <w:rFonts w:ascii="맑은 고딕" w:eastAsia="맑은 고딕" w:hAnsi="맑은 고딕"/>
        </w:rPr>
        <w:t xml:space="preserve"> 주로 ABC(</w:t>
      </w:r>
      <w:r w:rsidR="00353F1F">
        <w:rPr>
          <w:rFonts w:ascii="맑은 고딕" w:eastAsia="맑은 고딕" w:hAnsi="맑은 고딕" w:hint="eastAsia"/>
        </w:rPr>
        <w:t>e</w:t>
      </w:r>
      <w:r w:rsidR="00353F1F">
        <w:rPr>
          <w:rFonts w:ascii="맑은 고딕" w:eastAsia="맑은 고딕" w:hAnsi="맑은 고딕"/>
        </w:rPr>
        <w:t xml:space="preserve">fflux) </w:t>
      </w:r>
      <w:r w:rsidR="00353F1F">
        <w:rPr>
          <w:rFonts w:ascii="맑은 고딕" w:eastAsia="맑은 고딕" w:hAnsi="맑은 고딕" w:hint="eastAsia"/>
        </w:rPr>
        <w:t>수송체</w:t>
      </w:r>
      <w:r w:rsidR="00353F1F">
        <w:rPr>
          <w:rFonts w:ascii="맑은 고딕" w:eastAsia="맑은 고딕" w:hAnsi="맑은 고딕"/>
        </w:rPr>
        <w:t xml:space="preserve">의 </w:t>
      </w:r>
      <w:proofErr w:type="spellStart"/>
      <w:r w:rsidR="00353F1F">
        <w:rPr>
          <w:rFonts w:ascii="맑은 고딕" w:eastAsia="맑은 고딕" w:hAnsi="맑은 고딕" w:hint="eastAsia"/>
        </w:rPr>
        <w:t>기질성</w:t>
      </w:r>
      <w:proofErr w:type="spellEnd"/>
      <w:r w:rsidR="00353F1F">
        <w:rPr>
          <w:rFonts w:ascii="맑은 고딕" w:eastAsia="맑은 고딕" w:hAnsi="맑은 고딕" w:hint="eastAsia"/>
        </w:rPr>
        <w:t xml:space="preserve"> 평가에 활용되며,</w:t>
      </w:r>
      <w:r w:rsidR="005F2261">
        <w:rPr>
          <w:rFonts w:ascii="맑은 고딕" w:eastAsia="맑은 고딕" w:hAnsi="맑은 고딕"/>
        </w:rPr>
        <w:t xml:space="preserve"> </w:t>
      </w:r>
      <w:r w:rsidR="005F2261">
        <w:rPr>
          <w:rFonts w:ascii="맑은 고딕" w:eastAsia="맑은 고딕" w:hAnsi="맑은 고딕" w:hint="eastAsia"/>
        </w:rPr>
        <w:t xml:space="preserve">상업적으로 판매하는 </w:t>
      </w:r>
      <w:r w:rsidR="005F2261">
        <w:rPr>
          <w:rFonts w:ascii="맑은 고딕" w:eastAsia="맑은 고딕" w:hAnsi="맑은 고딕"/>
        </w:rPr>
        <w:t>vesicle</w:t>
      </w:r>
      <w:r w:rsidR="005F2261">
        <w:rPr>
          <w:rFonts w:ascii="맑은 고딕" w:eastAsia="맑은 고딕" w:hAnsi="맑은 고딕" w:hint="eastAsia"/>
        </w:rPr>
        <w:t>이 있기 때문에,</w:t>
      </w:r>
      <w:r w:rsidR="005F2261">
        <w:rPr>
          <w:rFonts w:ascii="맑은 고딕" w:eastAsia="맑은 고딕" w:hAnsi="맑은 고딕"/>
        </w:rPr>
        <w:t xml:space="preserve"> </w:t>
      </w:r>
      <w:r w:rsidR="005F2261">
        <w:rPr>
          <w:rFonts w:ascii="맑은 고딕" w:eastAsia="맑은 고딕" w:hAnsi="맑은 고딕" w:hint="eastAsia"/>
        </w:rPr>
        <w:t>비교적 편리하게 활용될 수 있다.</w:t>
      </w:r>
    </w:p>
    <w:p w14:paraId="56909D78" w14:textId="77777777" w:rsidR="00AB07CE" w:rsidRPr="00353F1F" w:rsidRDefault="00AB07CE" w:rsidP="00037CFB">
      <w:pPr>
        <w:rPr>
          <w:rFonts w:ascii="맑은 고딕" w:eastAsia="맑은 고딕" w:hAnsi="맑은 고딕"/>
        </w:rPr>
      </w:pPr>
    </w:p>
    <w:p w14:paraId="228C9ED1" w14:textId="7FCD70BF" w:rsidR="008616D5" w:rsidRDefault="00AB07CE" w:rsidP="008616D5">
      <w:r>
        <w:rPr>
          <w:noProof/>
        </w:rPr>
        <mc:AlternateContent>
          <mc:Choice Requires="wps">
            <w:drawing>
              <wp:anchor distT="0" distB="0" distL="114300" distR="114300" simplePos="0" relativeHeight="251661312" behindDoc="0" locked="0" layoutInCell="1" allowOverlap="1" wp14:anchorId="076B416E" wp14:editId="5DDCC807">
                <wp:simplePos x="0" y="0"/>
                <wp:positionH relativeFrom="column">
                  <wp:posOffset>920750</wp:posOffset>
                </wp:positionH>
                <wp:positionV relativeFrom="paragraph">
                  <wp:posOffset>4000500</wp:posOffset>
                </wp:positionV>
                <wp:extent cx="38671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503D6B2C" w14:textId="6585DD6C" w:rsidR="00AB07CE" w:rsidRDefault="00AB07CE" w:rsidP="003D5B67">
                            <w:pPr>
                              <w:pStyle w:val="af"/>
                              <w:jc w:val="center"/>
                              <w:rPr>
                                <w:noProof/>
                              </w:rPr>
                            </w:pPr>
                            <w:r>
                              <w:t xml:space="preserve">그림 </w:t>
                            </w:r>
                            <w:fldSimple w:instr=" STYLEREF 1 \s ">
                              <w:r w:rsidR="001B0728">
                                <w:rPr>
                                  <w:noProof/>
                                </w:rPr>
                                <w:t>7</w:t>
                              </w:r>
                            </w:fldSimple>
                            <w:r w:rsidR="001B0728">
                              <w:noBreakHyphen/>
                            </w:r>
                            <w:fldSimple w:instr=" SEQ 그림 \* ARABIC \s 1 ">
                              <w:r w:rsidR="001B0728">
                                <w:rPr>
                                  <w:noProof/>
                                </w:rPr>
                                <w:t>10</w:t>
                              </w:r>
                            </w:fldSimple>
                            <w:r>
                              <w:t xml:space="preserve">. Vesicle </w:t>
                            </w:r>
                            <w:r w:rsidR="003D5B67">
                              <w:t xml:space="preserve">assays </w:t>
                            </w:r>
                            <w:r w:rsidR="003D5B67">
                              <w:fldChar w:fldCharType="begin"/>
                            </w:r>
                            <w:r w:rsidR="003D5B67">
                              <w:instrText xml:space="preserve"> ADDIN EN.CITE &lt;EndNote&gt;&lt;Cite&gt;&lt;Author&gt;Brouwer&lt;/Author&gt;&lt;Year&gt;2013&lt;/Year&gt;&lt;RecNum&gt;179&lt;/RecNum&gt;&lt;DisplayText&gt;(Brouwer et al. 2013)&lt;/DisplayText&gt;&lt;record&gt;&lt;rec-number&gt;179&lt;/rec-number&gt;&lt;foreign-keys&gt;&lt;key app="EN" db-id="teav2500bezzz1evee5x2x9is5za0tp509zr" timestamp="1655283691"&gt;179&lt;/key&gt;&lt;/foreign-keys&gt;&lt;ref-type name="Journal Article"&gt;17&lt;/ref-type&gt;&lt;contributors&gt;&lt;authors&gt;&lt;author&gt;Brouwer, K. L.&lt;/author&gt;&lt;author&gt;Keppler, D.&lt;/author&gt;&lt;author&gt;Hoffmaster, K. A.&lt;/author&gt;&lt;author&gt;Bow, D. A.&lt;/author&gt;&lt;author&gt;Cheng, Y.&lt;/author&gt;&lt;author&gt;Lai, Y.&lt;/author&gt;&lt;author&gt;Palm, J. E.&lt;/author&gt;&lt;author&gt;Stieger, B.&lt;/author&gt;&lt;author&gt;Evers, R.&lt;/author&gt;&lt;author&gt;International Transporter, Consortium&lt;/author&gt;&lt;/authors&gt;&lt;/contributors&gt;&lt;auth-address&gt;Division of Pharmacotherapy and Experimental Therapeutics, UNC Eshelman School of Pharmacy, The University of North Carolina at Chapel Hill, Chapel Hill, North Carolina, USA. kbrouwer@unc.edu&lt;/auth-address&gt;&lt;titles&gt;&lt;title&gt;In vitro methods to support transporter evaluation in drug discovery and development&lt;/title&gt;&lt;secondary-title&gt;Clin Pharmacol Ther&lt;/secondary-title&gt;&lt;/titles&gt;&lt;periodical&gt;&lt;full-title&gt;Clin Pharmacol Ther&lt;/full-title&gt;&lt;/periodical&gt;&lt;pages&gt;95-112&lt;/pages&gt;&lt;volume&gt;94&lt;/volume&gt;&lt;number&gt;1&lt;/number&gt;&lt;edition&gt;20130410&lt;/edition&gt;&lt;keywords&gt;&lt;keyword&gt;Biological Transport/*drug effects&lt;/keyword&gt;&lt;keyword&gt;Drug Discovery/*methods&lt;/keyword&gt;&lt;keyword&gt;Drug Evaluation, Preclinical/methods&lt;/keyword&gt;&lt;keyword&gt;*Drug Interactions&lt;/keyword&gt;&lt;keyword&gt;Humans&lt;/keyword&gt;&lt;keyword&gt;Membrane Transport Proteins/*metabolism&lt;/keyword&gt;&lt;/keywords&gt;&lt;dates&gt;&lt;year&gt;2013&lt;/year&gt;&lt;pub-dates&gt;&lt;date&gt;Jul&lt;/date&gt;&lt;/pub-dates&gt;&lt;/dates&gt;&lt;isbn&gt;1532-6535 (Electronic)&amp;#xD;0009-9236 (Linking)&lt;/isbn&gt;&lt;accession-num&gt;23588315&lt;/accession-num&gt;&lt;urls&gt;&lt;related-urls&gt;&lt;url&gt;https://www.ncbi.nlm.nih.gov/pubmed/23588315&lt;/url&gt;&lt;/related-urls&gt;&lt;/urls&gt;&lt;electronic-resource-num&gt;10.1038/clpt.2013.81&lt;/electronic-resource-num&gt;&lt;remote-database-name&gt;Medline&lt;/remote-database-name&gt;&lt;remote-database-provider&gt;NLM&lt;/remote-database-provider&gt;&lt;/record&gt;&lt;/Cite&gt;&lt;/EndNote&gt;</w:instrText>
                            </w:r>
                            <w:r w:rsidR="003D5B67">
                              <w:fldChar w:fldCharType="separate"/>
                            </w:r>
                            <w:r w:rsidR="003D5B67">
                              <w:rPr>
                                <w:noProof/>
                              </w:rPr>
                              <w:t>(Brouwer et al. 2013)</w:t>
                            </w:r>
                            <w:r w:rsidR="003D5B6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6B416E" id="_x0000_t202" coordsize="21600,21600" o:spt="202" path="m,l,21600r21600,l21600,xe">
                <v:stroke joinstyle="miter"/>
                <v:path gradientshapeok="t" o:connecttype="rect"/>
              </v:shapetype>
              <v:shape id="Text Box 11" o:spid="_x0000_s1026" type="#_x0000_t202" style="position:absolute;left:0;text-align:left;margin-left:72.5pt;margin-top:315pt;width:30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" stroked="f">
                <v:textbox style="mso-fit-shape-to-text:t" inset="0,0,0,0">
                  <w:txbxContent>
                    <w:p w14:paraId="503D6B2C" w14:textId="6585DD6C" w:rsidR="00AB07CE" w:rsidRDefault="00AB07CE" w:rsidP="003D5B67">
                      <w:pPr>
                        <w:pStyle w:val="af"/>
                        <w:jc w:val="center"/>
                        <w:rPr>
                          <w:noProof/>
                        </w:rPr>
                      </w:pPr>
                      <w:r>
                        <w:t xml:space="preserve">그림 </w:t>
                      </w:r>
                      <w:fldSimple w:instr=" STYLEREF 1 \s ">
                        <w:r w:rsidR="001B0728">
                          <w:rPr>
                            <w:noProof/>
                          </w:rPr>
                          <w:t>7</w:t>
                        </w:r>
                      </w:fldSimple>
                      <w:r w:rsidR="001B0728">
                        <w:noBreakHyphen/>
                      </w:r>
                      <w:fldSimple w:instr=" SEQ 그림 \* ARABIC \s 1 ">
                        <w:r w:rsidR="001B0728">
                          <w:rPr>
                            <w:noProof/>
                          </w:rPr>
                          <w:t>10</w:t>
                        </w:r>
                      </w:fldSimple>
                      <w:r>
                        <w:t xml:space="preserve">. Vesicle </w:t>
                      </w:r>
                      <w:r w:rsidR="003D5B67">
                        <w:t xml:space="preserve">assays </w:t>
                      </w:r>
                      <w:r w:rsidR="003D5B67">
                        <w:fldChar w:fldCharType="begin"/>
                      </w:r>
                      <w:r w:rsidR="003D5B67">
                        <w:instrText xml:space="preserve"> ADDIN EN.CITE &lt;EndNote&gt;&lt;Cite&gt;&lt;Author&gt;Brouwer&lt;/Author&gt;&lt;Year&gt;2013&lt;/Year&gt;&lt;RecNum&gt;179&lt;/RecNum&gt;&lt;DisplayText&gt;(Brouwer et al. 2013)&lt;/DisplayText&gt;&lt;record&gt;&lt;rec-number&gt;179&lt;/rec-number&gt;&lt;foreign-keys&gt;&lt;key app="EN" db-id="teav2500bezzz1evee5x2x9is5za0tp509zr" timestamp="1655283691"&gt;179&lt;/key&gt;&lt;/foreign-keys&gt;&lt;ref-type name="Journal Article"&gt;17&lt;/ref-type&gt;&lt;contributors&gt;&lt;authors&gt;&lt;author&gt;Brouwer, K. L.&lt;/author&gt;&lt;author&gt;Keppler, D.&lt;/author&gt;&lt;author&gt;Hoffmaster, K. A.&lt;/author&gt;&lt;author&gt;Bow, D. A.&lt;/author&gt;&lt;author&gt;Cheng, Y.&lt;/author&gt;&lt;author&gt;Lai, Y.&lt;/author&gt;&lt;author&gt;Palm, J. E.&lt;/author&gt;&lt;author&gt;Stieger, B.&lt;/author&gt;&lt;author&gt;Evers, R.&lt;/author&gt;&lt;author&gt;International Transporter, Consortium&lt;/author&gt;&lt;/authors&gt;&lt;/contributors&gt;&lt;auth-address&gt;Division of Pharmacotherapy and Experimental Therapeutics, UNC Eshelman School of Pharmacy, The University of North Carolina at Chapel Hill, Chapel Hill, North Carolina, USA. kbrouwer@unc.edu&lt;/auth-address&gt;&lt;titles&gt;&lt;title&gt;In vitro methods to support transporter evaluation in drug discovery and development&lt;/title&gt;&lt;secondary-title&gt;Clin Pharmacol Ther&lt;/secondary-title&gt;&lt;/titles&gt;&lt;periodical&gt;&lt;full-title&gt;Clin Pharmacol Ther&lt;/full-title&gt;&lt;/periodical&gt;&lt;pages&gt;95-112&lt;/pages&gt;&lt;volume&gt;94&lt;/volume&gt;&lt;number&gt;1&lt;/number&gt;&lt;edition&gt;20130410&lt;/edition&gt;&lt;keywords&gt;&lt;keyword&gt;Biological Transport/*drug effects&lt;/keyword&gt;&lt;keyword&gt;Drug Discovery/*methods&lt;/keyword&gt;&lt;keyword&gt;Drug Evaluation, Preclinical/methods&lt;/keyword&gt;&lt;keyword&gt;*Drug Interactions&lt;/keyword&gt;&lt;keyword&gt;Humans&lt;/keyword&gt;&lt;keyword&gt;Membrane Transport Proteins/*metabolism&lt;/keyword&gt;&lt;/keywords&gt;&lt;dates&gt;&lt;year&gt;2013&lt;/year&gt;&lt;pub-dates&gt;&lt;date&gt;Jul&lt;/date&gt;&lt;/pub-dates&gt;&lt;/dates&gt;&lt;isbn&gt;1532-6535 (Electronic)&amp;#xD;0009-9236 (Linking)&lt;/isbn&gt;&lt;accession-num&gt;23588315&lt;/accession-num&gt;&lt;urls&gt;&lt;related-urls&gt;&lt;url&gt;https://www.ncbi.nlm.nih.gov/pubmed/23588315&lt;/url&gt;&lt;/related-urls&gt;&lt;/urls&gt;&lt;electronic-resource-num&gt;10.1038/clpt.2013.81&lt;/electronic-resource-num&gt;&lt;remote-database-name&gt;Medline&lt;/remote-database-name&gt;&lt;remote-database-provider&gt;NLM&lt;/remote-database-provider&gt;&lt;/record&gt;&lt;/Cite&gt;&lt;/EndNote&gt;</w:instrText>
                      </w:r>
                      <w:r w:rsidR="003D5B67">
                        <w:fldChar w:fldCharType="separate"/>
                      </w:r>
                      <w:r w:rsidR="003D5B67">
                        <w:rPr>
                          <w:noProof/>
                        </w:rPr>
                        <w:t>(Brouwer et al. 2013)</w:t>
                      </w:r>
                      <w:r w:rsidR="003D5B67">
                        <w:fldChar w:fldCharType="end"/>
                      </w:r>
                    </w:p>
                  </w:txbxContent>
                </v:textbox>
                <w10:wrap type="topAndBottom"/>
              </v:shape>
            </w:pict>
          </mc:Fallback>
        </mc:AlternateContent>
      </w:r>
      <w:r>
        <w:rPr>
          <w:noProof/>
        </w:rPr>
        <w:drawing>
          <wp:anchor distT="0" distB="0" distL="114300" distR="114300" simplePos="0" relativeHeight="251659264" behindDoc="0" locked="0" layoutInCell="1" allowOverlap="1" wp14:anchorId="6C253C31" wp14:editId="79F2A382">
            <wp:simplePos x="0" y="0"/>
            <wp:positionH relativeFrom="column">
              <wp:posOffset>920839</wp:posOffset>
            </wp:positionH>
            <wp:positionV relativeFrom="paragraph">
              <wp:posOffset>555</wp:posOffset>
            </wp:positionV>
            <wp:extent cx="3867150" cy="3943350"/>
            <wp:effectExtent l="0" t="0" r="0" b="0"/>
            <wp:wrapTopAndBottom/>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67150" cy="3943350"/>
                    </a:xfrm>
                    <a:prstGeom prst="rect">
                      <a:avLst/>
                    </a:prstGeom>
                  </pic:spPr>
                </pic:pic>
              </a:graphicData>
            </a:graphic>
          </wp:anchor>
        </w:drawing>
      </w:r>
    </w:p>
    <w:p w14:paraId="0EE9A1FA" w14:textId="3BCD6FBD" w:rsidR="005F2261" w:rsidRPr="00507C24" w:rsidRDefault="00A916DE" w:rsidP="005F2261">
      <w:pPr>
        <w:pStyle w:val="a5"/>
        <w:numPr>
          <w:ilvl w:val="2"/>
          <w:numId w:val="21"/>
        </w:numPr>
        <w:ind w:leftChars="0"/>
        <w:rPr>
          <w:rFonts w:ascii="맑은 고딕" w:eastAsia="맑은 고딕" w:hAnsi="맑은 고딕"/>
        </w:rPr>
      </w:pPr>
      <w:r>
        <w:rPr>
          <w:rFonts w:ascii="맑은 고딕" w:eastAsia="맑은 고딕" w:hAnsi="맑은 고딕"/>
        </w:rPr>
        <w:t>(</w:t>
      </w:r>
      <w:r w:rsidR="008B24F8">
        <w:rPr>
          <w:rFonts w:ascii="맑은 고딕" w:eastAsia="맑은 고딕" w:hAnsi="맑은 고딕" w:hint="eastAsia"/>
        </w:rPr>
        <w:t>T</w:t>
      </w:r>
      <w:r w:rsidR="008B24F8">
        <w:rPr>
          <w:rFonts w:ascii="맑은 고딕" w:eastAsia="맑은 고딕" w:hAnsi="맑은 고딕"/>
        </w:rPr>
        <w:t>ransfected</w:t>
      </w:r>
      <w:r>
        <w:rPr>
          <w:rFonts w:ascii="맑은 고딕" w:eastAsia="맑은 고딕" w:hAnsi="맑은 고딕"/>
        </w:rPr>
        <w:t>)</w:t>
      </w:r>
      <w:r w:rsidR="008B24F8">
        <w:rPr>
          <w:rFonts w:ascii="맑은 고딕" w:eastAsia="맑은 고딕" w:hAnsi="맑은 고딕"/>
        </w:rPr>
        <w:t xml:space="preserve"> </w:t>
      </w:r>
      <w:r>
        <w:rPr>
          <w:rFonts w:ascii="맑은 고딕" w:eastAsia="맑은 고딕" w:hAnsi="맑은 고딕" w:hint="eastAsia"/>
        </w:rPr>
        <w:t>C</w:t>
      </w:r>
      <w:r w:rsidR="008B24F8">
        <w:rPr>
          <w:rFonts w:ascii="맑은 고딕" w:eastAsia="맑은 고딕" w:hAnsi="맑은 고딕"/>
        </w:rPr>
        <w:t>ell lines</w:t>
      </w:r>
    </w:p>
    <w:p w14:paraId="57F58C1D" w14:textId="4D8EFE45" w:rsidR="00C7320A" w:rsidRDefault="00C237E8" w:rsidP="00452D35">
      <w:pPr>
        <w:rPr>
          <w:rFonts w:ascii="맑은 고딕" w:eastAsia="맑은 고딕" w:hAnsi="맑은 고딕"/>
        </w:rPr>
      </w:pPr>
      <w:r w:rsidRPr="00257622">
        <w:rPr>
          <w:rFonts w:ascii="맑은 고딕" w:eastAsia="맑은 고딕" w:hAnsi="맑은 고딕" w:hint="eastAsia"/>
        </w:rPr>
        <w:t>형질전환을 위해 사용가능한 세포주는 다양하지만,</w:t>
      </w:r>
      <w:r w:rsidRPr="00257622">
        <w:rPr>
          <w:rFonts w:ascii="맑은 고딕" w:eastAsia="맑은 고딕" w:hAnsi="맑은 고딕"/>
        </w:rPr>
        <w:t xml:space="preserve"> </w:t>
      </w:r>
      <w:r w:rsidRPr="00257622">
        <w:rPr>
          <w:rFonts w:ascii="맑은 고딕" w:eastAsia="맑은 고딕" w:hAnsi="맑은 고딕" w:hint="eastAsia"/>
        </w:rPr>
        <w:t>H</w:t>
      </w:r>
      <w:r w:rsidRPr="00257622">
        <w:rPr>
          <w:rFonts w:ascii="맑은 고딕" w:eastAsia="맑은 고딕" w:hAnsi="맑은 고딕"/>
        </w:rPr>
        <w:t>EK</w:t>
      </w:r>
      <w:r w:rsidR="00452D35" w:rsidRPr="00257622">
        <w:rPr>
          <w:rFonts w:ascii="맑은 고딕" w:eastAsia="맑은 고딕" w:hAnsi="맑은 고딕"/>
        </w:rPr>
        <w:t xml:space="preserve">293, LLC-PK1, MDCK, CHO </w:t>
      </w:r>
      <w:proofErr w:type="spellStart"/>
      <w:r w:rsidR="00C95535">
        <w:rPr>
          <w:rFonts w:ascii="맑은 고딕" w:eastAsia="맑은 고딕" w:hAnsi="맑은 고딕" w:hint="eastAsia"/>
        </w:rPr>
        <w:t>세포주</w:t>
      </w:r>
      <w:proofErr w:type="spellEnd"/>
      <w:r w:rsidR="00452D35" w:rsidRPr="00257622">
        <w:rPr>
          <w:rFonts w:ascii="맑은 고딕" w:eastAsia="맑은 고딕" w:hAnsi="맑은 고딕"/>
        </w:rPr>
        <w:t xml:space="preserve"> </w:t>
      </w:r>
      <w:r w:rsidR="00452D35" w:rsidRPr="00257622">
        <w:rPr>
          <w:rFonts w:ascii="맑은 고딕" w:eastAsia="맑은 고딕" w:hAnsi="맑은 고딕" w:hint="eastAsia"/>
        </w:rPr>
        <w:t>등이</w:t>
      </w:r>
      <w:r w:rsidR="00257622" w:rsidRPr="00257622">
        <w:rPr>
          <w:rFonts w:ascii="맑은 고딕" w:eastAsia="맑은 고딕" w:hAnsi="맑은 고딕" w:hint="eastAsia"/>
        </w:rPr>
        <w:t xml:space="preserve"> 흔히 </w:t>
      </w:r>
      <w:r w:rsidR="00452D35" w:rsidRPr="00257622">
        <w:rPr>
          <w:rFonts w:ascii="맑은 고딕" w:eastAsia="맑은 고딕" w:hAnsi="맑은 고딕" w:hint="eastAsia"/>
        </w:rPr>
        <w:t>사용된다.</w:t>
      </w:r>
      <w:r w:rsidR="00257622">
        <w:rPr>
          <w:rFonts w:ascii="맑은 고딕" w:eastAsia="맑은 고딕" w:hAnsi="맑은 고딕"/>
        </w:rPr>
        <w:t xml:space="preserve"> HEK293</w:t>
      </w:r>
      <w:r w:rsidR="00257622">
        <w:rPr>
          <w:rFonts w:ascii="맑은 고딕" w:eastAsia="맑은 고딕" w:hAnsi="맑은 고딕" w:hint="eastAsia"/>
        </w:rPr>
        <w:t xml:space="preserve">과 </w:t>
      </w:r>
      <w:r w:rsidR="00257622">
        <w:rPr>
          <w:rFonts w:ascii="맑은 고딕" w:eastAsia="맑은 고딕" w:hAnsi="맑은 고딕"/>
        </w:rPr>
        <w:t xml:space="preserve">CHO </w:t>
      </w:r>
      <w:r w:rsidR="00C95535">
        <w:rPr>
          <w:rFonts w:ascii="맑은 고딕" w:eastAsia="맑은 고딕" w:hAnsi="맑은 고딕" w:hint="eastAsia"/>
        </w:rPr>
        <w:t>세포는</w:t>
      </w:r>
      <w:r w:rsidR="00257622">
        <w:rPr>
          <w:rFonts w:ascii="맑은 고딕" w:eastAsia="맑은 고딕" w:hAnsi="맑은 고딕" w:hint="eastAsia"/>
        </w:rPr>
        <w:t xml:space="preserve"> </w:t>
      </w:r>
      <w:proofErr w:type="spellStart"/>
      <w:r w:rsidR="00C95535">
        <w:rPr>
          <w:rFonts w:ascii="맑은 고딕" w:eastAsia="맑은 고딕" w:hAnsi="맑은 고딕" w:hint="eastAsia"/>
        </w:rPr>
        <w:t>내인성</w:t>
      </w:r>
      <w:proofErr w:type="spellEnd"/>
      <w:r w:rsidR="00C95535">
        <w:rPr>
          <w:rFonts w:ascii="맑은 고딕" w:eastAsia="맑은 고딕" w:hAnsi="맑은 고딕" w:hint="eastAsia"/>
        </w:rPr>
        <w:t xml:space="preserve"> 수송체의 발현이 적고,</w:t>
      </w:r>
      <w:r w:rsidR="00C95535">
        <w:rPr>
          <w:rFonts w:ascii="맑은 고딕" w:eastAsia="맑은 고딕" w:hAnsi="맑은 고딕"/>
        </w:rPr>
        <w:t xml:space="preserve"> </w:t>
      </w:r>
      <w:r w:rsidR="00C95535">
        <w:rPr>
          <w:rFonts w:ascii="맑은 고딕" w:eastAsia="맑은 고딕" w:hAnsi="맑은 고딕" w:hint="eastAsia"/>
        </w:rPr>
        <w:t xml:space="preserve">비교적 세포를 다루기 쉽기 때문에 </w:t>
      </w:r>
      <w:r w:rsidR="00C95535">
        <w:rPr>
          <w:rFonts w:ascii="맑은 고딕" w:eastAsia="맑은 고딕" w:hAnsi="맑은 고딕"/>
        </w:rPr>
        <w:t xml:space="preserve">uptake </w:t>
      </w:r>
      <w:proofErr w:type="spellStart"/>
      <w:r w:rsidR="00C95535">
        <w:rPr>
          <w:rFonts w:ascii="맑은 고딕" w:eastAsia="맑은 고딕" w:hAnsi="맑은 고딕" w:hint="eastAsia"/>
        </w:rPr>
        <w:t>수송체</w:t>
      </w:r>
      <w:proofErr w:type="spellEnd"/>
      <w:r w:rsidR="00C95535">
        <w:rPr>
          <w:rFonts w:ascii="맑은 고딕" w:eastAsia="맑은 고딕" w:hAnsi="맑은 고딕" w:hint="eastAsia"/>
        </w:rPr>
        <w:t xml:space="preserve"> </w:t>
      </w:r>
      <w:r w:rsidR="00A916DE">
        <w:rPr>
          <w:rFonts w:ascii="맑은 고딕" w:eastAsia="맑은 고딕" w:hAnsi="맑은 고딕" w:hint="eastAsia"/>
        </w:rPr>
        <w:t>과발현에</w:t>
      </w:r>
      <w:r w:rsidR="00C95535">
        <w:rPr>
          <w:rFonts w:ascii="맑은 고딕" w:eastAsia="맑은 고딕" w:hAnsi="맑은 고딕" w:hint="eastAsia"/>
        </w:rPr>
        <w:t xml:space="preserve"> 많이 사용된다.</w:t>
      </w:r>
      <w:r w:rsidR="00C95535">
        <w:rPr>
          <w:rFonts w:ascii="맑은 고딕" w:eastAsia="맑은 고딕" w:hAnsi="맑은 고딕"/>
        </w:rPr>
        <w:t xml:space="preserve"> </w:t>
      </w:r>
      <w:r w:rsidR="00C95535">
        <w:rPr>
          <w:rFonts w:ascii="맑은 고딕" w:eastAsia="맑은 고딕" w:hAnsi="맑은 고딕" w:hint="eastAsia"/>
        </w:rPr>
        <w:t>반면,</w:t>
      </w:r>
      <w:r w:rsidR="00C95535">
        <w:rPr>
          <w:rFonts w:ascii="맑은 고딕" w:eastAsia="맑은 고딕" w:hAnsi="맑은 고딕"/>
        </w:rPr>
        <w:t xml:space="preserve"> LLC-PK1</w:t>
      </w:r>
      <w:r w:rsidR="00C95535">
        <w:rPr>
          <w:rFonts w:ascii="맑은 고딕" w:eastAsia="맑은 고딕" w:hAnsi="맑은 고딕" w:hint="eastAsia"/>
        </w:rPr>
        <w:t xml:space="preserve">과 </w:t>
      </w:r>
      <w:r w:rsidR="00C95535">
        <w:rPr>
          <w:rFonts w:ascii="맑은 고딕" w:eastAsia="맑은 고딕" w:hAnsi="맑은 고딕"/>
        </w:rPr>
        <w:t>MDCK</w:t>
      </w:r>
      <w:r w:rsidR="00C95535">
        <w:rPr>
          <w:rFonts w:ascii="맑은 고딕" w:eastAsia="맑은 고딕" w:hAnsi="맑은 고딕" w:hint="eastAsia"/>
        </w:rPr>
        <w:t xml:space="preserve"> 세포는</w:t>
      </w:r>
      <w:r w:rsidR="00FE103A">
        <w:rPr>
          <w:rFonts w:ascii="맑은 고딕" w:eastAsia="맑은 고딕" w:hAnsi="맑은 고딕"/>
        </w:rPr>
        <w:t xml:space="preserve"> </w:t>
      </w:r>
      <w:r w:rsidR="00633AB2">
        <w:rPr>
          <w:rFonts w:ascii="맑은 고딕" w:eastAsia="맑은 고딕" w:hAnsi="맑은 고딕" w:hint="eastAsia"/>
        </w:rPr>
        <w:t xml:space="preserve">단단한 </w:t>
      </w:r>
      <w:r w:rsidR="00542AC5">
        <w:rPr>
          <w:rFonts w:ascii="맑은 고딕" w:eastAsia="맑은 고딕" w:hAnsi="맑은 고딕" w:hint="eastAsia"/>
        </w:rPr>
        <w:t xml:space="preserve">극성 </w:t>
      </w:r>
      <w:r w:rsidR="00792BD5">
        <w:rPr>
          <w:rFonts w:ascii="맑은 고딕" w:eastAsia="맑은 고딕" w:hAnsi="맑은 고딕" w:hint="eastAsia"/>
        </w:rPr>
        <w:t xml:space="preserve">세포 </w:t>
      </w:r>
      <w:r w:rsidR="00542AC5">
        <w:rPr>
          <w:rFonts w:ascii="맑은 고딕" w:eastAsia="맑은 고딕" w:hAnsi="맑은 고딕" w:hint="eastAsia"/>
        </w:rPr>
        <w:t>단층(</w:t>
      </w:r>
      <w:r w:rsidR="00C80C79">
        <w:rPr>
          <w:rFonts w:ascii="맑은 고딕" w:eastAsia="맑은 고딕" w:hAnsi="맑은 고딕"/>
        </w:rPr>
        <w:t>tight polarized cell</w:t>
      </w:r>
      <w:r w:rsidR="00337933">
        <w:rPr>
          <w:rFonts w:ascii="맑은 고딕" w:eastAsia="맑은 고딕" w:hAnsi="맑은 고딕"/>
        </w:rPr>
        <w:t xml:space="preserve"> monolayers)</w:t>
      </w:r>
      <w:r w:rsidR="00C80C79">
        <w:rPr>
          <w:rFonts w:ascii="맑은 고딕" w:eastAsia="맑은 고딕" w:hAnsi="맑은 고딕" w:hint="eastAsia"/>
        </w:rPr>
        <w:t>을 형성할 수 있기 때문에</w:t>
      </w:r>
      <w:r w:rsidR="00D57230">
        <w:rPr>
          <w:rFonts w:ascii="맑은 고딕" w:eastAsia="맑은 고딕" w:hAnsi="맑은 고딕" w:hint="eastAsia"/>
        </w:rPr>
        <w:t>,</w:t>
      </w:r>
      <w:r w:rsidR="00D57230">
        <w:rPr>
          <w:rFonts w:ascii="맑은 고딕" w:eastAsia="맑은 고딕" w:hAnsi="맑은 고딕"/>
        </w:rPr>
        <w:t xml:space="preserve"> efflux </w:t>
      </w:r>
      <w:r w:rsidR="00D57230">
        <w:rPr>
          <w:rFonts w:ascii="맑은 고딕" w:eastAsia="맑은 고딕" w:hAnsi="맑은 고딕" w:hint="eastAsia"/>
        </w:rPr>
        <w:t xml:space="preserve">수송체 </w:t>
      </w:r>
      <w:r w:rsidR="00A916DE">
        <w:rPr>
          <w:rFonts w:ascii="맑은 고딕" w:eastAsia="맑은 고딕" w:hAnsi="맑은 고딕" w:hint="eastAsia"/>
        </w:rPr>
        <w:t>과</w:t>
      </w:r>
      <w:r w:rsidR="00D57230">
        <w:rPr>
          <w:rFonts w:ascii="맑은 고딕" w:eastAsia="맑은 고딕" w:hAnsi="맑은 고딕" w:hint="eastAsia"/>
        </w:rPr>
        <w:t>발현에 주로 사용된다.</w:t>
      </w:r>
      <w:r w:rsidR="00D57230">
        <w:rPr>
          <w:rFonts w:ascii="맑은 고딕" w:eastAsia="맑은 고딕" w:hAnsi="맑은 고딕"/>
        </w:rPr>
        <w:t xml:space="preserve"> </w:t>
      </w:r>
      <w:r w:rsidR="00D57230" w:rsidRPr="006B259B">
        <w:rPr>
          <w:rFonts w:ascii="맑은 고딕" w:eastAsia="맑은 고딕" w:hAnsi="맑은 고딕" w:hint="eastAsia"/>
          <w:i/>
          <w:iCs/>
        </w:rPr>
        <w:t>X</w:t>
      </w:r>
      <w:r w:rsidR="00D57230" w:rsidRPr="006B259B">
        <w:rPr>
          <w:rFonts w:ascii="맑은 고딕" w:eastAsia="맑은 고딕" w:hAnsi="맑은 고딕"/>
          <w:i/>
          <w:iCs/>
        </w:rPr>
        <w:t xml:space="preserve">enopus </w:t>
      </w:r>
      <w:proofErr w:type="spellStart"/>
      <w:r w:rsidR="00D57230" w:rsidRPr="006B259B">
        <w:rPr>
          <w:rFonts w:ascii="맑은 고딕" w:eastAsia="맑은 고딕" w:hAnsi="맑은 고딕"/>
          <w:i/>
          <w:iCs/>
        </w:rPr>
        <w:t>laevi</w:t>
      </w:r>
      <w:r w:rsidR="00D57230" w:rsidRPr="006B259B">
        <w:rPr>
          <w:rFonts w:ascii="맑은 고딕" w:eastAsia="맑은 고딕" w:hAnsi="맑은 고딕" w:hint="eastAsia"/>
          <w:i/>
          <w:iCs/>
        </w:rPr>
        <w:t>s</w:t>
      </w:r>
      <w:proofErr w:type="spellEnd"/>
      <w:r w:rsidR="00D57230">
        <w:rPr>
          <w:rFonts w:ascii="맑은 고딕" w:eastAsia="맑은 고딕" w:hAnsi="맑은 고딕" w:hint="eastAsia"/>
        </w:rPr>
        <w:t>의 o</w:t>
      </w:r>
      <w:r w:rsidR="00D57230">
        <w:rPr>
          <w:rFonts w:ascii="맑은 고딕" w:eastAsia="맑은 고딕" w:hAnsi="맑은 고딕"/>
        </w:rPr>
        <w:t>ocy</w:t>
      </w:r>
      <w:r w:rsidR="00D57230">
        <w:rPr>
          <w:rFonts w:ascii="맑은 고딕" w:eastAsia="맑은 고딕" w:hAnsi="맑은 고딕" w:hint="eastAsia"/>
        </w:rPr>
        <w:t>te</w:t>
      </w:r>
      <w:r w:rsidR="00D57230">
        <w:rPr>
          <w:rFonts w:ascii="맑은 고딕" w:eastAsia="맑은 고딕" w:hAnsi="맑은 고딕"/>
        </w:rPr>
        <w:t>s</w:t>
      </w:r>
      <w:r w:rsidR="0032063E">
        <w:rPr>
          <w:rFonts w:ascii="맑은 고딕" w:eastAsia="맑은 고딕" w:hAnsi="맑은 고딕" w:hint="eastAsia"/>
        </w:rPr>
        <w:t>도 예전부터 많이 이용되어 왔지만,</w:t>
      </w:r>
      <w:r w:rsidR="00E80E7D">
        <w:rPr>
          <w:rFonts w:ascii="맑은 고딕" w:eastAsia="맑은 고딕" w:hAnsi="맑은 고딕"/>
        </w:rPr>
        <w:t xml:space="preserve"> </w:t>
      </w:r>
      <w:r w:rsidR="00197A71">
        <w:rPr>
          <w:rFonts w:ascii="맑은 고딕" w:eastAsia="맑은 고딕" w:hAnsi="맑은 고딕" w:hint="eastAsia"/>
        </w:rPr>
        <w:t>포유동물 세포를 숙주로 사용하였을 때와 동일한 결과를 얻지 못했다는 연구결과도 보고되었기</w:t>
      </w:r>
      <w:r w:rsidR="008B033D">
        <w:rPr>
          <w:rFonts w:ascii="맑은 고딕" w:eastAsia="맑은 고딕" w:hAnsi="맑은 고딕" w:hint="eastAsia"/>
        </w:rPr>
        <w:t xml:space="preserve"> 때문에,</w:t>
      </w:r>
      <w:r w:rsidR="008B033D">
        <w:rPr>
          <w:rFonts w:ascii="맑은 고딕" w:eastAsia="맑은 고딕" w:hAnsi="맑은 고딕"/>
        </w:rPr>
        <w:t xml:space="preserve"> </w:t>
      </w:r>
      <w:r w:rsidR="008B033D">
        <w:rPr>
          <w:rFonts w:ascii="맑은 고딕" w:eastAsia="맑은 고딕" w:hAnsi="맑은 고딕" w:hint="eastAsia"/>
        </w:rPr>
        <w:t>이를</w:t>
      </w:r>
      <w:r w:rsidR="00197A71">
        <w:rPr>
          <w:rFonts w:ascii="맑은 고딕" w:eastAsia="맑은 고딕" w:hAnsi="맑은 고딕" w:hint="eastAsia"/>
        </w:rPr>
        <w:t xml:space="preserve"> 염두해두고 사용하여야 한다.</w:t>
      </w:r>
      <w:r w:rsidR="00197A71">
        <w:rPr>
          <w:rFonts w:ascii="맑은 고딕" w:eastAsia="맑은 고딕" w:hAnsi="맑은 고딕"/>
        </w:rPr>
        <w:t xml:space="preserve"> </w:t>
      </w:r>
      <w:r w:rsidR="00197A71">
        <w:rPr>
          <w:rFonts w:ascii="맑은 고딕" w:eastAsia="맑은 고딕" w:hAnsi="맑은 고딕" w:hint="eastAsia"/>
        </w:rPr>
        <w:t>또한,</w:t>
      </w:r>
      <w:r w:rsidR="00197A71">
        <w:rPr>
          <w:rFonts w:ascii="맑은 고딕" w:eastAsia="맑은 고딕" w:hAnsi="맑은 고딕"/>
        </w:rPr>
        <w:t xml:space="preserve"> </w:t>
      </w:r>
      <w:r w:rsidR="0006008A">
        <w:rPr>
          <w:rFonts w:ascii="맑은 고딕" w:eastAsia="맑은 고딕" w:hAnsi="맑은 고딕"/>
        </w:rPr>
        <w:t>oocyte</w:t>
      </w:r>
      <w:r w:rsidR="0006008A">
        <w:rPr>
          <w:rFonts w:ascii="맑은 고딕" w:eastAsia="맑은 고딕" w:hAnsi="맑은 고딕" w:hint="eastAsia"/>
        </w:rPr>
        <w:t xml:space="preserve">에서 얻어진 </w:t>
      </w:r>
      <w:proofErr w:type="spellStart"/>
      <w:r w:rsidR="0006008A">
        <w:rPr>
          <w:rFonts w:ascii="맑은 고딕" w:eastAsia="맑은 고딕" w:hAnsi="맑은 고딕" w:hint="eastAsia"/>
        </w:rPr>
        <w:t>수송체</w:t>
      </w:r>
      <w:proofErr w:type="spellEnd"/>
      <w:r w:rsidR="0006008A">
        <w:rPr>
          <w:rFonts w:ascii="맑은 고딕" w:eastAsia="맑은 고딕" w:hAnsi="맑은 고딕" w:hint="eastAsia"/>
        </w:rPr>
        <w:t xml:space="preserve"> 파라미터를 </w:t>
      </w:r>
      <w:r w:rsidR="0006008A">
        <w:rPr>
          <w:rFonts w:ascii="맑은 고딕" w:eastAsia="맑은 고딕" w:hAnsi="맑은 고딕"/>
        </w:rPr>
        <w:t xml:space="preserve">in vivo </w:t>
      </w:r>
      <w:r w:rsidR="00B179B1">
        <w:rPr>
          <w:rFonts w:ascii="맑은 고딕" w:eastAsia="맑은 고딕" w:hAnsi="맑은 고딕" w:hint="eastAsia"/>
        </w:rPr>
        <w:t>P</w:t>
      </w:r>
      <w:r w:rsidR="00B179B1">
        <w:rPr>
          <w:rFonts w:ascii="맑은 고딕" w:eastAsia="맑은 고딕" w:hAnsi="맑은 고딕"/>
        </w:rPr>
        <w:t xml:space="preserve">K </w:t>
      </w:r>
      <w:r w:rsidR="00B179B1">
        <w:rPr>
          <w:rFonts w:ascii="맑은 고딕" w:eastAsia="맑은 고딕" w:hAnsi="맑은 고딕" w:hint="eastAsia"/>
        </w:rPr>
        <w:t>예측에 활용</w:t>
      </w:r>
      <w:r w:rsidR="00B179B1">
        <w:rPr>
          <w:rFonts w:ascii="맑은 고딕" w:eastAsia="맑은 고딕" w:hAnsi="맑은 고딕"/>
        </w:rPr>
        <w:t>(</w:t>
      </w:r>
      <w:r w:rsidR="0008563D">
        <w:rPr>
          <w:rFonts w:ascii="맑은 고딕" w:eastAsia="맑은 고딕" w:hAnsi="맑은 고딕" w:hint="eastAsia"/>
        </w:rPr>
        <w:t>i</w:t>
      </w:r>
      <w:r w:rsidR="0008563D">
        <w:rPr>
          <w:rFonts w:ascii="맑은 고딕" w:eastAsia="맑은 고딕" w:hAnsi="맑은 고딕"/>
        </w:rPr>
        <w:t>n vi</w:t>
      </w:r>
      <w:r w:rsidR="00071745">
        <w:rPr>
          <w:rFonts w:ascii="맑은 고딕" w:eastAsia="맑은 고딕" w:hAnsi="맑은 고딕"/>
        </w:rPr>
        <w:t>tro-in vivo extrapolation</w:t>
      </w:r>
      <w:r w:rsidR="00B179B1">
        <w:rPr>
          <w:rFonts w:ascii="맑은 고딕" w:eastAsia="맑은 고딕" w:hAnsi="맑은 고딕"/>
        </w:rPr>
        <w:t xml:space="preserve">, </w:t>
      </w:r>
      <w:r w:rsidR="00071745">
        <w:rPr>
          <w:rFonts w:ascii="맑은 고딕" w:eastAsia="맑은 고딕" w:hAnsi="맑은 고딕"/>
        </w:rPr>
        <w:t>IVIVE)</w:t>
      </w:r>
      <w:r w:rsidR="00B179B1">
        <w:rPr>
          <w:rFonts w:ascii="맑은 고딕" w:eastAsia="맑은 고딕" w:hAnsi="맑은 고딕"/>
        </w:rPr>
        <w:t xml:space="preserve"> </w:t>
      </w:r>
      <w:r w:rsidR="00B179B1">
        <w:rPr>
          <w:rFonts w:ascii="맑은 고딕" w:eastAsia="맑은 고딕" w:hAnsi="맑은 고딕" w:hint="eastAsia"/>
        </w:rPr>
        <w:t>할 때에는 주의하여야 한다.</w:t>
      </w:r>
      <w:r w:rsidR="0006008A">
        <w:rPr>
          <w:rFonts w:ascii="맑은 고딕" w:eastAsia="맑은 고딕" w:hAnsi="맑은 고딕"/>
        </w:rPr>
        <w:t xml:space="preserve"> </w:t>
      </w:r>
    </w:p>
    <w:p w14:paraId="15998766" w14:textId="39F78CE2" w:rsidR="00B121A8" w:rsidRPr="002F3854" w:rsidRDefault="00B121A8" w:rsidP="00B121A8">
      <w:pPr>
        <w:rPr>
          <w:rFonts w:ascii="맑은 고딕" w:eastAsia="맑은 고딕" w:hAnsi="맑은 고딕"/>
          <w:b/>
          <w:bCs/>
        </w:rPr>
      </w:pPr>
      <w:r>
        <w:rPr>
          <w:rFonts w:ascii="맑은 고딕" w:eastAsia="맑은 고딕" w:hAnsi="맑은 고딕"/>
          <w:b/>
          <w:bCs/>
        </w:rPr>
        <w:lastRenderedPageBreak/>
        <w:t>Uptake studies using recombinant cell lines</w:t>
      </w:r>
    </w:p>
    <w:p w14:paraId="7309D59B" w14:textId="52D16D9F" w:rsidR="00276387" w:rsidRDefault="00B121A8" w:rsidP="00B121A8">
      <w:pPr>
        <w:rPr>
          <w:rFonts w:ascii="맑은 고딕" w:eastAsia="맑은 고딕" w:hAnsi="맑은 고딕"/>
        </w:rPr>
      </w:pPr>
      <w:proofErr w:type="spellStart"/>
      <w:r>
        <w:rPr>
          <w:rFonts w:ascii="맑은 고딕" w:eastAsia="맑은 고딕" w:hAnsi="맑은 고딕" w:hint="eastAsia"/>
        </w:rPr>
        <w:t>수송체</w:t>
      </w:r>
      <w:proofErr w:type="spellEnd"/>
      <w:r>
        <w:rPr>
          <w:rFonts w:ascii="맑은 고딕" w:eastAsia="맑은 고딕" w:hAnsi="맑은 고딕" w:hint="eastAsia"/>
        </w:rPr>
        <w:t xml:space="preserve"> </w:t>
      </w:r>
      <w:proofErr w:type="spellStart"/>
      <w:r>
        <w:rPr>
          <w:rFonts w:ascii="맑은 고딕" w:eastAsia="맑은 고딕" w:hAnsi="맑은 고딕" w:hint="eastAsia"/>
        </w:rPr>
        <w:t>과발현</w:t>
      </w:r>
      <w:proofErr w:type="spellEnd"/>
      <w:r>
        <w:rPr>
          <w:rFonts w:ascii="맑은 고딕" w:eastAsia="맑은 고딕" w:hAnsi="맑은 고딕" w:hint="eastAsia"/>
        </w:rPr>
        <w:t xml:space="preserve"> 세포주를 이용한 </w:t>
      </w:r>
      <w:r>
        <w:rPr>
          <w:rFonts w:ascii="맑은 고딕" w:eastAsia="맑은 고딕" w:hAnsi="맑은 고딕"/>
        </w:rPr>
        <w:t xml:space="preserve">uptake </w:t>
      </w:r>
      <w:r>
        <w:rPr>
          <w:rFonts w:ascii="맑은 고딕" w:eastAsia="맑은 고딕" w:hAnsi="맑은 고딕" w:hint="eastAsia"/>
        </w:rPr>
        <w:t>실험은</w:t>
      </w:r>
      <w:r w:rsidR="00E416BD">
        <w:rPr>
          <w:rFonts w:ascii="맑은 고딕" w:eastAsia="맑은 고딕" w:hAnsi="맑은 고딕" w:hint="eastAsia"/>
        </w:rPr>
        <w:t xml:space="preserve"> 시험약물 처리 후,</w:t>
      </w:r>
      <w:r w:rsidR="00CE0F74">
        <w:rPr>
          <w:rFonts w:ascii="맑은 고딕" w:eastAsia="맑은 고딕" w:hAnsi="맑은 고딕" w:hint="eastAsia"/>
        </w:rPr>
        <w:t xml:space="preserve"> i</w:t>
      </w:r>
      <w:r w:rsidR="00CE0F74">
        <w:rPr>
          <w:rFonts w:ascii="맑은 고딕" w:eastAsia="맑은 고딕" w:hAnsi="맑은 고딕"/>
        </w:rPr>
        <w:t xml:space="preserve">ncubation </w:t>
      </w:r>
      <w:r w:rsidR="00CE0F74">
        <w:rPr>
          <w:rFonts w:ascii="맑은 고딕" w:eastAsia="맑은 고딕" w:hAnsi="맑은 고딕" w:hint="eastAsia"/>
        </w:rPr>
        <w:t xml:space="preserve">시간을 </w:t>
      </w:r>
      <w:r w:rsidR="00CE0F74">
        <w:rPr>
          <w:rFonts w:ascii="맑은 고딕" w:eastAsia="맑은 고딕" w:hAnsi="맑은 고딕"/>
        </w:rPr>
        <w:t>10</w:t>
      </w:r>
      <w:r w:rsidR="00CE0F74">
        <w:rPr>
          <w:rFonts w:ascii="맑은 고딕" w:eastAsia="맑은 고딕" w:hAnsi="맑은 고딕" w:hint="eastAsia"/>
        </w:rPr>
        <w:t>분 이내로 하는 것이 좋다.</w:t>
      </w:r>
      <w:r w:rsidR="00CE0F74">
        <w:rPr>
          <w:rFonts w:ascii="맑은 고딕" w:eastAsia="맑은 고딕" w:hAnsi="맑은 고딕"/>
        </w:rPr>
        <w:t xml:space="preserve"> </w:t>
      </w:r>
      <w:del w:id="88" w:author="Bae Soo Hyeon" w:date="2022-08-17T17:34:00Z">
        <w:r w:rsidR="00B96374" w:rsidDel="00562910">
          <w:rPr>
            <w:rFonts w:ascii="맑은 고딕" w:eastAsia="맑은 고딕" w:hAnsi="맑은 고딕" w:hint="eastAsia"/>
          </w:rPr>
          <w:delText xml:space="preserve">시험 약물의 </w:delText>
        </w:r>
        <w:r w:rsidR="00B96374" w:rsidDel="00562910">
          <w:rPr>
            <w:rFonts w:ascii="맑은 고딕" w:eastAsia="맑은 고딕" w:hAnsi="맑은 고딕"/>
          </w:rPr>
          <w:delText xml:space="preserve">uptake </w:delText>
        </w:r>
        <w:r w:rsidR="00B96374" w:rsidDel="00562910">
          <w:rPr>
            <w:rFonts w:ascii="맑은 고딕" w:eastAsia="맑은 고딕" w:hAnsi="맑은 고딕" w:hint="eastAsia"/>
          </w:rPr>
          <w:delText xml:space="preserve">수송체의 기질 여부 확인을 위해서, </w:delText>
        </w:r>
      </w:del>
      <w:proofErr w:type="spellStart"/>
      <w:r w:rsidR="00E33214">
        <w:rPr>
          <w:rFonts w:ascii="맑은 고딕" w:eastAsia="맑은 고딕" w:hAnsi="맑은 고딕" w:hint="eastAsia"/>
        </w:rPr>
        <w:t>과발현</w:t>
      </w:r>
      <w:proofErr w:type="spellEnd"/>
      <w:r w:rsidR="00E33214">
        <w:rPr>
          <w:rFonts w:ascii="맑은 고딕" w:eastAsia="맑은 고딕" w:hAnsi="맑은 고딕" w:hint="eastAsia"/>
        </w:rPr>
        <w:t xml:space="preserve"> 되지 않은 </w:t>
      </w:r>
      <w:proofErr w:type="spellStart"/>
      <w:r w:rsidR="00E33214">
        <w:rPr>
          <w:rFonts w:ascii="맑은 고딕" w:eastAsia="맑은 고딕" w:hAnsi="맑은 고딕" w:hint="eastAsia"/>
        </w:rPr>
        <w:t>세포주</w:t>
      </w:r>
      <w:proofErr w:type="spellEnd"/>
      <w:r w:rsidR="00E33214">
        <w:rPr>
          <w:rFonts w:ascii="맑은 고딕" w:eastAsia="맑은 고딕" w:hAnsi="맑은 고딕" w:hint="eastAsia"/>
        </w:rPr>
        <w:t>(</w:t>
      </w:r>
      <w:r w:rsidR="00E33214">
        <w:rPr>
          <w:rFonts w:ascii="맑은 고딕" w:eastAsia="맑은 고딕" w:hAnsi="맑은 고딕"/>
        </w:rPr>
        <w:t>wild</w:t>
      </w:r>
      <w:r w:rsidR="00E416BD">
        <w:rPr>
          <w:rFonts w:ascii="맑은 고딕" w:eastAsia="맑은 고딕" w:hAnsi="맑은 고딕"/>
        </w:rPr>
        <w:t>-type cells)</w:t>
      </w:r>
      <w:r w:rsidR="00B15F82">
        <w:rPr>
          <w:rFonts w:ascii="맑은 고딕" w:eastAsia="맑은 고딕" w:hAnsi="맑은 고딕" w:hint="eastAsia"/>
        </w:rPr>
        <w:t>에서의 결과</w:t>
      </w:r>
      <w:r w:rsidR="00E416BD">
        <w:rPr>
          <w:rFonts w:ascii="맑은 고딕" w:eastAsia="맑은 고딕" w:hAnsi="맑은 고딕" w:hint="eastAsia"/>
        </w:rPr>
        <w:t>와 비교</w:t>
      </w:r>
      <w:r w:rsidR="001B4B73">
        <w:rPr>
          <w:rFonts w:ascii="맑은 고딕" w:eastAsia="맑은 고딕" w:hAnsi="맑은 고딕" w:hint="eastAsia"/>
        </w:rPr>
        <w:t>하</w:t>
      </w:r>
      <w:r w:rsidR="00E416BD">
        <w:rPr>
          <w:rFonts w:ascii="맑은 고딕" w:eastAsia="맑은 고딕" w:hAnsi="맑은 고딕" w:hint="eastAsia"/>
        </w:rPr>
        <w:t>여</w:t>
      </w:r>
      <w:ins w:id="89" w:author="Bae Soo Hyeon" w:date="2022-08-17T17:33:00Z">
        <w:r w:rsidR="00383C9C">
          <w:rPr>
            <w:rFonts w:ascii="맑은 고딕" w:eastAsia="맑은 고딕" w:hAnsi="맑은 고딕" w:hint="eastAsia"/>
          </w:rPr>
          <w:t>,</w:t>
        </w:r>
      </w:ins>
      <w:r w:rsidR="00E416BD">
        <w:rPr>
          <w:rFonts w:ascii="맑은 고딕" w:eastAsia="맑은 고딕" w:hAnsi="맑은 고딕"/>
        </w:rPr>
        <w:t xml:space="preserve"> </w:t>
      </w:r>
      <w:proofErr w:type="spellStart"/>
      <w:r w:rsidR="00E416BD">
        <w:rPr>
          <w:rFonts w:ascii="맑은 고딕" w:eastAsia="맑은 고딕" w:hAnsi="맑은 고딕" w:hint="eastAsia"/>
        </w:rPr>
        <w:t>과발현</w:t>
      </w:r>
      <w:proofErr w:type="spellEnd"/>
      <w:r w:rsidR="00E416BD">
        <w:rPr>
          <w:rFonts w:ascii="맑은 고딕" w:eastAsia="맑은 고딕" w:hAnsi="맑은 고딕" w:hint="eastAsia"/>
        </w:rPr>
        <w:t xml:space="preserve"> 세포주에서 시험물질의 세포 내 축척이 많</w:t>
      </w:r>
      <w:r w:rsidR="001B4B73">
        <w:rPr>
          <w:rFonts w:ascii="맑은 고딕" w:eastAsia="맑은 고딕" w:hAnsi="맑은 고딕" w:hint="eastAsia"/>
        </w:rPr>
        <w:t>으면</w:t>
      </w:r>
      <w:ins w:id="90" w:author="Bae Soo Hyeon" w:date="2022-08-17T17:34:00Z">
        <w:r w:rsidR="00562910">
          <w:rPr>
            <w:rFonts w:ascii="맑은 고딕" w:eastAsia="맑은 고딕" w:hAnsi="맑은 고딕" w:hint="eastAsia"/>
          </w:rPr>
          <w:t>,</w:t>
        </w:r>
        <w:r w:rsidR="00562910">
          <w:rPr>
            <w:rFonts w:ascii="맑은 고딕" w:eastAsia="맑은 고딕" w:hAnsi="맑은 고딕"/>
          </w:rPr>
          <w:t xml:space="preserve"> </w:t>
        </w:r>
      </w:ins>
      <w:r w:rsidR="00E416BD">
        <w:rPr>
          <w:rFonts w:ascii="맑은 고딕" w:eastAsia="맑은 고딕" w:hAnsi="맑은 고딕" w:hint="eastAsia"/>
        </w:rPr>
        <w:t>u</w:t>
      </w:r>
      <w:r w:rsidR="00E416BD">
        <w:rPr>
          <w:rFonts w:ascii="맑은 고딕" w:eastAsia="맑은 고딕" w:hAnsi="맑은 고딕"/>
        </w:rPr>
        <w:t>p</w:t>
      </w:r>
      <w:r w:rsidR="00E416BD">
        <w:rPr>
          <w:rFonts w:ascii="맑은 고딕" w:eastAsia="맑은 고딕" w:hAnsi="맑은 고딕" w:hint="eastAsia"/>
        </w:rPr>
        <w:t>t</w:t>
      </w:r>
      <w:r w:rsidR="00E416BD">
        <w:rPr>
          <w:rFonts w:ascii="맑은 고딕" w:eastAsia="맑은 고딕" w:hAnsi="맑은 고딕"/>
        </w:rPr>
        <w:t xml:space="preserve">ake </w:t>
      </w:r>
      <w:r w:rsidR="00E416BD">
        <w:rPr>
          <w:rFonts w:ascii="맑은 고딕" w:eastAsia="맑은 고딕" w:hAnsi="맑은 고딕" w:hint="eastAsia"/>
        </w:rPr>
        <w:t>수송체에 의해 세포내로 물질이 이동되었</w:t>
      </w:r>
      <w:ins w:id="91" w:author="Bae Soo Hyeon" w:date="2022-08-17T17:34:00Z">
        <w:r w:rsidR="00FA7E87">
          <w:rPr>
            <w:rFonts w:ascii="맑은 고딕" w:eastAsia="맑은 고딕" w:hAnsi="맑은 고딕" w:hint="eastAsia"/>
          </w:rPr>
          <w:t>으며,</w:t>
        </w:r>
        <w:r w:rsidR="00FA7E87">
          <w:rPr>
            <w:rFonts w:ascii="맑은 고딕" w:eastAsia="맑은 고딕" w:hAnsi="맑은 고딕"/>
          </w:rPr>
          <w:t xml:space="preserve"> </w:t>
        </w:r>
        <w:r w:rsidR="00FA7E87">
          <w:rPr>
            <w:rFonts w:ascii="맑은 고딕" w:eastAsia="맑은 고딕" w:hAnsi="맑은 고딕" w:hint="eastAsia"/>
          </w:rPr>
          <w:t>이는</w:t>
        </w:r>
        <w:r w:rsidR="00FA7E87">
          <w:rPr>
            <w:rFonts w:ascii="맑은 고딕" w:eastAsia="맑은 고딕" w:hAnsi="맑은 고딕"/>
          </w:rPr>
          <w:t xml:space="preserve"> </w:t>
        </w:r>
        <w:r w:rsidR="00FA7E87">
          <w:rPr>
            <w:rFonts w:ascii="맑은 고딕" w:eastAsia="맑은 고딕" w:hAnsi="맑은 고딕" w:hint="eastAsia"/>
          </w:rPr>
          <w:t xml:space="preserve">시험물질이 </w:t>
        </w:r>
        <w:r w:rsidR="00FA7E87">
          <w:rPr>
            <w:rFonts w:ascii="맑은 고딕" w:eastAsia="맑은 고딕" w:hAnsi="맑은 고딕"/>
          </w:rPr>
          <w:t xml:space="preserve">uptake </w:t>
        </w:r>
        <w:r w:rsidR="00FA7E87">
          <w:rPr>
            <w:rFonts w:ascii="맑은 고딕" w:eastAsia="맑은 고딕" w:hAnsi="맑은 고딕" w:hint="eastAsia"/>
          </w:rPr>
          <w:t>수송체의 기질임</w:t>
        </w:r>
      </w:ins>
      <w:del w:id="92" w:author="Bae Soo Hyeon" w:date="2022-08-17T17:34:00Z">
        <w:r w:rsidR="00E416BD" w:rsidDel="00FA7E87">
          <w:rPr>
            <w:rFonts w:ascii="맑은 고딕" w:eastAsia="맑은 고딕" w:hAnsi="맑은 고딕" w:hint="eastAsia"/>
          </w:rPr>
          <w:delText>음</w:delText>
        </w:r>
      </w:del>
      <w:r w:rsidR="00E416BD">
        <w:rPr>
          <w:rFonts w:ascii="맑은 고딕" w:eastAsia="맑은 고딕" w:hAnsi="맑은 고딕" w:hint="eastAsia"/>
        </w:rPr>
        <w:t>을 의미한다.</w:t>
      </w:r>
      <w:r w:rsidR="00E416BD">
        <w:rPr>
          <w:rFonts w:ascii="맑은 고딕" w:eastAsia="맑은 고딕" w:hAnsi="맑은 고딕"/>
        </w:rPr>
        <w:t xml:space="preserve"> </w:t>
      </w:r>
      <w:r w:rsidR="00B96374">
        <w:rPr>
          <w:rFonts w:ascii="맑은 고딕" w:eastAsia="맑은 고딕" w:hAnsi="맑은 고딕" w:hint="eastAsia"/>
        </w:rPr>
        <w:t>또한,</w:t>
      </w:r>
      <w:r w:rsidR="00B96374">
        <w:rPr>
          <w:rFonts w:ascii="맑은 고딕" w:eastAsia="맑은 고딕" w:hAnsi="맑은 고딕"/>
        </w:rPr>
        <w:t xml:space="preserve"> </w:t>
      </w:r>
      <w:proofErr w:type="spellStart"/>
      <w:r w:rsidR="00EE635B">
        <w:rPr>
          <w:rFonts w:ascii="맑은 고딕" w:eastAsia="맑은 고딕" w:hAnsi="맑은 고딕" w:hint="eastAsia"/>
        </w:rPr>
        <w:t>수송체</w:t>
      </w:r>
      <w:proofErr w:type="spellEnd"/>
      <w:r w:rsidR="00EE635B">
        <w:rPr>
          <w:rFonts w:ascii="맑은 고딕" w:eastAsia="맑은 고딕" w:hAnsi="맑은 고딕" w:hint="eastAsia"/>
        </w:rPr>
        <w:t xml:space="preserve"> </w:t>
      </w:r>
      <w:r w:rsidR="00B96374">
        <w:rPr>
          <w:rFonts w:ascii="맑은 고딕" w:eastAsia="맑은 고딕" w:hAnsi="맑은 고딕" w:hint="eastAsia"/>
        </w:rPr>
        <w:t xml:space="preserve">저해제를 함께 처리하여 </w:t>
      </w:r>
      <w:r w:rsidR="00EE635B">
        <w:rPr>
          <w:rFonts w:ascii="맑은 고딕" w:eastAsia="맑은 고딕" w:hAnsi="맑은 고딕" w:hint="eastAsia"/>
        </w:rPr>
        <w:t>시험물질의 세포내 이동을 확인하여,</w:t>
      </w:r>
      <w:r w:rsidR="00EE635B">
        <w:rPr>
          <w:rFonts w:ascii="맑은 고딕" w:eastAsia="맑은 고딕" w:hAnsi="맑은 고딕"/>
        </w:rPr>
        <w:t xml:space="preserve"> </w:t>
      </w:r>
      <w:proofErr w:type="spellStart"/>
      <w:r w:rsidR="00EE635B">
        <w:rPr>
          <w:rFonts w:ascii="맑은 고딕" w:eastAsia="맑은 고딕" w:hAnsi="맑은 고딕" w:hint="eastAsia"/>
        </w:rPr>
        <w:t>수송체</w:t>
      </w:r>
      <w:proofErr w:type="spellEnd"/>
      <w:r w:rsidR="00EE635B">
        <w:rPr>
          <w:rFonts w:ascii="맑은 고딕" w:eastAsia="맑은 고딕" w:hAnsi="맑은 고딕" w:hint="eastAsia"/>
        </w:rPr>
        <w:t xml:space="preserve"> 기질성을 </w:t>
      </w:r>
      <w:r w:rsidR="00B96374">
        <w:rPr>
          <w:rFonts w:ascii="맑은 고딕" w:eastAsia="맑은 고딕" w:hAnsi="맑은 고딕" w:hint="eastAsia"/>
        </w:rPr>
        <w:t>확인할 수 있다.</w:t>
      </w:r>
      <w:r w:rsidR="00FB18C2">
        <w:rPr>
          <w:rFonts w:ascii="맑은 고딕" w:eastAsia="맑은 고딕" w:hAnsi="맑은 고딕"/>
        </w:rPr>
        <w:t xml:space="preserve"> </w:t>
      </w:r>
    </w:p>
    <w:p w14:paraId="0024DF4A" w14:textId="6B0F29C9" w:rsidR="00276387" w:rsidRDefault="00276387" w:rsidP="00B121A8">
      <w:pPr>
        <w:rPr>
          <w:rFonts w:ascii="맑은 고딕" w:eastAsia="맑은 고딕" w:hAnsi="맑은 고딕"/>
        </w:rPr>
      </w:pPr>
      <w:r>
        <w:rPr>
          <w:rFonts w:ascii="맑은 고딕" w:eastAsia="맑은 고딕" w:hAnsi="맑은 고딕" w:hint="eastAsia"/>
        </w:rPr>
        <w:t>시험약물이 u</w:t>
      </w:r>
      <w:r>
        <w:rPr>
          <w:rFonts w:ascii="맑은 고딕" w:eastAsia="맑은 고딕" w:hAnsi="맑은 고딕"/>
        </w:rPr>
        <w:t xml:space="preserve">ptake </w:t>
      </w:r>
      <w:r>
        <w:rPr>
          <w:rFonts w:ascii="맑은 고딕" w:eastAsia="맑은 고딕" w:hAnsi="맑은 고딕" w:hint="eastAsia"/>
        </w:rPr>
        <w:t xml:space="preserve">수송체의 </w:t>
      </w:r>
      <w:proofErr w:type="spellStart"/>
      <w:r>
        <w:rPr>
          <w:rFonts w:ascii="맑은 고딕" w:eastAsia="맑은 고딕" w:hAnsi="맑은 고딕" w:hint="eastAsia"/>
        </w:rPr>
        <w:t>저해제임을</w:t>
      </w:r>
      <w:proofErr w:type="spellEnd"/>
      <w:r>
        <w:rPr>
          <w:rFonts w:ascii="맑은 고딕" w:eastAsia="맑은 고딕" w:hAnsi="맑은 고딕" w:hint="eastAsia"/>
        </w:rPr>
        <w:t xml:space="preserve"> 확인하기 위해서는 </w:t>
      </w:r>
      <w:r w:rsidR="00350B3F">
        <w:rPr>
          <w:rFonts w:ascii="맑은 고딕" w:eastAsia="맑은 고딕" w:hAnsi="맑은 고딕" w:hint="eastAsia"/>
        </w:rPr>
        <w:t>잘 알려진 기질약물</w:t>
      </w:r>
      <w:r w:rsidR="00636C0C">
        <w:rPr>
          <w:rFonts w:ascii="맑은 고딕" w:eastAsia="맑은 고딕" w:hAnsi="맑은 고딕" w:hint="eastAsia"/>
        </w:rPr>
        <w:t>과 다양한 농도의 시험약물을 함께 처리하여,</w:t>
      </w:r>
      <w:r w:rsidR="00636C0C">
        <w:rPr>
          <w:rFonts w:ascii="맑은 고딕" w:eastAsia="맑은 고딕" w:hAnsi="맑은 고딕"/>
        </w:rPr>
        <w:t xml:space="preserve"> </w:t>
      </w:r>
      <w:r w:rsidR="00636C0C">
        <w:rPr>
          <w:rFonts w:ascii="맑은 고딕" w:eastAsia="맑은 고딕" w:hAnsi="맑은 고딕" w:hint="eastAsia"/>
        </w:rPr>
        <w:t>시험약물의 농도에 따른 기질 약물의</w:t>
      </w:r>
      <w:r w:rsidR="00350B3F">
        <w:rPr>
          <w:rFonts w:ascii="맑은 고딕" w:eastAsia="맑은 고딕" w:hAnsi="맑은 고딕" w:hint="eastAsia"/>
        </w:rPr>
        <w:t xml:space="preserve"> 세포 내 </w:t>
      </w:r>
      <w:r w:rsidR="00636C0C">
        <w:rPr>
          <w:rFonts w:ascii="맑은 고딕" w:eastAsia="맑은 고딕" w:hAnsi="맑은 고딕" w:hint="eastAsia"/>
        </w:rPr>
        <w:t>축척 변화량을 확인하여야 한다.</w:t>
      </w:r>
      <w:r w:rsidR="00636C0C">
        <w:rPr>
          <w:rFonts w:ascii="맑은 고딕" w:eastAsia="맑은 고딕" w:hAnsi="맑은 고딕"/>
        </w:rPr>
        <w:t xml:space="preserve"> </w:t>
      </w:r>
      <w:r w:rsidR="00636C0C">
        <w:rPr>
          <w:rFonts w:ascii="맑은 고딕" w:eastAsia="맑은 고딕" w:hAnsi="맑은 고딕" w:hint="eastAsia"/>
        </w:rPr>
        <w:t>이</w:t>
      </w:r>
      <w:r w:rsidR="00636C0C">
        <w:rPr>
          <w:rFonts w:ascii="맑은 고딕" w:eastAsia="맑은 고딕" w:hAnsi="맑은 고딕"/>
        </w:rPr>
        <w:t xml:space="preserve"> </w:t>
      </w:r>
      <w:r w:rsidR="00636C0C">
        <w:rPr>
          <w:rFonts w:ascii="맑은 고딕" w:eastAsia="맑은 고딕" w:hAnsi="맑은 고딕" w:hint="eastAsia"/>
        </w:rPr>
        <w:t>경우에도</w:t>
      </w:r>
      <w:r w:rsidR="00FB18D5">
        <w:rPr>
          <w:rFonts w:ascii="맑은 고딕" w:eastAsia="맑은 고딕" w:hAnsi="맑은 고딕"/>
        </w:rPr>
        <w:t xml:space="preserve"> </w:t>
      </w:r>
      <w:r w:rsidR="00FB18D5">
        <w:rPr>
          <w:rFonts w:ascii="맑은 고딕" w:eastAsia="맑은 고딕" w:hAnsi="맑은 고딕" w:hint="eastAsia"/>
        </w:rPr>
        <w:t>시험약물 처리 후,</w:t>
      </w:r>
      <w:r w:rsidR="00FB18D5">
        <w:rPr>
          <w:rFonts w:ascii="맑은 고딕" w:eastAsia="맑은 고딕" w:hAnsi="맑은 고딕"/>
        </w:rPr>
        <w:t xml:space="preserve"> incubation </w:t>
      </w:r>
      <w:r w:rsidR="00FB18D5">
        <w:rPr>
          <w:rFonts w:ascii="맑은 고딕" w:eastAsia="맑은 고딕" w:hAnsi="맑은 고딕" w:hint="eastAsia"/>
        </w:rPr>
        <w:t xml:space="preserve">시간을 </w:t>
      </w:r>
      <w:r w:rsidR="00FB18D5">
        <w:rPr>
          <w:rFonts w:ascii="맑은 고딕" w:eastAsia="맑은 고딕" w:hAnsi="맑은 고딕"/>
        </w:rPr>
        <w:t>10</w:t>
      </w:r>
      <w:r w:rsidR="00FB18D5">
        <w:rPr>
          <w:rFonts w:ascii="맑은 고딕" w:eastAsia="맑은 고딕" w:hAnsi="맑은 고딕" w:hint="eastAsia"/>
        </w:rPr>
        <w:t>분 이내로 하여,</w:t>
      </w:r>
      <w:r w:rsidR="00FB18D5">
        <w:rPr>
          <w:rFonts w:ascii="맑은 고딕" w:eastAsia="맑은 고딕" w:hAnsi="맑은 고딕"/>
        </w:rPr>
        <w:t xml:space="preserve"> </w:t>
      </w:r>
      <w:r w:rsidR="00FB18D5">
        <w:rPr>
          <w:rFonts w:ascii="맑은 고딕" w:eastAsia="맑은 고딕" w:hAnsi="맑은 고딕" w:hint="eastAsia"/>
        </w:rPr>
        <w:t>기질약물의 초기 u</w:t>
      </w:r>
      <w:r w:rsidR="00FB18D5">
        <w:rPr>
          <w:rFonts w:ascii="맑은 고딕" w:eastAsia="맑은 고딕" w:hAnsi="맑은 고딕"/>
        </w:rPr>
        <w:t xml:space="preserve">ptake </w:t>
      </w:r>
      <w:del w:id="93" w:author="Bae Soo Hyeon" w:date="2022-08-17T17:35:00Z">
        <w:r w:rsidR="00FB18D5" w:rsidDel="00457B17">
          <w:rPr>
            <w:rFonts w:ascii="맑은 고딕" w:eastAsia="맑은 고딕" w:hAnsi="맑은 고딕"/>
          </w:rPr>
          <w:delText>rate</w:delText>
        </w:r>
      </w:del>
      <w:ins w:id="94" w:author="Bae Soo Hyeon" w:date="2022-08-17T17:35:00Z">
        <w:r w:rsidR="00457B17">
          <w:rPr>
            <w:rFonts w:ascii="맑은 고딕" w:eastAsia="맑은 고딕" w:hAnsi="맑은 고딕" w:hint="eastAsia"/>
          </w:rPr>
          <w:t>속도</w:t>
        </w:r>
      </w:ins>
      <w:r w:rsidR="00FB18D5">
        <w:rPr>
          <w:rFonts w:ascii="맑은 고딕" w:eastAsia="맑은 고딕" w:hAnsi="맑은 고딕" w:hint="eastAsia"/>
        </w:rPr>
        <w:t>를 측정하여야 한다.</w:t>
      </w:r>
    </w:p>
    <w:p w14:paraId="5ADC6183" w14:textId="5A6CFB4C" w:rsidR="002F3854" w:rsidRPr="002F3854" w:rsidRDefault="002F3854" w:rsidP="00452D35">
      <w:pPr>
        <w:rPr>
          <w:rFonts w:ascii="맑은 고딕" w:eastAsia="맑은 고딕" w:hAnsi="맑은 고딕"/>
          <w:b/>
          <w:bCs/>
        </w:rPr>
      </w:pPr>
      <w:r w:rsidRPr="002F3854">
        <w:rPr>
          <w:rFonts w:ascii="맑은 고딕" w:eastAsia="맑은 고딕" w:hAnsi="맑은 고딕" w:hint="eastAsia"/>
          <w:b/>
          <w:bCs/>
        </w:rPr>
        <w:t>B</w:t>
      </w:r>
      <w:r w:rsidRPr="002F3854">
        <w:rPr>
          <w:rFonts w:ascii="맑은 고딕" w:eastAsia="맑은 고딕" w:hAnsi="맑은 고딕"/>
          <w:b/>
          <w:bCs/>
        </w:rPr>
        <w:t>idirectional transport systems</w:t>
      </w:r>
    </w:p>
    <w:p w14:paraId="22F82D19" w14:textId="5779679E" w:rsidR="00882E74" w:rsidRDefault="00D34C72" w:rsidP="00452D35">
      <w:pPr>
        <w:rPr>
          <w:rFonts w:ascii="맑은 고딕" w:eastAsia="맑은 고딕" w:hAnsi="맑은 고딕"/>
        </w:rPr>
      </w:pPr>
      <w:r>
        <w:rPr>
          <w:rFonts w:ascii="맑은 고딕" w:eastAsia="맑은 고딕" w:hAnsi="맑은 고딕" w:hint="eastAsia"/>
        </w:rPr>
        <w:t>E</w:t>
      </w:r>
      <w:r>
        <w:rPr>
          <w:rFonts w:ascii="맑은 고딕" w:eastAsia="맑은 고딕" w:hAnsi="맑은 고딕"/>
        </w:rPr>
        <w:t xml:space="preserve">fflux </w:t>
      </w:r>
      <w:r>
        <w:rPr>
          <w:rFonts w:ascii="맑은 고딕" w:eastAsia="맑은 고딕" w:hAnsi="맑은 고딕" w:hint="eastAsia"/>
        </w:rPr>
        <w:t xml:space="preserve">수송체의 </w:t>
      </w:r>
      <w:r w:rsidR="00792BD5">
        <w:rPr>
          <w:rFonts w:ascii="맑은 고딕" w:eastAsia="맑은 고딕" w:hAnsi="맑은 고딕" w:hint="eastAsia"/>
        </w:rPr>
        <w:t>기질성을 평가할 때에는 극성 세포 단층(</w:t>
      </w:r>
      <w:r w:rsidR="006B6BB6">
        <w:rPr>
          <w:rFonts w:ascii="맑은 고딕" w:eastAsia="맑은 고딕" w:hAnsi="맑은 고딕"/>
        </w:rPr>
        <w:t>polarized cell monolayers</w:t>
      </w:r>
      <w:r w:rsidR="00AD3EF0">
        <w:rPr>
          <w:rFonts w:ascii="맑은 고딕" w:eastAsia="맑은 고딕" w:hAnsi="맑은 고딕"/>
        </w:rPr>
        <w:t>)</w:t>
      </w:r>
      <w:r w:rsidR="006B6BB6">
        <w:rPr>
          <w:rFonts w:ascii="맑은 고딕" w:eastAsia="맑은 고딕" w:hAnsi="맑은 고딕" w:hint="eastAsia"/>
        </w:rPr>
        <w:t xml:space="preserve">을 이용한 양방향성 </w:t>
      </w:r>
      <w:proofErr w:type="spellStart"/>
      <w:r w:rsidR="006B6BB6">
        <w:rPr>
          <w:rFonts w:ascii="맑은 고딕" w:eastAsia="맑은 고딕" w:hAnsi="맑은 고딕" w:hint="eastAsia"/>
        </w:rPr>
        <w:t>수송체</w:t>
      </w:r>
      <w:proofErr w:type="spellEnd"/>
      <w:r w:rsidR="006B6BB6">
        <w:rPr>
          <w:rFonts w:ascii="맑은 고딕" w:eastAsia="맑은 고딕" w:hAnsi="맑은 고딕" w:hint="eastAsia"/>
        </w:rPr>
        <w:t xml:space="preserve"> 시험법(</w:t>
      </w:r>
      <w:r w:rsidR="006B6BB6">
        <w:rPr>
          <w:rFonts w:ascii="맑은 고딕" w:eastAsia="맑은 고딕" w:hAnsi="맑은 고딕"/>
        </w:rPr>
        <w:t>bidirectional transport assays)</w:t>
      </w:r>
      <w:r w:rsidR="00792BD5">
        <w:rPr>
          <w:rFonts w:ascii="맑은 고딕" w:eastAsia="맑은 고딕" w:hAnsi="맑은 고딕" w:hint="eastAsia"/>
        </w:rPr>
        <w:t xml:space="preserve">을 </w:t>
      </w:r>
      <w:r w:rsidR="00CC0CEC">
        <w:rPr>
          <w:rFonts w:ascii="맑은 고딕" w:eastAsia="맑은 고딕" w:hAnsi="맑은 고딕" w:hint="eastAsia"/>
        </w:rPr>
        <w:t xml:space="preserve">주로 </w:t>
      </w:r>
      <w:r w:rsidR="00792BD5">
        <w:rPr>
          <w:rFonts w:ascii="맑은 고딕" w:eastAsia="맑은 고딕" w:hAnsi="맑은 고딕" w:hint="eastAsia"/>
        </w:rPr>
        <w:t>사용한다</w:t>
      </w:r>
      <w:r w:rsidR="00FB443D">
        <w:rPr>
          <w:rFonts w:ascii="맑은 고딕" w:eastAsia="맑은 고딕" w:hAnsi="맑은 고딕" w:hint="eastAsia"/>
        </w:rPr>
        <w:t>.</w:t>
      </w:r>
      <w:r w:rsidR="00FB443D">
        <w:rPr>
          <w:rFonts w:ascii="맑은 고딕" w:eastAsia="맑은 고딕" w:hAnsi="맑은 고딕"/>
        </w:rPr>
        <w:t xml:space="preserve"> </w:t>
      </w:r>
      <w:r w:rsidR="00CC0CEC">
        <w:rPr>
          <w:rFonts w:ascii="맑은 고딕" w:eastAsia="맑은 고딕" w:hAnsi="맑은 고딕" w:hint="eastAsia"/>
        </w:rPr>
        <w:t xml:space="preserve">그림 </w:t>
      </w:r>
      <w:r w:rsidR="00CC0CEC">
        <w:rPr>
          <w:rFonts w:ascii="맑은 고딕" w:eastAsia="맑은 고딕" w:hAnsi="맑은 고딕"/>
        </w:rPr>
        <w:t>7-11</w:t>
      </w:r>
      <w:r w:rsidR="00FB443D">
        <w:rPr>
          <w:rFonts w:ascii="맑은 고딕" w:eastAsia="맑은 고딕" w:hAnsi="맑은 고딕" w:hint="eastAsia"/>
        </w:rPr>
        <w:t xml:space="preserve">에서처럼 양방향성 </w:t>
      </w:r>
      <w:proofErr w:type="spellStart"/>
      <w:r w:rsidR="00FB443D">
        <w:rPr>
          <w:rFonts w:ascii="맑은 고딕" w:eastAsia="맑은 고딕" w:hAnsi="맑은 고딕" w:hint="eastAsia"/>
        </w:rPr>
        <w:t>수송체</w:t>
      </w:r>
      <w:proofErr w:type="spellEnd"/>
      <w:r w:rsidR="00FB443D">
        <w:rPr>
          <w:rFonts w:ascii="맑은 고딕" w:eastAsia="맑은 고딕" w:hAnsi="맑은 고딕" w:hint="eastAsia"/>
        </w:rPr>
        <w:t xml:space="preserve"> 시스템은 </w:t>
      </w:r>
      <w:r w:rsidR="003437B7">
        <w:rPr>
          <w:rFonts w:ascii="맑은 고딕" w:eastAsia="맑은 고딕" w:hAnsi="맑은 고딕"/>
        </w:rPr>
        <w:t>a</w:t>
      </w:r>
      <w:r w:rsidR="00FB443D">
        <w:rPr>
          <w:rFonts w:ascii="맑은 고딕" w:eastAsia="맑은 고딕" w:hAnsi="맑은 고딕"/>
        </w:rPr>
        <w:t xml:space="preserve">pical </w:t>
      </w:r>
      <w:r w:rsidR="003437B7">
        <w:rPr>
          <w:rFonts w:ascii="맑은 고딕" w:eastAsia="맑은 고딕" w:hAnsi="맑은 고딕" w:hint="eastAsia"/>
        </w:rPr>
        <w:t>(A</w:t>
      </w:r>
      <w:r w:rsidR="003437B7">
        <w:rPr>
          <w:rFonts w:ascii="맑은 고딕" w:eastAsia="맑은 고딕" w:hAnsi="맑은 고딕"/>
        </w:rPr>
        <w:t xml:space="preserve">) </w:t>
      </w:r>
      <w:r w:rsidR="00C427A5">
        <w:rPr>
          <w:rFonts w:ascii="맑은 고딕" w:eastAsia="맑은 고딕" w:hAnsi="맑은 고딕" w:hint="eastAsia"/>
        </w:rPr>
        <w:t>부분</w:t>
      </w:r>
      <w:r w:rsidR="003437B7">
        <w:rPr>
          <w:rFonts w:ascii="맑은 고딕" w:eastAsia="맑은 고딕" w:hAnsi="맑은 고딕" w:hint="eastAsia"/>
        </w:rPr>
        <w:t xml:space="preserve">과 </w:t>
      </w:r>
      <w:r w:rsidR="003437B7">
        <w:rPr>
          <w:rFonts w:ascii="맑은 고딕" w:eastAsia="맑은 고딕" w:hAnsi="맑은 고딕"/>
        </w:rPr>
        <w:t>basolateral (B)</w:t>
      </w:r>
      <w:r w:rsidR="00792BD5">
        <w:rPr>
          <w:rFonts w:ascii="맑은 고딕" w:eastAsia="맑은 고딕" w:hAnsi="맑은 고딕" w:hint="eastAsia"/>
        </w:rPr>
        <w:t xml:space="preserve"> </w:t>
      </w:r>
      <w:r w:rsidR="00C427A5">
        <w:rPr>
          <w:rFonts w:ascii="맑은 고딕" w:eastAsia="맑은 고딕" w:hAnsi="맑은 고딕" w:hint="eastAsia"/>
        </w:rPr>
        <w:t>부분</w:t>
      </w:r>
      <w:r w:rsidR="000362AF">
        <w:rPr>
          <w:rFonts w:ascii="맑은 고딕" w:eastAsia="맑은 고딕" w:hAnsi="맑은 고딕" w:hint="eastAsia"/>
        </w:rPr>
        <w:t>이 있으며,</w:t>
      </w:r>
      <w:r w:rsidR="000362AF">
        <w:rPr>
          <w:rFonts w:ascii="맑은 고딕" w:eastAsia="맑은 고딕" w:hAnsi="맑은 고딕"/>
        </w:rPr>
        <w:t xml:space="preserve"> </w:t>
      </w:r>
      <w:r w:rsidR="000362AF">
        <w:rPr>
          <w:rFonts w:ascii="맑은 고딕" w:eastAsia="맑은 고딕" w:hAnsi="맑은 고딕" w:hint="eastAsia"/>
        </w:rPr>
        <w:t xml:space="preserve">시험약물을 </w:t>
      </w:r>
      <w:r w:rsidR="000362AF">
        <w:rPr>
          <w:rFonts w:ascii="맑은 고딕" w:eastAsia="맑은 고딕" w:hAnsi="맑은 고딕"/>
        </w:rPr>
        <w:t>A</w:t>
      </w:r>
      <w:r w:rsidR="000362AF">
        <w:rPr>
          <w:rFonts w:ascii="맑은 고딕" w:eastAsia="맑은 고딕" w:hAnsi="맑은 고딕" w:hint="eastAsia"/>
        </w:rPr>
        <w:t xml:space="preserve"> </w:t>
      </w:r>
      <w:r w:rsidR="00C427A5">
        <w:rPr>
          <w:rFonts w:ascii="맑은 고딕" w:eastAsia="맑은 고딕" w:hAnsi="맑은 고딕" w:hint="eastAsia"/>
        </w:rPr>
        <w:t>부분</w:t>
      </w:r>
      <w:r w:rsidR="000362AF">
        <w:rPr>
          <w:rFonts w:ascii="맑은 고딕" w:eastAsia="맑은 고딕" w:hAnsi="맑은 고딕" w:hint="eastAsia"/>
        </w:rPr>
        <w:t>에 처리 후,</w:t>
      </w:r>
      <w:r w:rsidR="000362AF">
        <w:rPr>
          <w:rFonts w:ascii="맑은 고딕" w:eastAsia="맑은 고딕" w:hAnsi="맑은 고딕"/>
        </w:rPr>
        <w:t xml:space="preserve"> A</w:t>
      </w:r>
      <w:r w:rsidR="00C427A5">
        <w:rPr>
          <w:rFonts w:ascii="맑은 고딕" w:eastAsia="맑은 고딕" w:hAnsi="맑은 고딕" w:hint="eastAsia"/>
        </w:rPr>
        <w:t xml:space="preserve">에서 </w:t>
      </w:r>
      <w:r w:rsidR="00C427A5">
        <w:rPr>
          <w:rFonts w:ascii="맑은 고딕" w:eastAsia="맑은 고딕" w:hAnsi="맑은 고딕"/>
        </w:rPr>
        <w:t>B</w:t>
      </w:r>
      <w:r w:rsidR="00C427A5">
        <w:rPr>
          <w:rFonts w:ascii="맑은 고딕" w:eastAsia="맑은 고딕" w:hAnsi="맑은 고딕" w:hint="eastAsia"/>
        </w:rPr>
        <w:t>로 이동하는</w:t>
      </w:r>
      <w:r w:rsidR="00756533">
        <w:rPr>
          <w:rFonts w:ascii="맑은 고딕" w:eastAsia="맑은 고딕" w:hAnsi="맑은 고딕" w:hint="eastAsia"/>
        </w:rPr>
        <w:t xml:space="preserve"> </w:t>
      </w:r>
      <w:r w:rsidR="00F60518">
        <w:rPr>
          <w:rFonts w:ascii="맑은 고딕" w:eastAsia="맑은 고딕" w:hAnsi="맑은 고딕" w:hint="eastAsia"/>
        </w:rPr>
        <w:t>약물의 이동</w:t>
      </w:r>
      <w:r w:rsidR="00756533">
        <w:rPr>
          <w:rFonts w:ascii="맑은 고딕" w:eastAsia="맑은 고딕" w:hAnsi="맑은 고딕" w:hint="eastAsia"/>
        </w:rPr>
        <w:t xml:space="preserve">속도를 확인하거나 </w:t>
      </w:r>
      <w:r w:rsidR="00756533">
        <w:rPr>
          <w:rFonts w:ascii="맑은 고딕" w:eastAsia="맑은 고딕" w:hAnsi="맑은 고딕"/>
        </w:rPr>
        <w:t xml:space="preserve">(A-B </w:t>
      </w:r>
      <w:r w:rsidR="00756533">
        <w:rPr>
          <w:rFonts w:ascii="맑은 고딕" w:eastAsia="맑은 고딕" w:hAnsi="맑은 고딕" w:hint="eastAsia"/>
        </w:rPr>
        <w:t>t</w:t>
      </w:r>
      <w:r w:rsidR="00756533">
        <w:rPr>
          <w:rFonts w:ascii="맑은 고딕" w:eastAsia="맑은 고딕" w:hAnsi="맑은 고딕"/>
        </w:rPr>
        <w:t xml:space="preserve">ransport), </w:t>
      </w:r>
      <w:r w:rsidR="00756533">
        <w:rPr>
          <w:rFonts w:ascii="맑은 고딕" w:eastAsia="맑은 고딕" w:hAnsi="맑은 고딕" w:hint="eastAsia"/>
        </w:rPr>
        <w:t xml:space="preserve">반대로 시험약물을 </w:t>
      </w:r>
      <w:r w:rsidR="00756533">
        <w:rPr>
          <w:rFonts w:ascii="맑은 고딕" w:eastAsia="맑은 고딕" w:hAnsi="맑은 고딕"/>
        </w:rPr>
        <w:t>B</w:t>
      </w:r>
      <w:r w:rsidR="00756533">
        <w:rPr>
          <w:rFonts w:ascii="맑은 고딕" w:eastAsia="맑은 고딕" w:hAnsi="맑은 고딕" w:hint="eastAsia"/>
        </w:rPr>
        <w:t>부분에 처리 후,</w:t>
      </w:r>
      <w:r w:rsidR="00756533">
        <w:rPr>
          <w:rFonts w:ascii="맑은 고딕" w:eastAsia="맑은 고딕" w:hAnsi="맑은 고딕"/>
        </w:rPr>
        <w:t xml:space="preserve"> </w:t>
      </w:r>
      <w:r w:rsidR="00756533">
        <w:rPr>
          <w:rFonts w:ascii="맑은 고딕" w:eastAsia="맑은 고딕" w:hAnsi="맑은 고딕" w:hint="eastAsia"/>
        </w:rPr>
        <w:t>B에서 A로 이동하는 약물의 이동속도</w:t>
      </w:r>
      <w:r w:rsidR="00756533">
        <w:rPr>
          <w:rFonts w:ascii="맑은 고딕" w:eastAsia="맑은 고딕" w:hAnsi="맑은 고딕"/>
        </w:rPr>
        <w:t xml:space="preserve"> </w:t>
      </w:r>
      <w:r w:rsidR="00F60518">
        <w:rPr>
          <w:rFonts w:ascii="맑은 고딕" w:eastAsia="맑은 고딕" w:hAnsi="맑은 고딕" w:hint="eastAsia"/>
        </w:rPr>
        <w:t xml:space="preserve">확인 </w:t>
      </w:r>
      <w:r w:rsidR="00F60518">
        <w:rPr>
          <w:rFonts w:ascii="맑은 고딕" w:eastAsia="맑은 고딕" w:hAnsi="맑은 고딕"/>
        </w:rPr>
        <w:t>(</w:t>
      </w:r>
      <w:r w:rsidR="00F60518">
        <w:rPr>
          <w:rFonts w:ascii="맑은 고딕" w:eastAsia="맑은 고딕" w:hAnsi="맑은 고딕" w:hint="eastAsia"/>
        </w:rPr>
        <w:t>B</w:t>
      </w:r>
      <w:r w:rsidR="00F60518">
        <w:rPr>
          <w:rFonts w:ascii="맑은 고딕" w:eastAsia="맑은 고딕" w:hAnsi="맑은 고딕"/>
        </w:rPr>
        <w:t xml:space="preserve">-A transport) </w:t>
      </w:r>
      <w:r w:rsidR="00F60518">
        <w:rPr>
          <w:rFonts w:ascii="맑은 고딕" w:eastAsia="맑은 고딕" w:hAnsi="맑은 고딕" w:hint="eastAsia"/>
        </w:rPr>
        <w:t>할 수 있다.</w:t>
      </w:r>
      <w:r w:rsidR="00770505">
        <w:rPr>
          <w:rFonts w:ascii="맑은 고딕" w:eastAsia="맑은 고딕" w:hAnsi="맑은 고딕"/>
        </w:rPr>
        <w:t xml:space="preserve"> </w:t>
      </w:r>
      <w:r w:rsidR="00770505">
        <w:rPr>
          <w:rFonts w:ascii="맑은 고딕" w:eastAsia="맑은 고딕" w:hAnsi="맑은 고딕" w:hint="eastAsia"/>
        </w:rPr>
        <w:t>이러한 이동 속도를 투과도</w:t>
      </w:r>
      <w:r w:rsidR="00770505">
        <w:rPr>
          <w:rFonts w:ascii="맑은 고딕" w:eastAsia="맑은 고딕" w:hAnsi="맑은 고딕"/>
        </w:rPr>
        <w:t xml:space="preserve">(apparent permeability, </w:t>
      </w:r>
      <w:r w:rsidR="00770505">
        <w:rPr>
          <w:rFonts w:ascii="맑은 고딕" w:eastAsia="맑은 고딕" w:hAnsi="맑은 고딕" w:hint="eastAsia"/>
        </w:rPr>
        <w:t>P</w:t>
      </w:r>
      <w:r w:rsidR="00770505" w:rsidRPr="00770505">
        <w:rPr>
          <w:rFonts w:ascii="맑은 고딕" w:eastAsia="맑은 고딕" w:hAnsi="맑은 고딕" w:hint="eastAsia"/>
          <w:vertAlign w:val="subscript"/>
        </w:rPr>
        <w:t>app</w:t>
      </w:r>
      <w:r w:rsidR="00770505">
        <w:rPr>
          <w:rFonts w:ascii="맑은 고딕" w:eastAsia="맑은 고딕" w:hAnsi="맑은 고딕" w:hint="eastAsia"/>
        </w:rPr>
        <w:t>)</w:t>
      </w:r>
      <w:proofErr w:type="spellStart"/>
      <w:r w:rsidR="00770505">
        <w:rPr>
          <w:rFonts w:ascii="맑은 고딕" w:eastAsia="맑은 고딕" w:hAnsi="맑은 고딕" w:hint="eastAsia"/>
        </w:rPr>
        <w:t>라고</w:t>
      </w:r>
      <w:proofErr w:type="spellEnd"/>
      <w:r w:rsidR="00770505">
        <w:rPr>
          <w:rFonts w:ascii="맑은 고딕" w:eastAsia="맑은 고딕" w:hAnsi="맑은 고딕" w:hint="eastAsia"/>
        </w:rPr>
        <w:t xml:space="preserve"> </w:t>
      </w:r>
      <w:ins w:id="95" w:author="Bae Soo Hyeon" w:date="2022-08-17T17:36:00Z">
        <w:r w:rsidR="003F75EE">
          <w:rPr>
            <w:rFonts w:ascii="맑은 고딕" w:eastAsia="맑은 고딕" w:hAnsi="맑은 고딕" w:hint="eastAsia"/>
          </w:rPr>
          <w:t>한다.</w:t>
        </w:r>
      </w:ins>
      <w:del w:id="96" w:author="Bae Soo Hyeon" w:date="2022-08-17T17:36:00Z">
        <w:r w:rsidR="00770505" w:rsidDel="003F75EE">
          <w:rPr>
            <w:rFonts w:ascii="맑은 고딕" w:eastAsia="맑은 고딕" w:hAnsi="맑은 고딕" w:hint="eastAsia"/>
          </w:rPr>
          <w:delText>하며,</w:delText>
        </w:r>
      </w:del>
      <w:r w:rsidR="001F2125">
        <w:rPr>
          <w:rFonts w:ascii="맑은 고딕" w:eastAsia="맑은 고딕" w:hAnsi="맑은 고딕"/>
        </w:rPr>
        <w:t xml:space="preserve"> </w:t>
      </w:r>
      <w:r w:rsidR="001F2125">
        <w:rPr>
          <w:rFonts w:ascii="맑은 고딕" w:eastAsia="맑은 고딕" w:hAnsi="맑은 고딕" w:hint="eastAsia"/>
        </w:rPr>
        <w:t xml:space="preserve">사용한 </w:t>
      </w:r>
      <w:proofErr w:type="spellStart"/>
      <w:r w:rsidR="001F2125">
        <w:rPr>
          <w:rFonts w:ascii="맑은 고딕" w:eastAsia="맑은 고딕" w:hAnsi="맑은 고딕" w:hint="eastAsia"/>
        </w:rPr>
        <w:t>세포주</w:t>
      </w:r>
      <w:proofErr w:type="spellEnd"/>
      <w:r w:rsidR="001F2125">
        <w:rPr>
          <w:rFonts w:ascii="맑은 고딕" w:eastAsia="맑은 고딕" w:hAnsi="맑은 고딕" w:hint="eastAsia"/>
        </w:rPr>
        <w:t xml:space="preserve"> 자체에 존재하고 있는 e</w:t>
      </w:r>
      <w:r w:rsidR="001F2125">
        <w:rPr>
          <w:rFonts w:ascii="맑은 고딕" w:eastAsia="맑은 고딕" w:hAnsi="맑은 고딕"/>
        </w:rPr>
        <w:t xml:space="preserve">fflux </w:t>
      </w:r>
      <w:proofErr w:type="spellStart"/>
      <w:r w:rsidR="001F2125">
        <w:rPr>
          <w:rFonts w:ascii="맑은 고딕" w:eastAsia="맑은 고딕" w:hAnsi="맑은 고딕" w:hint="eastAsia"/>
        </w:rPr>
        <w:t>수송체</w:t>
      </w:r>
      <w:proofErr w:type="spellEnd"/>
      <w:r w:rsidR="001F2125">
        <w:rPr>
          <w:rFonts w:ascii="맑은 고딕" w:eastAsia="맑은 고딕" w:hAnsi="맑은 고딕" w:hint="eastAsia"/>
        </w:rPr>
        <w:t xml:space="preserve"> 때문에</w:t>
      </w:r>
      <w:r w:rsidR="0064250F">
        <w:rPr>
          <w:rFonts w:ascii="맑은 고딕" w:eastAsia="맑은 고딕" w:hAnsi="맑은 고딕"/>
        </w:rPr>
        <w:t xml:space="preserve"> </w:t>
      </w:r>
      <w:r w:rsidR="0064250F">
        <w:rPr>
          <w:rFonts w:ascii="맑은 고딕" w:eastAsia="맑은 고딕" w:hAnsi="맑은 고딕" w:hint="eastAsia"/>
        </w:rPr>
        <w:t>e</w:t>
      </w:r>
      <w:r w:rsidR="0064250F">
        <w:rPr>
          <w:rFonts w:ascii="맑은 고딕" w:eastAsia="맑은 고딕" w:hAnsi="맑은 고딕"/>
        </w:rPr>
        <w:t>fflux</w:t>
      </w:r>
      <w:r w:rsidR="0064250F">
        <w:rPr>
          <w:rFonts w:ascii="맑은 고딕" w:eastAsia="맑은 고딕" w:hAnsi="맑은 고딕" w:hint="eastAsia"/>
        </w:rPr>
        <w:t xml:space="preserve"> 수송체의 기질 약물인 경우에 </w:t>
      </w:r>
      <w:r w:rsidR="0064250F">
        <w:rPr>
          <w:rFonts w:ascii="맑은 고딕" w:eastAsia="맑은 고딕" w:hAnsi="맑은 고딕"/>
        </w:rPr>
        <w:t xml:space="preserve">B-A/A-B </w:t>
      </w:r>
      <w:r w:rsidR="0064250F">
        <w:rPr>
          <w:rFonts w:ascii="맑은 고딕" w:eastAsia="맑은 고딕" w:hAnsi="맑은 고딕" w:hint="eastAsia"/>
        </w:rPr>
        <w:t xml:space="preserve">비가 </w:t>
      </w:r>
      <w:proofErr w:type="spellStart"/>
      <w:r w:rsidR="0064250F">
        <w:rPr>
          <w:rFonts w:ascii="맑은 고딕" w:eastAsia="맑은 고딕" w:hAnsi="맑은 고딕" w:hint="eastAsia"/>
        </w:rPr>
        <w:t>차이날</w:t>
      </w:r>
      <w:proofErr w:type="spellEnd"/>
      <w:r w:rsidR="0064250F">
        <w:rPr>
          <w:rFonts w:ascii="맑은 고딕" w:eastAsia="맑은 고딕" w:hAnsi="맑은 고딕" w:hint="eastAsia"/>
        </w:rPr>
        <w:t xml:space="preserve"> 수 있다.</w:t>
      </w:r>
      <w:r w:rsidR="0064250F">
        <w:rPr>
          <w:rFonts w:ascii="맑은 고딕" w:eastAsia="맑은 고딕" w:hAnsi="맑은 고딕"/>
        </w:rPr>
        <w:t xml:space="preserve"> </w:t>
      </w:r>
      <w:r w:rsidR="0064250F">
        <w:rPr>
          <w:rFonts w:ascii="맑은 고딕" w:eastAsia="맑은 고딕" w:hAnsi="맑은 고딕" w:hint="eastAsia"/>
        </w:rPr>
        <w:t>일반적으로,</w:t>
      </w:r>
      <w:r w:rsidR="0064250F">
        <w:rPr>
          <w:rFonts w:ascii="맑은 고딕" w:eastAsia="맑은 고딕" w:hAnsi="맑은 고딕"/>
        </w:rPr>
        <w:t xml:space="preserve"> B-A/A-B </w:t>
      </w:r>
      <w:r w:rsidR="006F0D02">
        <w:rPr>
          <w:rFonts w:ascii="맑은 고딕" w:eastAsia="맑은 고딕" w:hAnsi="맑은 고딕" w:hint="eastAsia"/>
        </w:rPr>
        <w:t xml:space="preserve">비가 </w:t>
      </w:r>
      <w:r w:rsidR="006F0D02">
        <w:rPr>
          <w:rFonts w:ascii="맑은 고딕" w:eastAsia="맑은 고딕" w:hAnsi="맑은 고딕"/>
        </w:rPr>
        <w:t xml:space="preserve">2 </w:t>
      </w:r>
      <w:r w:rsidR="006F0D02">
        <w:rPr>
          <w:rFonts w:ascii="맑은 고딕" w:eastAsia="맑은 고딕" w:hAnsi="맑은 고딕" w:hint="eastAsia"/>
        </w:rPr>
        <w:t>이상이면,</w:t>
      </w:r>
      <w:r w:rsidR="006F0D02">
        <w:rPr>
          <w:rFonts w:ascii="맑은 고딕" w:eastAsia="맑은 고딕" w:hAnsi="맑은 고딕"/>
        </w:rPr>
        <w:t xml:space="preserve"> </w:t>
      </w:r>
      <w:r w:rsidR="006F0D02">
        <w:rPr>
          <w:rFonts w:ascii="맑은 고딕" w:eastAsia="맑은 고딕" w:hAnsi="맑은 고딕" w:hint="eastAsia"/>
        </w:rPr>
        <w:t>그 약물은 e</w:t>
      </w:r>
      <w:r w:rsidR="006F0D02">
        <w:rPr>
          <w:rFonts w:ascii="맑은 고딕" w:eastAsia="맑은 고딕" w:hAnsi="맑은 고딕"/>
        </w:rPr>
        <w:t xml:space="preserve">fflux </w:t>
      </w:r>
      <w:r w:rsidR="006F0D02">
        <w:rPr>
          <w:rFonts w:ascii="맑은 고딕" w:eastAsia="맑은 고딕" w:hAnsi="맑은 고딕" w:hint="eastAsia"/>
        </w:rPr>
        <w:t>수송체의 기질로 간주된다.</w:t>
      </w:r>
      <w:r w:rsidR="006F0D02">
        <w:rPr>
          <w:rFonts w:ascii="맑은 고딕" w:eastAsia="맑은 고딕" w:hAnsi="맑은 고딕"/>
        </w:rPr>
        <w:t xml:space="preserve"> </w:t>
      </w:r>
      <w:r w:rsidR="001B179D">
        <w:rPr>
          <w:rFonts w:ascii="맑은 고딕" w:eastAsia="맑은 고딕" w:hAnsi="맑은 고딕" w:hint="eastAsia"/>
        </w:rPr>
        <w:t>이러한 경우,</w:t>
      </w:r>
      <w:r w:rsidR="001B179D">
        <w:rPr>
          <w:rFonts w:ascii="맑은 고딕" w:eastAsia="맑은 고딕" w:hAnsi="맑은 고딕"/>
        </w:rPr>
        <w:t xml:space="preserve"> </w:t>
      </w:r>
      <w:r w:rsidR="001B179D">
        <w:rPr>
          <w:rFonts w:ascii="맑은 고딕" w:eastAsia="맑은 고딕" w:hAnsi="맑은 고딕" w:hint="eastAsia"/>
        </w:rPr>
        <w:t xml:space="preserve">대표적인 </w:t>
      </w:r>
      <w:r w:rsidR="001B179D">
        <w:rPr>
          <w:rFonts w:ascii="맑은 고딕" w:eastAsia="맑은 고딕" w:hAnsi="맑은 고딕"/>
        </w:rPr>
        <w:t xml:space="preserve">efflux </w:t>
      </w:r>
      <w:r w:rsidR="001B179D">
        <w:rPr>
          <w:rFonts w:ascii="맑은 고딕" w:eastAsia="맑은 고딕" w:hAnsi="맑은 고딕" w:hint="eastAsia"/>
        </w:rPr>
        <w:t xml:space="preserve">수송체인 </w:t>
      </w:r>
      <w:r w:rsidR="001B179D">
        <w:rPr>
          <w:rFonts w:ascii="맑은 고딕" w:eastAsia="맑은 고딕" w:hAnsi="맑은 고딕"/>
        </w:rPr>
        <w:t>P-</w:t>
      </w:r>
      <w:proofErr w:type="spellStart"/>
      <w:r w:rsidR="001B179D">
        <w:rPr>
          <w:rFonts w:ascii="맑은 고딕" w:eastAsia="맑은 고딕" w:hAnsi="맑은 고딕" w:hint="eastAsia"/>
        </w:rPr>
        <w:t>g</w:t>
      </w:r>
      <w:r w:rsidR="001B179D">
        <w:rPr>
          <w:rFonts w:ascii="맑은 고딕" w:eastAsia="맑은 고딕" w:hAnsi="맑은 고딕"/>
        </w:rPr>
        <w:t>p</w:t>
      </w:r>
      <w:proofErr w:type="spellEnd"/>
      <w:r w:rsidR="001B179D">
        <w:rPr>
          <w:rFonts w:ascii="맑은 고딕" w:eastAsia="맑은 고딕" w:hAnsi="맑은 고딕"/>
        </w:rPr>
        <w:t xml:space="preserve"> </w:t>
      </w:r>
      <w:r w:rsidR="001B179D">
        <w:rPr>
          <w:rFonts w:ascii="맑은 고딕" w:eastAsia="맑은 고딕" w:hAnsi="맑은 고딕" w:hint="eastAsia"/>
        </w:rPr>
        <w:t xml:space="preserve">또는 </w:t>
      </w:r>
      <w:r w:rsidR="001B179D">
        <w:rPr>
          <w:rFonts w:ascii="맑은 고딕" w:eastAsia="맑은 고딕" w:hAnsi="맑은 고딕"/>
        </w:rPr>
        <w:t xml:space="preserve">BCRP </w:t>
      </w:r>
      <w:r w:rsidR="001B179D">
        <w:rPr>
          <w:rFonts w:ascii="맑은 고딕" w:eastAsia="맑은 고딕" w:hAnsi="맑은 고딕" w:hint="eastAsia"/>
        </w:rPr>
        <w:t>등의 저해제</w:t>
      </w:r>
      <w:r w:rsidR="001B179D">
        <w:rPr>
          <w:rFonts w:ascii="맑은 고딕" w:eastAsia="맑은 고딕" w:hAnsi="맑은 고딕"/>
        </w:rPr>
        <w:t xml:space="preserve">를 </w:t>
      </w:r>
      <w:r w:rsidR="001B179D">
        <w:rPr>
          <w:rFonts w:ascii="맑은 고딕" w:eastAsia="맑은 고딕" w:hAnsi="맑은 고딕" w:hint="eastAsia"/>
        </w:rPr>
        <w:t>시험약물과 함께 처리하여,</w:t>
      </w:r>
      <w:r w:rsidR="00400CC5">
        <w:rPr>
          <w:rFonts w:ascii="맑은 고딕" w:eastAsia="맑은 고딕" w:hAnsi="맑은 고딕"/>
        </w:rPr>
        <w:t xml:space="preserve"> </w:t>
      </w:r>
      <w:r w:rsidR="00400CC5">
        <w:rPr>
          <w:rFonts w:ascii="맑은 고딕" w:eastAsia="맑은 고딕" w:hAnsi="맑은 고딕" w:hint="eastAsia"/>
        </w:rPr>
        <w:t>수동 수송(p</w:t>
      </w:r>
      <w:r w:rsidR="00400CC5">
        <w:rPr>
          <w:rFonts w:ascii="맑은 고딕" w:eastAsia="맑은 고딕" w:hAnsi="맑은 고딕"/>
        </w:rPr>
        <w:t>assive transport)</w:t>
      </w:r>
      <w:r w:rsidR="00400CC5">
        <w:rPr>
          <w:rFonts w:ascii="맑은 고딕" w:eastAsia="맑은 고딕" w:hAnsi="맑은 고딕" w:hint="eastAsia"/>
        </w:rPr>
        <w:t>되는</w:t>
      </w:r>
      <w:r w:rsidR="00EF2EA2">
        <w:rPr>
          <w:rFonts w:ascii="맑은 고딕" w:eastAsia="맑은 고딕" w:hAnsi="맑은 고딕" w:hint="eastAsia"/>
        </w:rPr>
        <w:t xml:space="preserve"> 시험 약물의 </w:t>
      </w:r>
      <w:r w:rsidR="004B1116">
        <w:rPr>
          <w:rFonts w:ascii="맑은 고딕" w:eastAsia="맑은 고딕" w:hAnsi="맑은 고딕" w:hint="eastAsia"/>
        </w:rPr>
        <w:t>P</w:t>
      </w:r>
      <w:r w:rsidR="004B1116" w:rsidRPr="00770505">
        <w:rPr>
          <w:rFonts w:ascii="맑은 고딕" w:eastAsia="맑은 고딕" w:hAnsi="맑은 고딕" w:hint="eastAsia"/>
          <w:vertAlign w:val="subscript"/>
        </w:rPr>
        <w:t>app</w:t>
      </w:r>
      <w:r w:rsidR="00400CC5">
        <w:rPr>
          <w:rFonts w:ascii="맑은 고딕" w:eastAsia="맑은 고딕" w:hAnsi="맑은 고딕" w:hint="eastAsia"/>
        </w:rPr>
        <w:t xml:space="preserve">만 </w:t>
      </w:r>
      <w:r w:rsidR="00EF2EA2">
        <w:rPr>
          <w:rFonts w:ascii="맑은 고딕" w:eastAsia="맑은 고딕" w:hAnsi="맑은 고딕" w:hint="eastAsia"/>
        </w:rPr>
        <w:t>확인하거나,</w:t>
      </w:r>
      <w:r w:rsidR="00EF2EA2">
        <w:rPr>
          <w:rFonts w:ascii="맑은 고딕" w:eastAsia="맑은 고딕" w:hAnsi="맑은 고딕"/>
        </w:rPr>
        <w:t xml:space="preserve"> efflux </w:t>
      </w:r>
      <w:r w:rsidR="00EF2EA2">
        <w:rPr>
          <w:rFonts w:ascii="맑은 고딕" w:eastAsia="맑은 고딕" w:hAnsi="맑은 고딕" w:hint="eastAsia"/>
        </w:rPr>
        <w:t xml:space="preserve">수송체가 </w:t>
      </w:r>
      <w:proofErr w:type="spellStart"/>
      <w:r w:rsidR="00EF2EA2">
        <w:rPr>
          <w:rFonts w:ascii="맑은 고딕" w:eastAsia="맑은 고딕" w:hAnsi="맑은 고딕" w:hint="eastAsia"/>
        </w:rPr>
        <w:t>과발현된</w:t>
      </w:r>
      <w:proofErr w:type="spellEnd"/>
      <w:r w:rsidR="00EF2EA2">
        <w:rPr>
          <w:rFonts w:ascii="맑은 고딕" w:eastAsia="맑은 고딕" w:hAnsi="맑은 고딕" w:hint="eastAsia"/>
        </w:rPr>
        <w:t xml:space="preserve"> 세포주를 이용하여,</w:t>
      </w:r>
      <w:r w:rsidR="00EF2EA2">
        <w:rPr>
          <w:rFonts w:ascii="맑은 고딕" w:eastAsia="맑은 고딕" w:hAnsi="맑은 고딕"/>
        </w:rPr>
        <w:t xml:space="preserve"> </w:t>
      </w:r>
      <w:r w:rsidR="004B1116">
        <w:rPr>
          <w:rFonts w:ascii="맑은 고딕" w:eastAsia="맑은 고딕" w:hAnsi="맑은 고딕" w:hint="eastAsia"/>
        </w:rPr>
        <w:t>수송체에 의해 능동 수송되는 P</w:t>
      </w:r>
      <w:r w:rsidR="004B1116" w:rsidRPr="00770505">
        <w:rPr>
          <w:rFonts w:ascii="맑은 고딕" w:eastAsia="맑은 고딕" w:hAnsi="맑은 고딕" w:hint="eastAsia"/>
          <w:vertAlign w:val="subscript"/>
        </w:rPr>
        <w:t>app</w:t>
      </w:r>
      <w:r w:rsidR="004B1116">
        <w:rPr>
          <w:rFonts w:ascii="맑은 고딕" w:eastAsia="맑은 고딕" w:hAnsi="맑은 고딕" w:hint="eastAsia"/>
        </w:rPr>
        <w:t>를 확인할 수 있다.</w:t>
      </w:r>
      <w:r w:rsidR="00C47F32">
        <w:rPr>
          <w:rFonts w:ascii="맑은 고딕" w:eastAsia="맑은 고딕" w:hAnsi="맑은 고딕"/>
        </w:rPr>
        <w:t xml:space="preserve"> </w:t>
      </w:r>
      <w:r w:rsidR="00C47F32">
        <w:rPr>
          <w:rFonts w:ascii="맑은 고딕" w:eastAsia="맑은 고딕" w:hAnsi="맑은 고딕" w:hint="eastAsia"/>
        </w:rPr>
        <w:t>P</w:t>
      </w:r>
      <w:r w:rsidR="00C47F32" w:rsidRPr="00770505">
        <w:rPr>
          <w:rFonts w:ascii="맑은 고딕" w:eastAsia="맑은 고딕" w:hAnsi="맑은 고딕" w:hint="eastAsia"/>
          <w:vertAlign w:val="subscript"/>
        </w:rPr>
        <w:t>app</w:t>
      </w:r>
      <w:r w:rsidR="00C47F32">
        <w:rPr>
          <w:rFonts w:ascii="맑은 고딕" w:eastAsia="맑은 고딕" w:hAnsi="맑은 고딕" w:hint="eastAsia"/>
        </w:rPr>
        <w:t>를 구하는 식은 아래와 같다.</w:t>
      </w:r>
    </w:p>
    <w:p w14:paraId="1D23A233" w14:textId="77777777" w:rsidR="00C47F32" w:rsidRDefault="00C47F32" w:rsidP="00452D35">
      <w:pPr>
        <w:rPr>
          <w:rFonts w:ascii="맑은 고딕" w:eastAsia="맑은 고딕" w:hAnsi="맑은 고딕"/>
        </w:rPr>
      </w:pPr>
    </w:p>
    <w:p w14:paraId="32234687" w14:textId="37C105CF" w:rsidR="00C47F32" w:rsidRPr="004B1116" w:rsidRDefault="00000000" w:rsidP="00452D35">
      <w:pPr>
        <w:rPr>
          <w:rFonts w:ascii="맑은 고딕" w:eastAsia="맑은 고딕" w:hAnsi="맑은 고딕"/>
        </w:rPr>
      </w:pPr>
      <m:oMathPara>
        <m:oMath>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P</m:t>
              </m:r>
            </m:e>
            <m:sub>
              <m:r>
                <m:rPr>
                  <m:sty m:val="p"/>
                </m:rPr>
                <w:rPr>
                  <w:rFonts w:ascii="Cambria Math" w:eastAsia="맑은 고딕" w:hAnsi="Cambria Math"/>
                  <w:vertAlign w:val="subscript"/>
                </w:rPr>
                <m:t>app</m:t>
              </m:r>
            </m:sub>
          </m:sSub>
          <m:r>
            <w:rPr>
              <w:rFonts w:ascii="Cambria Math" w:eastAsia="맑은 고딕" w:hAnsi="Cambria Math"/>
              <w:vertAlign w:val="subscript"/>
            </w:rPr>
            <m:t xml:space="preserve">= </m:t>
          </m:r>
          <m:f>
            <m:fPr>
              <m:ctrlPr>
                <w:rPr>
                  <w:rFonts w:ascii="Cambria Math" w:eastAsia="맑은 고딕" w:hAnsi="Cambria Math"/>
                  <w:i/>
                  <w:iCs/>
                  <w:vertAlign w:val="subscript"/>
                </w:rPr>
              </m:ctrlPr>
            </m:fPr>
            <m:num>
              <m:r>
                <w:rPr>
                  <w:rFonts w:ascii="Cambria Math" w:eastAsia="맑은 고딕" w:hAnsi="Cambria Math"/>
                  <w:vertAlign w:val="subscript"/>
                </w:rPr>
                <m:t xml:space="preserve">Volume of receptor chamber (mL) </m:t>
              </m:r>
            </m:num>
            <m:den>
              <m:r>
                <w:rPr>
                  <w:rFonts w:ascii="Cambria Math" w:eastAsia="맑은 고딕" w:hAnsi="Cambria Math"/>
                  <w:vertAlign w:val="subscript"/>
                </w:rPr>
                <m:t>Membrane area (</m:t>
              </m:r>
              <m:sSup>
                <m:sSupPr>
                  <m:ctrlPr>
                    <w:rPr>
                      <w:rFonts w:ascii="Cambria Math" w:eastAsia="맑은 고딕" w:hAnsi="Cambria Math"/>
                      <w:i/>
                      <w:iCs/>
                      <w:vertAlign w:val="subscript"/>
                    </w:rPr>
                  </m:ctrlPr>
                </m:sSupPr>
                <m:e>
                  <m:r>
                    <w:rPr>
                      <w:rFonts w:ascii="Cambria Math" w:eastAsia="맑은 고딕" w:hAnsi="Cambria Math"/>
                      <w:vertAlign w:val="subscript"/>
                    </w:rPr>
                    <m:t>cm</m:t>
                  </m:r>
                </m:e>
                <m:sup>
                  <m:r>
                    <w:rPr>
                      <w:rFonts w:ascii="Cambria Math" w:eastAsia="맑은 고딕" w:hAnsi="Cambria Math"/>
                      <w:vertAlign w:val="subscript"/>
                    </w:rPr>
                    <m:t>2</m:t>
                  </m:r>
                </m:sup>
              </m:sSup>
              <m:r>
                <w:rPr>
                  <w:rFonts w:ascii="Cambria Math" w:eastAsia="맑은 고딕" w:hAnsi="Cambria Math"/>
                  <w:vertAlign w:val="subscript"/>
                </w:rPr>
                <m:t xml:space="preserve">)× </m:t>
              </m:r>
              <m:sSub>
                <m:sSubPr>
                  <m:ctrlPr>
                    <w:rPr>
                      <w:rFonts w:ascii="Cambria Math" w:eastAsia="맑은 고딕" w:hAnsi="Cambria Math"/>
                      <w:i/>
                      <w:iCs/>
                      <w:vertAlign w:val="subscript"/>
                    </w:rPr>
                  </m:ctrlPr>
                </m:sSubPr>
                <m:e>
                  <m:r>
                    <w:rPr>
                      <w:rFonts w:ascii="Cambria Math" w:eastAsia="맑은 고딕" w:hAnsi="Cambria Math"/>
                      <w:vertAlign w:val="subscript"/>
                    </w:rPr>
                    <m:t>Concentration</m:t>
                  </m:r>
                </m:e>
                <m:sub>
                  <m:r>
                    <w:rPr>
                      <w:rFonts w:ascii="Cambria Math" w:eastAsia="맑은 고딕" w:hAnsi="Cambria Math"/>
                      <w:vertAlign w:val="subscript"/>
                    </w:rPr>
                    <m:t>initial</m:t>
                  </m:r>
                </m:sub>
              </m:sSub>
              <m:r>
                <w:rPr>
                  <w:rFonts w:ascii="Cambria Math" w:eastAsia="맑은 고딕" w:hAnsi="Cambria Math"/>
                  <w:vertAlign w:val="subscript"/>
                </w:rPr>
                <m:t>(μM)</m:t>
              </m:r>
            </m:den>
          </m:f>
          <m:r>
            <w:rPr>
              <w:rFonts w:ascii="Cambria Math" w:eastAsia="맑은 고딕" w:hAnsi="Cambria Math"/>
              <w:vertAlign w:val="subscript"/>
            </w:rPr>
            <m:t xml:space="preserve"> × </m:t>
          </m:r>
          <m:f>
            <m:fPr>
              <m:ctrlPr>
                <w:rPr>
                  <w:rFonts w:ascii="Cambria Math" w:eastAsia="맑은 고딕" w:hAnsi="Cambria Math"/>
                  <w:i/>
                  <w:iCs/>
                  <w:vertAlign w:val="subscript"/>
                </w:rPr>
              </m:ctrlPr>
            </m:fPr>
            <m:num>
              <m:r>
                <w:rPr>
                  <w:rFonts w:ascii="Cambria Math" w:eastAsia="맑은 고딕" w:hAnsi="Cambria Math"/>
                  <w:vertAlign w:val="subscript"/>
                </w:rPr>
                <m:t xml:space="preserve">∆ Concentration (μM) </m:t>
              </m:r>
            </m:num>
            <m:den>
              <m:r>
                <w:rPr>
                  <w:rFonts w:ascii="Cambria Math" w:eastAsia="맑은 고딕" w:hAnsi="Cambria Math"/>
                  <w:vertAlign w:val="subscript"/>
                </w:rPr>
                <m:t>∆ time (s)</m:t>
              </m:r>
            </m:den>
          </m:f>
        </m:oMath>
      </m:oMathPara>
    </w:p>
    <w:p w14:paraId="63BDFE0E" w14:textId="6C390ACE" w:rsidR="00EF203D" w:rsidRDefault="00F761F8" w:rsidP="005F2261">
      <w:pPr>
        <w:rPr>
          <w:rFonts w:ascii="맑은 고딕" w:eastAsia="맑은 고딕" w:hAnsi="맑은 고딕"/>
        </w:rPr>
      </w:pPr>
      <w:r>
        <w:rPr>
          <w:noProof/>
        </w:rPr>
        <w:lastRenderedPageBreak/>
        <mc:AlternateContent>
          <mc:Choice Requires="wps">
            <w:drawing>
              <wp:anchor distT="0" distB="0" distL="114300" distR="114300" simplePos="0" relativeHeight="251670528" behindDoc="0" locked="0" layoutInCell="1" allowOverlap="1" wp14:anchorId="63607EA4" wp14:editId="5B7A1241">
                <wp:simplePos x="0" y="0"/>
                <wp:positionH relativeFrom="column">
                  <wp:posOffset>327025</wp:posOffset>
                </wp:positionH>
                <wp:positionV relativeFrom="paragraph">
                  <wp:posOffset>1979930</wp:posOffset>
                </wp:positionV>
                <wp:extent cx="488569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885690" cy="635"/>
                        </a:xfrm>
                        <a:prstGeom prst="rect">
                          <a:avLst/>
                        </a:prstGeom>
                        <a:solidFill>
                          <a:prstClr val="white"/>
                        </a:solidFill>
                        <a:ln>
                          <a:noFill/>
                        </a:ln>
                      </wps:spPr>
                      <wps:txbx>
                        <w:txbxContent>
                          <w:p w14:paraId="5B266D39" w14:textId="0CF4E366" w:rsidR="00F761F8" w:rsidRPr="00147116" w:rsidRDefault="00F761F8" w:rsidP="00F761F8">
                            <w:pPr>
                              <w:pStyle w:val="af"/>
                              <w:rPr>
                                <w:rFonts w:ascii="맑은 고딕" w:eastAsia="맑은 고딕" w:hAnsi="맑은 고딕"/>
                              </w:rPr>
                            </w:pPr>
                            <w:r>
                              <w:t xml:space="preserve">그림 </w:t>
                            </w:r>
                            <w:fldSimple w:instr=" STYLEREF 1 \s ">
                              <w:r w:rsidR="001B0728">
                                <w:rPr>
                                  <w:noProof/>
                                </w:rPr>
                                <w:t>7</w:t>
                              </w:r>
                            </w:fldSimple>
                            <w:r w:rsidR="001B0728">
                              <w:noBreakHyphen/>
                            </w:r>
                            <w:fldSimple w:instr=" SEQ 그림 \* ARABIC \s 1 ">
                              <w:r w:rsidR="001B0728">
                                <w:rPr>
                                  <w:noProof/>
                                </w:rPr>
                                <w:t>11</w:t>
                              </w:r>
                            </w:fldSimple>
                            <w:r>
                              <w:t xml:space="preserve">. </w:t>
                            </w:r>
                            <w:r w:rsidR="002D2217">
                              <w:t>In vitro bi</w:t>
                            </w:r>
                            <w:r>
                              <w:t>directional transport system</w:t>
                            </w:r>
                            <w:r w:rsidR="002D2217">
                              <w:t xml:space="preserve"> (</w:t>
                            </w:r>
                            <w:r w:rsidR="002D2217">
                              <w:rPr>
                                <w:rFonts w:hint="eastAsia"/>
                              </w:rPr>
                              <w:t xml:space="preserve">좌)와 </w:t>
                            </w:r>
                            <w:r w:rsidR="00857374">
                              <w:rPr>
                                <w:rFonts w:hint="eastAsia"/>
                              </w:rPr>
                              <w:t>C</w:t>
                            </w:r>
                            <w:r w:rsidR="00857374">
                              <w:t xml:space="preserve">aCO-2 </w:t>
                            </w:r>
                            <w:r w:rsidR="00857374">
                              <w:rPr>
                                <w:rFonts w:hint="eastAsia"/>
                              </w:rPr>
                              <w:t xml:space="preserve">세포 단층 </w:t>
                            </w:r>
                            <w:r w:rsidR="00857374">
                              <w:t>(</w:t>
                            </w:r>
                            <w:r w:rsidR="00857374">
                              <w:rPr>
                                <w:rFonts w:hint="eastAsia"/>
                              </w:rPr>
                              <w:t>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07EA4" id="Text Box 24" o:spid="_x0000_s1027" type="#_x0000_t202" style="position:absolute;left:0;text-align:left;margin-left:25.75pt;margin-top:155.9pt;width:384.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" stroked="f">
                <v:textbox style="mso-fit-shape-to-text:t" inset="0,0,0,0">
                  <w:txbxContent>
                    <w:p w14:paraId="5B266D39" w14:textId="0CF4E366" w:rsidR="00F761F8" w:rsidRPr="00147116" w:rsidRDefault="00F761F8" w:rsidP="00F761F8">
                      <w:pPr>
                        <w:pStyle w:val="af"/>
                        <w:rPr>
                          <w:rFonts w:ascii="맑은 고딕" w:eastAsia="맑은 고딕" w:hAnsi="맑은 고딕"/>
                        </w:rPr>
                      </w:pPr>
                      <w:r>
                        <w:t xml:space="preserve">그림 </w:t>
                      </w:r>
                      <w:fldSimple w:instr=" STYLEREF 1 \s ">
                        <w:r w:rsidR="001B0728">
                          <w:rPr>
                            <w:noProof/>
                          </w:rPr>
                          <w:t>7</w:t>
                        </w:r>
                      </w:fldSimple>
                      <w:r w:rsidR="001B0728">
                        <w:noBreakHyphen/>
                      </w:r>
                      <w:fldSimple w:instr=" SEQ 그림 \* ARABIC \s 1 ">
                        <w:r w:rsidR="001B0728">
                          <w:rPr>
                            <w:noProof/>
                          </w:rPr>
                          <w:t>11</w:t>
                        </w:r>
                      </w:fldSimple>
                      <w:r>
                        <w:t xml:space="preserve">. </w:t>
                      </w:r>
                      <w:r w:rsidR="002D2217">
                        <w:t>In vitro bi</w:t>
                      </w:r>
                      <w:r>
                        <w:t>directional transport system</w:t>
                      </w:r>
                      <w:r w:rsidR="002D2217">
                        <w:t xml:space="preserve"> (</w:t>
                      </w:r>
                      <w:r w:rsidR="002D2217">
                        <w:rPr>
                          <w:rFonts w:hint="eastAsia"/>
                        </w:rPr>
                        <w:t xml:space="preserve">좌)와 </w:t>
                      </w:r>
                      <w:r w:rsidR="00857374">
                        <w:rPr>
                          <w:rFonts w:hint="eastAsia"/>
                        </w:rPr>
                        <w:t>C</w:t>
                      </w:r>
                      <w:r w:rsidR="00857374">
                        <w:t xml:space="preserve">aCO-2 </w:t>
                      </w:r>
                      <w:r w:rsidR="00857374">
                        <w:rPr>
                          <w:rFonts w:hint="eastAsia"/>
                        </w:rPr>
                        <w:t xml:space="preserve">세포 단층 </w:t>
                      </w:r>
                      <w:r w:rsidR="00857374">
                        <w:t>(</w:t>
                      </w:r>
                      <w:r w:rsidR="00857374">
                        <w:rPr>
                          <w:rFonts w:hint="eastAsia"/>
                        </w:rPr>
                        <w:t>우)</w:t>
                      </w:r>
                    </w:p>
                  </w:txbxContent>
                </v:textbox>
                <w10:wrap type="topAndBottom"/>
              </v:shape>
            </w:pict>
          </mc:Fallback>
        </mc:AlternateContent>
      </w:r>
      <w:r w:rsidR="00C14DC1" w:rsidRPr="00C14DC1">
        <w:rPr>
          <w:rFonts w:ascii="맑은 고딕" w:eastAsia="맑은 고딕" w:hAnsi="맑은 고딕"/>
          <w:noProof/>
        </w:rPr>
        <mc:AlternateContent>
          <mc:Choice Requires="wpg">
            <w:drawing>
              <wp:anchor distT="0" distB="0" distL="114300" distR="114300" simplePos="0" relativeHeight="251668480" behindDoc="0" locked="0" layoutInCell="1" allowOverlap="1" wp14:anchorId="0F0F5014" wp14:editId="2F75CD50">
                <wp:simplePos x="0" y="0"/>
                <wp:positionH relativeFrom="column">
                  <wp:posOffset>327205</wp:posOffset>
                </wp:positionH>
                <wp:positionV relativeFrom="paragraph">
                  <wp:posOffset>245234</wp:posOffset>
                </wp:positionV>
                <wp:extent cx="4885690" cy="1677670"/>
                <wp:effectExtent l="0" t="0" r="0" b="0"/>
                <wp:wrapTopAndBottom/>
                <wp:docPr id="17" name="그룹 3"/>
                <wp:cNvGraphicFramePr/>
                <a:graphic xmlns:a="http://schemas.openxmlformats.org/drawingml/2006/main">
                  <a:graphicData uri="http://schemas.microsoft.com/office/word/2010/wordprocessingGroup">
                    <wpg:wgp>
                      <wpg:cNvGrpSpPr/>
                      <wpg:grpSpPr>
                        <a:xfrm>
                          <a:off x="0" y="0"/>
                          <a:ext cx="4885690" cy="1677670"/>
                          <a:chOff x="0" y="0"/>
                          <a:chExt cx="7426889" cy="2196925"/>
                        </a:xfrm>
                      </wpg:grpSpPr>
                      <pic:pic xmlns:pic="http://schemas.openxmlformats.org/drawingml/2006/picture">
                        <pic:nvPicPr>
                          <pic:cNvPr id="19" name="Picture 2"/>
                          <pic:cNvPicPr>
                            <a:picLocks noChangeAspect="1"/>
                          </pic:cNvPicPr>
                        </pic:nvPicPr>
                        <pic:blipFill>
                          <a:blip r:embed="rId28"/>
                          <a:stretch>
                            <a:fillRect/>
                          </a:stretch>
                        </pic:blipFill>
                        <pic:spPr>
                          <a:xfrm>
                            <a:off x="4514850" y="85052"/>
                            <a:ext cx="2912039" cy="1839669"/>
                          </a:xfrm>
                          <a:prstGeom prst="rect">
                            <a:avLst/>
                          </a:prstGeom>
                        </pic:spPr>
                      </pic:pic>
                      <wpg:grpSp>
                        <wpg:cNvPr id="20" name="그룹 20"/>
                        <wpg:cNvGrpSpPr/>
                        <wpg:grpSpPr>
                          <a:xfrm>
                            <a:off x="0" y="0"/>
                            <a:ext cx="4514850" cy="2196925"/>
                            <a:chOff x="0" y="0"/>
                            <a:chExt cx="4514850" cy="2196925"/>
                          </a:xfrm>
                        </wpg:grpSpPr>
                        <pic:pic xmlns:pic="http://schemas.openxmlformats.org/drawingml/2006/picture">
                          <pic:nvPicPr>
                            <pic:cNvPr id="21" name="그림 21"/>
                            <pic:cNvPicPr>
                              <a:picLocks noChangeAspect="1"/>
                            </pic:cNvPicPr>
                          </pic:nvPicPr>
                          <pic:blipFill>
                            <a:blip r:embed="rId29"/>
                            <a:stretch>
                              <a:fillRect/>
                            </a:stretch>
                          </pic:blipFill>
                          <pic:spPr>
                            <a:xfrm>
                              <a:off x="0" y="0"/>
                              <a:ext cx="4514850" cy="2009775"/>
                            </a:xfrm>
                            <a:prstGeom prst="rect">
                              <a:avLst/>
                            </a:prstGeom>
                          </pic:spPr>
                        </pic:pic>
                        <wps:wsp>
                          <wps:cNvPr id="23" name="TextBox 11"/>
                          <wps:cNvSpPr txBox="1"/>
                          <wps:spPr>
                            <a:xfrm>
                              <a:off x="1158872" y="1861010"/>
                              <a:ext cx="3023235" cy="335915"/>
                            </a:xfrm>
                            <a:prstGeom prst="rect">
                              <a:avLst/>
                            </a:prstGeom>
                            <a:noFill/>
                          </wps:spPr>
                          <wps:txbx>
                            <w:txbxContent>
                              <w:p w14:paraId="34E4BB87" w14:textId="77777777" w:rsidR="00C14DC1" w:rsidRDefault="00C14DC1" w:rsidP="00C14DC1">
                                <w:pPr>
                                  <w:jc w:val="right"/>
                                  <w:rPr>
                                    <w:rFonts w:hAnsi="나눔명조"/>
                                    <w:color w:val="000000" w:themeColor="text1"/>
                                    <w:kern w:val="24"/>
                                    <w:sz w:val="16"/>
                                    <w:szCs w:val="16"/>
                                  </w:rPr>
                                </w:pPr>
                                <w:r>
                                  <w:rPr>
                                    <w:rFonts w:hAnsi="나눔명조" w:hint="eastAsia"/>
                                    <w:color w:val="000000" w:themeColor="text1"/>
                                    <w:kern w:val="24"/>
                                    <w:sz w:val="16"/>
                                    <w:szCs w:val="16"/>
                                  </w:rPr>
                                  <w:t>https://brunswicklabs.com/</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0F0F5014" id="그룹 3" o:spid="_x0000_s1028" style="position:absolute;left:0;text-align:left;margin-left:25.75pt;margin-top:19.3pt;width:384.7pt;height:132.1pt;z-index:251668480;mso-width-relative:margin;mso-height-relative:margin" coordsize="74268,2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left:45148;top:850;width:29120;height:18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">
                  <v:imagedata r:id="rId30" o:title=""/>
                </v:shape>
                <v:group id="그룹 20" o:spid="_x0000_s1030" style="position:absolute;width:45148;height:21969" coordsize="45148,21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그림 21" o:spid="_x0000_s1031" type="#_x0000_t75" style="position:absolute;width:45148;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">
                    <v:imagedata r:id="rId31" o:title=""/>
                  </v:shape>
                  <v:shape id="TextBox 11" o:spid="_x0000_s1032" type="#_x0000_t202" style="position:absolute;left:11588;top:18610;width:30233;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34E4BB87" w14:textId="77777777" w:rsidR="00C14DC1" w:rsidRDefault="00C14DC1" w:rsidP="00C14DC1">
                          <w:pPr>
                            <w:jc w:val="right"/>
                            <w:rPr>
                              <w:rFonts w:hAnsi="나눔명조"/>
                              <w:color w:val="000000" w:themeColor="text1"/>
                              <w:kern w:val="24"/>
                              <w:sz w:val="16"/>
                              <w:szCs w:val="16"/>
                            </w:rPr>
                          </w:pPr>
                          <w:r>
                            <w:rPr>
                              <w:rFonts w:hAnsi="나눔명조" w:hint="eastAsia"/>
                              <w:color w:val="000000" w:themeColor="text1"/>
                              <w:kern w:val="24"/>
                              <w:sz w:val="16"/>
                              <w:szCs w:val="16"/>
                            </w:rPr>
                            <w:t>https://brunswicklabs.com/</w:t>
                          </w:r>
                        </w:p>
                      </w:txbxContent>
                    </v:textbox>
                  </v:shape>
                </v:group>
                <w10:wrap type="topAndBottom"/>
              </v:group>
            </w:pict>
          </mc:Fallback>
        </mc:AlternateContent>
      </w:r>
    </w:p>
    <w:p w14:paraId="60C30D3D" w14:textId="77777777" w:rsidR="004675FE" w:rsidRDefault="004675FE" w:rsidP="004675FE">
      <w:pPr>
        <w:rPr>
          <w:ins w:id="97" w:author="Bae Soo Hyeon" w:date="2022-08-17T17:38:00Z"/>
          <w:rFonts w:ascii="맑은 고딕" w:eastAsia="맑은 고딕" w:hAnsi="맑은 고딕"/>
        </w:rPr>
      </w:pPr>
    </w:p>
    <w:p w14:paraId="793268E7" w14:textId="26FD5C1A" w:rsidR="004A08BE" w:rsidRDefault="004B1116" w:rsidP="004675FE">
      <w:pPr>
        <w:rPr>
          <w:rFonts w:ascii="맑은 고딕" w:eastAsia="맑은 고딕" w:hAnsi="맑은 고딕"/>
        </w:rPr>
        <w:pPrChange w:id="98" w:author="Bae Soo Hyeon" w:date="2022-08-17T17:38:00Z">
          <w:pPr/>
        </w:pPrChange>
      </w:pPr>
      <w:r>
        <w:rPr>
          <w:rFonts w:ascii="맑은 고딕" w:eastAsia="맑은 고딕" w:hAnsi="맑은 고딕" w:hint="eastAsia"/>
        </w:rPr>
        <w:t xml:space="preserve">시험에 사용될 수 있는 세포주는 대표적으로 </w:t>
      </w:r>
      <w:r>
        <w:rPr>
          <w:rFonts w:ascii="맑은 고딕" w:eastAsia="맑은 고딕" w:hAnsi="맑은 고딕"/>
        </w:rPr>
        <w:t xml:space="preserve">CaCO-2, </w:t>
      </w:r>
      <w:r>
        <w:rPr>
          <w:rFonts w:ascii="맑은 고딕" w:eastAsia="맑은 고딕" w:hAnsi="맑은 고딕" w:hint="eastAsia"/>
        </w:rPr>
        <w:t>M</w:t>
      </w:r>
      <w:r>
        <w:rPr>
          <w:rFonts w:ascii="맑은 고딕" w:eastAsia="맑은 고딕" w:hAnsi="맑은 고딕"/>
        </w:rPr>
        <w:t>DCK</w:t>
      </w:r>
      <w:r>
        <w:rPr>
          <w:rFonts w:ascii="맑은 고딕" w:eastAsia="맑은 고딕" w:hAnsi="맑은 고딕" w:hint="eastAsia"/>
        </w:rPr>
        <w:t>I</w:t>
      </w:r>
      <w:r>
        <w:rPr>
          <w:rFonts w:ascii="맑은 고딕" w:eastAsia="맑은 고딕" w:hAnsi="맑은 고딕"/>
        </w:rPr>
        <w:t xml:space="preserve">I, LLC-PK1 </w:t>
      </w:r>
      <w:r>
        <w:rPr>
          <w:rFonts w:ascii="맑은 고딕" w:eastAsia="맑은 고딕" w:hAnsi="맑은 고딕" w:hint="eastAsia"/>
        </w:rPr>
        <w:t>등이 있다.</w:t>
      </w:r>
      <w:r>
        <w:rPr>
          <w:rFonts w:ascii="맑은 고딕" w:eastAsia="맑은 고딕" w:hAnsi="맑은 고딕"/>
        </w:rPr>
        <w:t xml:space="preserve"> CaCO-2</w:t>
      </w:r>
      <w:r>
        <w:rPr>
          <w:rFonts w:ascii="맑은 고딕" w:eastAsia="맑은 고딕" w:hAnsi="맑은 고딕" w:hint="eastAsia"/>
        </w:rPr>
        <w:t>의 경우,</w:t>
      </w:r>
      <w:r w:rsidR="009C53B6">
        <w:rPr>
          <w:rFonts w:ascii="맑은 고딕" w:eastAsia="맑은 고딕" w:hAnsi="맑은 고딕"/>
        </w:rPr>
        <w:t xml:space="preserve"> </w:t>
      </w:r>
      <w:r w:rsidR="009C53B6">
        <w:rPr>
          <w:rFonts w:ascii="맑은 고딕" w:eastAsia="맑은 고딕" w:hAnsi="맑은 고딕" w:hint="eastAsia"/>
        </w:rPr>
        <w:t>투과도 확인을 위한 세포 배양 기간이</w:t>
      </w:r>
      <w:r w:rsidR="009C53B6">
        <w:rPr>
          <w:rFonts w:ascii="맑은 고딕" w:eastAsia="맑은 고딕" w:hAnsi="맑은 고딕"/>
        </w:rPr>
        <w:t xml:space="preserve"> </w:t>
      </w:r>
      <w:r w:rsidR="009C53B6">
        <w:rPr>
          <w:rFonts w:ascii="맑은 고딕" w:eastAsia="맑은 고딕" w:hAnsi="맑은 고딕" w:hint="eastAsia"/>
        </w:rPr>
        <w:t xml:space="preserve">최소 </w:t>
      </w:r>
      <w:r w:rsidR="009C53B6">
        <w:rPr>
          <w:rFonts w:ascii="맑은 고딕" w:eastAsia="맑은 고딕" w:hAnsi="맑은 고딕"/>
        </w:rPr>
        <w:t>2~3</w:t>
      </w:r>
      <w:r w:rsidR="009C53B6">
        <w:rPr>
          <w:rFonts w:ascii="맑은 고딕" w:eastAsia="맑은 고딕" w:hAnsi="맑은 고딕" w:hint="eastAsia"/>
        </w:rPr>
        <w:t>주로 긴 편이지만,</w:t>
      </w:r>
      <w:r w:rsidR="00252ABB">
        <w:rPr>
          <w:rFonts w:ascii="맑은 고딕" w:eastAsia="맑은 고딕" w:hAnsi="맑은 고딕"/>
        </w:rPr>
        <w:t xml:space="preserve"> </w:t>
      </w:r>
      <w:proofErr w:type="spellStart"/>
      <w:r w:rsidR="00252ABB">
        <w:rPr>
          <w:rFonts w:ascii="맑은 고딕" w:eastAsia="맑은 고딕" w:hAnsi="맑은 고딕" w:hint="eastAsia"/>
        </w:rPr>
        <w:t>내인성</w:t>
      </w:r>
      <w:proofErr w:type="spellEnd"/>
      <w:r w:rsidR="00252ABB">
        <w:rPr>
          <w:rFonts w:ascii="맑은 고딕" w:eastAsia="맑은 고딕" w:hAnsi="맑은 고딕" w:hint="eastAsia"/>
        </w:rPr>
        <w:t xml:space="preserve"> e</w:t>
      </w:r>
      <w:r w:rsidR="00252ABB">
        <w:rPr>
          <w:rFonts w:ascii="맑은 고딕" w:eastAsia="맑은 고딕" w:hAnsi="맑은 고딕"/>
        </w:rPr>
        <w:t xml:space="preserve">fflux </w:t>
      </w:r>
      <w:r w:rsidR="00252ABB">
        <w:rPr>
          <w:rFonts w:ascii="맑은 고딕" w:eastAsia="맑은 고딕" w:hAnsi="맑은 고딕" w:hint="eastAsia"/>
        </w:rPr>
        <w:t>수송체가 많이 발현되어 있어</w:t>
      </w:r>
      <w:r w:rsidR="00252ABB">
        <w:rPr>
          <w:rFonts w:ascii="맑은 고딕" w:eastAsia="맑은 고딕" w:hAnsi="맑은 고딕"/>
        </w:rPr>
        <w:t xml:space="preserve">, </w:t>
      </w:r>
      <w:r w:rsidR="00252ABB">
        <w:rPr>
          <w:rFonts w:ascii="맑은 고딕" w:eastAsia="맑은 고딕" w:hAnsi="맑은 고딕" w:hint="eastAsia"/>
        </w:rPr>
        <w:t xml:space="preserve">약물의 </w:t>
      </w:r>
      <w:r w:rsidR="00FD2444">
        <w:rPr>
          <w:rFonts w:ascii="맑은 고딕" w:eastAsia="맑은 고딕" w:hAnsi="맑은 고딕"/>
        </w:rPr>
        <w:t xml:space="preserve">efflux </w:t>
      </w:r>
      <w:r w:rsidR="00FD2444">
        <w:rPr>
          <w:rFonts w:ascii="맑은 고딕" w:eastAsia="맑은 고딕" w:hAnsi="맑은 고딕" w:hint="eastAsia"/>
        </w:rPr>
        <w:t>수송체의 기질 여부를 간단히 확인할 수 있다.</w:t>
      </w:r>
      <w:r w:rsidR="00FD2444">
        <w:rPr>
          <w:rFonts w:ascii="맑은 고딕" w:eastAsia="맑은 고딕" w:hAnsi="맑은 고딕"/>
        </w:rPr>
        <w:t xml:space="preserve"> </w:t>
      </w:r>
      <w:r w:rsidR="00FD2444">
        <w:rPr>
          <w:rFonts w:ascii="맑은 고딕" w:eastAsia="맑은 고딕" w:hAnsi="맑은 고딕" w:hint="eastAsia"/>
        </w:rPr>
        <w:t>반면에</w:t>
      </w:r>
      <w:r w:rsidR="00FD2444">
        <w:rPr>
          <w:rFonts w:ascii="맑은 고딕" w:eastAsia="맑은 고딕" w:hAnsi="맑은 고딕"/>
        </w:rPr>
        <w:t xml:space="preserve">, </w:t>
      </w:r>
      <w:r w:rsidR="008E445A">
        <w:rPr>
          <w:rFonts w:ascii="맑은 고딕" w:eastAsia="맑은 고딕" w:hAnsi="맑은 고딕" w:hint="eastAsia"/>
        </w:rPr>
        <w:t>M</w:t>
      </w:r>
      <w:r w:rsidR="008E445A">
        <w:rPr>
          <w:rFonts w:ascii="맑은 고딕" w:eastAsia="맑은 고딕" w:hAnsi="맑은 고딕"/>
        </w:rPr>
        <w:t>DCKII</w:t>
      </w:r>
      <w:r w:rsidR="008E445A">
        <w:rPr>
          <w:rFonts w:ascii="맑은 고딕" w:eastAsia="맑은 고딕" w:hAnsi="맑은 고딕" w:hint="eastAsia"/>
        </w:rPr>
        <w:t xml:space="preserve">와 </w:t>
      </w:r>
      <w:r w:rsidR="008E445A">
        <w:rPr>
          <w:rFonts w:ascii="맑은 고딕" w:eastAsia="맑은 고딕" w:hAnsi="맑은 고딕"/>
        </w:rPr>
        <w:t>LLC-PK1</w:t>
      </w:r>
      <w:r w:rsidR="008E445A">
        <w:rPr>
          <w:rFonts w:ascii="맑은 고딕" w:eastAsia="맑은 고딕" w:hAnsi="맑은 고딕" w:hint="eastAsia"/>
        </w:rPr>
        <w:t>은 세포 배양시간</w:t>
      </w:r>
      <w:r w:rsidR="0072331E">
        <w:rPr>
          <w:rFonts w:ascii="맑은 고딕" w:eastAsia="맑은 고딕" w:hAnsi="맑은 고딕" w:hint="eastAsia"/>
        </w:rPr>
        <w:t>이 짧</w:t>
      </w:r>
      <w:r w:rsidR="00093500">
        <w:rPr>
          <w:rFonts w:ascii="맑은 고딕" w:eastAsia="맑은 고딕" w:hAnsi="맑은 고딕" w:hint="eastAsia"/>
        </w:rPr>
        <w:t>은</w:t>
      </w:r>
      <w:r w:rsidR="00093500">
        <w:rPr>
          <w:rFonts w:ascii="맑은 고딕" w:eastAsia="맑은 고딕" w:hAnsi="맑은 고딕"/>
        </w:rPr>
        <w:t xml:space="preserve"> </w:t>
      </w:r>
      <w:r w:rsidR="00093500">
        <w:rPr>
          <w:rFonts w:ascii="맑은 고딕" w:eastAsia="맑은 고딕" w:hAnsi="맑은 고딕" w:hint="eastAsia"/>
        </w:rPr>
        <w:t>편</w:t>
      </w:r>
      <w:r w:rsidR="008E445A">
        <w:rPr>
          <w:rFonts w:ascii="맑은 고딕" w:eastAsia="맑은 고딕" w:hAnsi="맑은 고딕"/>
        </w:rPr>
        <w:t>(</w:t>
      </w:r>
      <w:r w:rsidR="008E445A">
        <w:rPr>
          <w:rFonts w:ascii="맑은 고딕" w:eastAsia="맑은 고딕" w:hAnsi="맑은 고딕" w:hint="eastAsia"/>
        </w:rPr>
        <w:t>M</w:t>
      </w:r>
      <w:r w:rsidR="008E445A">
        <w:rPr>
          <w:rFonts w:ascii="맑은 고딕" w:eastAsia="맑은 고딕" w:hAnsi="맑은 고딕"/>
        </w:rPr>
        <w:t>DCKII</w:t>
      </w:r>
      <w:r w:rsidR="0072331E">
        <w:rPr>
          <w:rFonts w:ascii="맑은 고딕" w:eastAsia="맑은 고딕" w:hAnsi="맑은 고딕"/>
        </w:rPr>
        <w:t>: 3</w:t>
      </w:r>
      <w:r w:rsidR="0072331E">
        <w:rPr>
          <w:rFonts w:ascii="맑은 고딕" w:eastAsia="맑은 고딕" w:hAnsi="맑은 고딕" w:hint="eastAsia"/>
        </w:rPr>
        <w:t>일,</w:t>
      </w:r>
      <w:r w:rsidR="0072331E">
        <w:rPr>
          <w:rFonts w:ascii="맑은 고딕" w:eastAsia="맑은 고딕" w:hAnsi="맑은 고딕"/>
        </w:rPr>
        <w:t xml:space="preserve"> </w:t>
      </w:r>
      <w:r w:rsidR="0072331E">
        <w:rPr>
          <w:rFonts w:ascii="맑은 고딕" w:eastAsia="맑은 고딕" w:hAnsi="맑은 고딕" w:hint="eastAsia"/>
        </w:rPr>
        <w:t>L</w:t>
      </w:r>
      <w:r w:rsidR="0072331E">
        <w:rPr>
          <w:rFonts w:ascii="맑은 고딕" w:eastAsia="맑은 고딕" w:hAnsi="맑은 고딕"/>
        </w:rPr>
        <w:t>LC-PK1</w:t>
      </w:r>
      <w:r w:rsidR="00093500">
        <w:rPr>
          <w:rFonts w:ascii="맑은 고딕" w:eastAsia="맑은 고딕" w:hAnsi="맑은 고딕"/>
        </w:rPr>
        <w:t>: 4~6</w:t>
      </w:r>
      <w:r w:rsidR="00093500">
        <w:rPr>
          <w:rFonts w:ascii="맑은 고딕" w:eastAsia="맑은 고딕" w:hAnsi="맑은 고딕" w:hint="eastAsia"/>
        </w:rPr>
        <w:t>일)</w:t>
      </w:r>
      <w:r w:rsidR="00527718">
        <w:rPr>
          <w:rFonts w:ascii="맑은 고딕" w:eastAsia="맑은 고딕" w:hAnsi="맑은 고딕" w:hint="eastAsia"/>
        </w:rPr>
        <w:t>이며</w:t>
      </w:r>
      <w:r w:rsidR="004A7164">
        <w:rPr>
          <w:rFonts w:ascii="맑은 고딕" w:eastAsia="맑은 고딕" w:hAnsi="맑은 고딕" w:hint="eastAsia"/>
        </w:rPr>
        <w:t>,</w:t>
      </w:r>
      <w:r w:rsidR="004A7164">
        <w:rPr>
          <w:rFonts w:ascii="맑은 고딕" w:eastAsia="맑은 고딕" w:hAnsi="맑은 고딕"/>
        </w:rPr>
        <w:t xml:space="preserve"> </w:t>
      </w:r>
      <w:proofErr w:type="spellStart"/>
      <w:r w:rsidR="00093500">
        <w:rPr>
          <w:rFonts w:ascii="맑은 고딕" w:eastAsia="맑은 고딕" w:hAnsi="맑은 고딕" w:hint="eastAsia"/>
        </w:rPr>
        <w:t>내인성</w:t>
      </w:r>
      <w:proofErr w:type="spellEnd"/>
      <w:r w:rsidR="00093500">
        <w:rPr>
          <w:rFonts w:ascii="맑은 고딕" w:eastAsia="맑은 고딕" w:hAnsi="맑은 고딕" w:hint="eastAsia"/>
        </w:rPr>
        <w:t xml:space="preserve"> </w:t>
      </w:r>
      <w:r w:rsidR="00093500">
        <w:rPr>
          <w:rFonts w:ascii="맑은 고딕" w:eastAsia="맑은 고딕" w:hAnsi="맑은 고딕"/>
        </w:rPr>
        <w:t xml:space="preserve">efflux </w:t>
      </w:r>
      <w:r w:rsidR="00093500">
        <w:rPr>
          <w:rFonts w:ascii="맑은 고딕" w:eastAsia="맑은 고딕" w:hAnsi="맑은 고딕" w:hint="eastAsia"/>
        </w:rPr>
        <w:t xml:space="preserve">수송체의 발현이 </w:t>
      </w:r>
      <w:r w:rsidR="003D1151">
        <w:rPr>
          <w:rFonts w:ascii="맑은 고딕" w:eastAsia="맑은 고딕" w:hAnsi="맑은 고딕" w:hint="eastAsia"/>
        </w:rPr>
        <w:t>적으므로,</w:t>
      </w:r>
      <w:r w:rsidR="003D1151">
        <w:rPr>
          <w:rFonts w:ascii="맑은 고딕" w:eastAsia="맑은 고딕" w:hAnsi="맑은 고딕"/>
        </w:rPr>
        <w:t xml:space="preserve"> </w:t>
      </w:r>
      <w:r w:rsidR="003D1151">
        <w:rPr>
          <w:rFonts w:ascii="맑은 고딕" w:eastAsia="맑은 고딕" w:hAnsi="맑은 고딕" w:hint="eastAsia"/>
        </w:rPr>
        <w:t>e</w:t>
      </w:r>
      <w:r w:rsidR="003D1151">
        <w:rPr>
          <w:rFonts w:ascii="맑은 고딕" w:eastAsia="맑은 고딕" w:hAnsi="맑은 고딕"/>
        </w:rPr>
        <w:t>ff</w:t>
      </w:r>
      <w:r w:rsidR="003D1151">
        <w:rPr>
          <w:rFonts w:ascii="맑은 고딕" w:eastAsia="맑은 고딕" w:hAnsi="맑은 고딕" w:hint="eastAsia"/>
        </w:rPr>
        <w:t>l</w:t>
      </w:r>
      <w:r w:rsidR="003D1151">
        <w:rPr>
          <w:rFonts w:ascii="맑은 고딕" w:eastAsia="맑은 고딕" w:hAnsi="맑은 고딕"/>
        </w:rPr>
        <w:t xml:space="preserve">ux </w:t>
      </w:r>
      <w:r w:rsidR="003D1151">
        <w:rPr>
          <w:rFonts w:ascii="맑은 고딕" w:eastAsia="맑은 고딕" w:hAnsi="맑은 고딕" w:hint="eastAsia"/>
        </w:rPr>
        <w:t>수송체의 기질여부를 판단하기에 적절하지 않을 수 있다.</w:t>
      </w:r>
      <w:r w:rsidR="00C80C94">
        <w:rPr>
          <w:rFonts w:ascii="맑은 고딕" w:eastAsia="맑은 고딕" w:hAnsi="맑은 고딕"/>
        </w:rPr>
        <w:t xml:space="preserve"> </w:t>
      </w:r>
    </w:p>
    <w:p w14:paraId="03CACE51" w14:textId="6951FF77" w:rsidR="00C64FDD" w:rsidRDefault="00C64FDD" w:rsidP="005F2261">
      <w:pPr>
        <w:rPr>
          <w:rFonts w:ascii="맑은 고딕" w:eastAsia="맑은 고딕" w:hAnsi="맑은 고딕"/>
        </w:rPr>
      </w:pPr>
      <w:r>
        <w:rPr>
          <w:rFonts w:ascii="맑은 고딕" w:eastAsia="맑은 고딕" w:hAnsi="맑은 고딕" w:hint="eastAsia"/>
        </w:rPr>
        <w:t xml:space="preserve">표 </w:t>
      </w:r>
      <w:r>
        <w:rPr>
          <w:rFonts w:ascii="맑은 고딕" w:eastAsia="맑은 고딕" w:hAnsi="맑은 고딕"/>
        </w:rPr>
        <w:t>7.</w:t>
      </w:r>
      <w:r>
        <w:rPr>
          <w:rFonts w:ascii="맑은 고딕" w:eastAsia="맑은 고딕" w:hAnsi="맑은 고딕" w:hint="eastAsia"/>
        </w:rPr>
        <w:t>3</w:t>
      </w:r>
      <w:r>
        <w:rPr>
          <w:rFonts w:ascii="맑은 고딕" w:eastAsia="맑은 고딕" w:hAnsi="맑은 고딕"/>
        </w:rPr>
        <w:t xml:space="preserve">은 CaCO-2 </w:t>
      </w:r>
      <w:r>
        <w:rPr>
          <w:rFonts w:ascii="맑은 고딕" w:eastAsia="맑은 고딕" w:hAnsi="맑은 고딕" w:hint="eastAsia"/>
        </w:rPr>
        <w:t xml:space="preserve">세포주를 통해 얻은 </w:t>
      </w:r>
      <w:r>
        <w:rPr>
          <w:rFonts w:ascii="맑은 고딕" w:eastAsia="맑은 고딕" w:hAnsi="맑은 고딕"/>
        </w:rPr>
        <w:t>P</w:t>
      </w:r>
      <w:r w:rsidRPr="00AE3631">
        <w:rPr>
          <w:rFonts w:ascii="맑은 고딕" w:eastAsia="맑은 고딕" w:hAnsi="맑은 고딕" w:hint="eastAsia"/>
          <w:vertAlign w:val="subscript"/>
        </w:rPr>
        <w:t>a</w:t>
      </w:r>
      <w:r w:rsidRPr="00AE3631">
        <w:rPr>
          <w:rFonts w:ascii="맑은 고딕" w:eastAsia="맑은 고딕" w:hAnsi="맑은 고딕"/>
          <w:vertAlign w:val="subscript"/>
        </w:rPr>
        <w:t>pp</w:t>
      </w:r>
      <w:r>
        <w:rPr>
          <w:rFonts w:ascii="맑은 고딕" w:eastAsia="맑은 고딕" w:hAnsi="맑은 고딕"/>
        </w:rPr>
        <w:t xml:space="preserve"> </w:t>
      </w:r>
      <w:r>
        <w:rPr>
          <w:rFonts w:ascii="맑은 고딕" w:eastAsia="맑은 고딕" w:hAnsi="맑은 고딕" w:hint="eastAsia"/>
        </w:rPr>
        <w:t>데이터의</w:t>
      </w:r>
      <w:r>
        <w:rPr>
          <w:rFonts w:ascii="맑은 고딕" w:eastAsia="맑은 고딕" w:hAnsi="맑은 고딕"/>
        </w:rPr>
        <w:t xml:space="preserve"> </w:t>
      </w:r>
      <w:r>
        <w:rPr>
          <w:rFonts w:ascii="맑은 고딕" w:eastAsia="맑은 고딕" w:hAnsi="맑은 고딕" w:hint="eastAsia"/>
        </w:rPr>
        <w:t>예이다.</w:t>
      </w:r>
      <w:r>
        <w:rPr>
          <w:rFonts w:ascii="맑은 고딕" w:eastAsia="맑은 고딕" w:hAnsi="맑은 고딕"/>
        </w:rPr>
        <w:t xml:space="preserve"> </w:t>
      </w:r>
      <w:r w:rsidR="00795BCD">
        <w:rPr>
          <w:rFonts w:ascii="맑은 고딕" w:eastAsia="맑은 고딕" w:hAnsi="맑은 고딕" w:hint="eastAsia"/>
        </w:rPr>
        <w:t>시험약물</w:t>
      </w:r>
      <w:r w:rsidR="00DC213B">
        <w:rPr>
          <w:rFonts w:ascii="맑은 고딕" w:eastAsia="맑은 고딕" w:hAnsi="맑은 고딕" w:hint="eastAsia"/>
        </w:rPr>
        <w:t>(t</w:t>
      </w:r>
      <w:r w:rsidR="00DC213B">
        <w:rPr>
          <w:rFonts w:ascii="맑은 고딕" w:eastAsia="맑은 고딕" w:hAnsi="맑은 고딕"/>
        </w:rPr>
        <w:t>est)</w:t>
      </w:r>
      <w:r w:rsidR="00DC213B">
        <w:rPr>
          <w:rFonts w:ascii="맑은 고딕" w:eastAsia="맑은 고딕" w:hAnsi="맑은 고딕" w:hint="eastAsia"/>
        </w:rPr>
        <w:t>을</w:t>
      </w:r>
      <w:r w:rsidR="00795BCD">
        <w:rPr>
          <w:rFonts w:ascii="맑은 고딕" w:eastAsia="맑은 고딕" w:hAnsi="맑은 고딕" w:hint="eastAsia"/>
        </w:rPr>
        <w:t xml:space="preserve"> C</w:t>
      </w:r>
      <w:r w:rsidR="00795BCD">
        <w:rPr>
          <w:rFonts w:ascii="맑은 고딕" w:eastAsia="맑은 고딕" w:hAnsi="맑은 고딕"/>
        </w:rPr>
        <w:t>aCO-2</w:t>
      </w:r>
      <w:r w:rsidR="002764D8">
        <w:rPr>
          <w:rFonts w:ascii="맑은 고딕" w:eastAsia="맑은 고딕" w:hAnsi="맑은 고딕"/>
        </w:rPr>
        <w:t xml:space="preserve"> </w:t>
      </w:r>
      <w:r w:rsidR="002764D8">
        <w:rPr>
          <w:rFonts w:ascii="맑은 고딕" w:eastAsia="맑은 고딕" w:hAnsi="맑은 고딕" w:hint="eastAsia"/>
        </w:rPr>
        <w:t xml:space="preserve">세포단층에 </w:t>
      </w:r>
      <w:r w:rsidR="00DC213B">
        <w:rPr>
          <w:rFonts w:ascii="맑은 고딕" w:eastAsia="맑은 고딕" w:hAnsi="맑은 고딕" w:hint="eastAsia"/>
        </w:rPr>
        <w:t xml:space="preserve">처리하여 </w:t>
      </w:r>
      <w:r w:rsidR="00DC213B">
        <w:rPr>
          <w:rFonts w:ascii="맑은 고딕" w:eastAsia="맑은 고딕" w:hAnsi="맑은 고딕"/>
        </w:rPr>
        <w:t>P</w:t>
      </w:r>
      <w:r w:rsidR="00DC213B" w:rsidRPr="00DC213B">
        <w:rPr>
          <w:rFonts w:ascii="맑은 고딕" w:eastAsia="맑은 고딕" w:hAnsi="맑은 고딕"/>
          <w:vertAlign w:val="subscript"/>
        </w:rPr>
        <w:t>app</w:t>
      </w:r>
      <w:r w:rsidR="00DC213B">
        <w:rPr>
          <w:rFonts w:ascii="맑은 고딕" w:eastAsia="맑은 고딕" w:hAnsi="맑은 고딕" w:hint="eastAsia"/>
        </w:rPr>
        <w:t>를 산출하였다.</w:t>
      </w:r>
      <w:r w:rsidR="00795BCD">
        <w:rPr>
          <w:rFonts w:ascii="맑은 고딕" w:eastAsia="맑은 고딕" w:hAnsi="맑은 고딕"/>
        </w:rPr>
        <w:t xml:space="preserve"> </w:t>
      </w:r>
      <w:r w:rsidR="00DC213B">
        <w:rPr>
          <w:rFonts w:ascii="맑은 고딕" w:eastAsia="맑은 고딕" w:hAnsi="맑은 고딕" w:hint="eastAsia"/>
        </w:rPr>
        <w:t>B</w:t>
      </w:r>
      <w:r w:rsidR="00DC213B">
        <w:rPr>
          <w:rFonts w:ascii="맑은 고딕" w:eastAsia="맑은 고딕" w:hAnsi="맑은 고딕"/>
        </w:rPr>
        <w:t>-A/A-B</w:t>
      </w:r>
      <w:r w:rsidR="00DC213B">
        <w:rPr>
          <w:rFonts w:ascii="맑은 고딕" w:eastAsia="맑은 고딕" w:hAnsi="맑은 고딕" w:hint="eastAsia"/>
        </w:rPr>
        <w:t xml:space="preserve"> 비는 </w:t>
      </w:r>
      <w:r w:rsidR="00DC213B">
        <w:rPr>
          <w:rFonts w:ascii="맑은 고딕" w:eastAsia="맑은 고딕" w:hAnsi="맑은 고딕"/>
        </w:rPr>
        <w:t>22.4</w:t>
      </w:r>
      <w:r w:rsidR="00F51FC0">
        <w:rPr>
          <w:rFonts w:ascii="맑은 고딕" w:eastAsia="맑은 고딕" w:hAnsi="맑은 고딕" w:hint="eastAsia"/>
        </w:rPr>
        <w:t xml:space="preserve">으로 </w:t>
      </w:r>
      <w:r w:rsidR="00F51FC0">
        <w:rPr>
          <w:rFonts w:ascii="맑은 고딕" w:eastAsia="맑은 고딕" w:hAnsi="맑은 고딕"/>
        </w:rPr>
        <w:t>test</w:t>
      </w:r>
      <w:r w:rsidR="00F51FC0">
        <w:rPr>
          <w:rFonts w:ascii="맑은 고딕" w:eastAsia="맑은 고딕" w:hAnsi="맑은 고딕" w:hint="eastAsia"/>
        </w:rPr>
        <w:t xml:space="preserve">는 </w:t>
      </w:r>
      <w:r w:rsidR="00F51FC0">
        <w:rPr>
          <w:rFonts w:ascii="맑은 고딕" w:eastAsia="맑은 고딕" w:hAnsi="맑은 고딕"/>
        </w:rPr>
        <w:t xml:space="preserve">efflux </w:t>
      </w:r>
      <w:r w:rsidR="00F51FC0">
        <w:rPr>
          <w:rFonts w:ascii="맑은 고딕" w:eastAsia="맑은 고딕" w:hAnsi="맑은 고딕" w:hint="eastAsia"/>
        </w:rPr>
        <w:t>수송체의 기질일 가능성이 매우 높다.</w:t>
      </w:r>
      <w:r w:rsidR="00795BCD">
        <w:rPr>
          <w:rFonts w:ascii="맑은 고딕" w:eastAsia="맑은 고딕" w:hAnsi="맑은 고딕" w:hint="eastAsia"/>
        </w:rPr>
        <w:t xml:space="preserve"> </w:t>
      </w:r>
      <w:r w:rsidR="00F51FC0">
        <w:rPr>
          <w:rFonts w:ascii="맑은 고딕" w:eastAsia="맑은 고딕" w:hAnsi="맑은 고딕"/>
        </w:rPr>
        <w:t>P-</w:t>
      </w:r>
      <w:proofErr w:type="spellStart"/>
      <w:r w:rsidR="00F51FC0">
        <w:rPr>
          <w:rFonts w:ascii="맑은 고딕" w:eastAsia="맑은 고딕" w:hAnsi="맑은 고딕" w:hint="eastAsia"/>
        </w:rPr>
        <w:t>g</w:t>
      </w:r>
      <w:r w:rsidR="00F51FC0">
        <w:rPr>
          <w:rFonts w:ascii="맑은 고딕" w:eastAsia="맑은 고딕" w:hAnsi="맑은 고딕"/>
        </w:rPr>
        <w:t>p</w:t>
      </w:r>
      <w:proofErr w:type="spellEnd"/>
      <w:r w:rsidR="00F51FC0">
        <w:rPr>
          <w:rFonts w:ascii="맑은 고딕" w:eastAsia="맑은 고딕" w:hAnsi="맑은 고딕" w:hint="eastAsia"/>
        </w:rPr>
        <w:t xml:space="preserve"> </w:t>
      </w:r>
      <w:proofErr w:type="spellStart"/>
      <w:r w:rsidR="00F51FC0">
        <w:rPr>
          <w:rFonts w:ascii="맑은 고딕" w:eastAsia="맑은 고딕" w:hAnsi="맑은 고딕" w:hint="eastAsia"/>
        </w:rPr>
        <w:t>수송체</w:t>
      </w:r>
      <w:proofErr w:type="spellEnd"/>
      <w:r w:rsidR="00F51FC0">
        <w:rPr>
          <w:rFonts w:ascii="맑은 고딕" w:eastAsia="맑은 고딕" w:hAnsi="맑은 고딕" w:hint="eastAsia"/>
        </w:rPr>
        <w:t xml:space="preserve"> 저해제인</w:t>
      </w:r>
      <w:r w:rsidR="00D51874">
        <w:rPr>
          <w:rFonts w:ascii="맑은 고딕" w:eastAsia="맑은 고딕" w:hAnsi="맑은 고딕"/>
        </w:rPr>
        <w:t xml:space="preserve"> </w:t>
      </w:r>
      <w:proofErr w:type="spellStart"/>
      <w:r w:rsidR="00D51874">
        <w:rPr>
          <w:rFonts w:ascii="맑은 고딕" w:eastAsia="맑은 고딕" w:hAnsi="맑은 고딕"/>
        </w:rPr>
        <w:t>Zosuquidar</w:t>
      </w:r>
      <w:proofErr w:type="spellEnd"/>
      <w:r w:rsidR="00D51874">
        <w:rPr>
          <w:rFonts w:ascii="맑은 고딕" w:eastAsia="맑은 고딕" w:hAnsi="맑은 고딕" w:hint="eastAsia"/>
        </w:rPr>
        <w:t>와</w:t>
      </w:r>
      <w:r w:rsidR="00F51FC0">
        <w:rPr>
          <w:rFonts w:ascii="맑은 고딕" w:eastAsia="맑은 고딕" w:hAnsi="맑은 고딕" w:hint="eastAsia"/>
        </w:rPr>
        <w:t xml:space="preserve"> te</w:t>
      </w:r>
      <w:r w:rsidR="00F51FC0">
        <w:rPr>
          <w:rFonts w:ascii="맑은 고딕" w:eastAsia="맑은 고딕" w:hAnsi="맑은 고딕"/>
        </w:rPr>
        <w:t>st</w:t>
      </w:r>
      <w:r w:rsidR="00F51FC0">
        <w:rPr>
          <w:rFonts w:ascii="맑은 고딕" w:eastAsia="맑은 고딕" w:hAnsi="맑은 고딕" w:hint="eastAsia"/>
        </w:rPr>
        <w:t>를 함께 처리하였을 때,</w:t>
      </w:r>
      <w:r w:rsidR="00F51FC0">
        <w:rPr>
          <w:rFonts w:ascii="맑은 고딕" w:eastAsia="맑은 고딕" w:hAnsi="맑은 고딕"/>
        </w:rPr>
        <w:t xml:space="preserve"> </w:t>
      </w:r>
      <w:r w:rsidR="00F51FC0">
        <w:rPr>
          <w:rFonts w:ascii="맑은 고딕" w:eastAsia="맑은 고딕" w:hAnsi="맑은 고딕" w:hint="eastAsia"/>
        </w:rPr>
        <w:t>B</w:t>
      </w:r>
      <w:r w:rsidR="00F51FC0">
        <w:rPr>
          <w:rFonts w:ascii="맑은 고딕" w:eastAsia="맑은 고딕" w:hAnsi="맑은 고딕"/>
        </w:rPr>
        <w:t>-A/A-B</w:t>
      </w:r>
      <w:r w:rsidR="00F51FC0">
        <w:rPr>
          <w:rFonts w:ascii="맑은 고딕" w:eastAsia="맑은 고딕" w:hAnsi="맑은 고딕" w:hint="eastAsia"/>
        </w:rPr>
        <w:t xml:space="preserve"> 비 </w:t>
      </w:r>
      <w:r w:rsidR="00F51FC0">
        <w:rPr>
          <w:rFonts w:ascii="맑은 고딕" w:eastAsia="맑은 고딕" w:hAnsi="맑은 고딕"/>
        </w:rPr>
        <w:t xml:space="preserve">5.89로 </w:t>
      </w:r>
      <w:r w:rsidR="00F51FC0">
        <w:rPr>
          <w:rFonts w:ascii="맑은 고딕" w:eastAsia="맑은 고딕" w:hAnsi="맑은 고딕" w:hint="eastAsia"/>
        </w:rPr>
        <w:t>감소하였지만,</w:t>
      </w:r>
      <w:r w:rsidR="00F51FC0">
        <w:rPr>
          <w:rFonts w:ascii="맑은 고딕" w:eastAsia="맑은 고딕" w:hAnsi="맑은 고딕"/>
        </w:rPr>
        <w:t xml:space="preserve"> </w:t>
      </w:r>
      <w:r w:rsidR="00F51FC0">
        <w:rPr>
          <w:rFonts w:ascii="맑은 고딕" w:eastAsia="맑은 고딕" w:hAnsi="맑은 고딕" w:hint="eastAsia"/>
        </w:rPr>
        <w:t>B</w:t>
      </w:r>
      <w:r w:rsidR="00F51FC0">
        <w:rPr>
          <w:rFonts w:ascii="맑은 고딕" w:eastAsia="맑은 고딕" w:hAnsi="맑은 고딕"/>
        </w:rPr>
        <w:t>C</w:t>
      </w:r>
      <w:r w:rsidR="00F51FC0">
        <w:rPr>
          <w:rFonts w:ascii="맑은 고딕" w:eastAsia="맑은 고딕" w:hAnsi="맑은 고딕" w:hint="eastAsia"/>
        </w:rPr>
        <w:t>R</w:t>
      </w:r>
      <w:r w:rsidR="00F51FC0">
        <w:rPr>
          <w:rFonts w:ascii="맑은 고딕" w:eastAsia="맑은 고딕" w:hAnsi="맑은 고딕"/>
        </w:rPr>
        <w:t xml:space="preserve">P </w:t>
      </w:r>
      <w:r w:rsidR="00F51FC0">
        <w:rPr>
          <w:rFonts w:ascii="맑은 고딕" w:eastAsia="맑은 고딕" w:hAnsi="맑은 고딕" w:hint="eastAsia"/>
        </w:rPr>
        <w:t xml:space="preserve">수송체 저해제인 </w:t>
      </w:r>
      <w:r w:rsidR="00D51874">
        <w:rPr>
          <w:rFonts w:ascii="맑은 고딕" w:eastAsia="맑은 고딕" w:hAnsi="맑은 고딕"/>
        </w:rPr>
        <w:t>Ko143</w:t>
      </w:r>
      <w:r w:rsidR="00A32BA0">
        <w:rPr>
          <w:rFonts w:ascii="맑은 고딕" w:eastAsia="맑은 고딕" w:hAnsi="맑은 고딕" w:hint="eastAsia"/>
        </w:rPr>
        <w:t>와</w:t>
      </w:r>
      <w:r w:rsidR="00F51FC0">
        <w:rPr>
          <w:rFonts w:ascii="맑은 고딕" w:eastAsia="맑은 고딕" w:hAnsi="맑은 고딕" w:hint="eastAsia"/>
        </w:rPr>
        <w:t xml:space="preserve"> 함께 처리하였을 </w:t>
      </w:r>
      <w:r w:rsidR="00A32BA0">
        <w:rPr>
          <w:rFonts w:ascii="맑은 고딕" w:eastAsia="맑은 고딕" w:hAnsi="맑은 고딕" w:hint="eastAsia"/>
        </w:rPr>
        <w:t xml:space="preserve">때는 </w:t>
      </w:r>
      <w:r w:rsidR="00A32BA0">
        <w:rPr>
          <w:rFonts w:ascii="맑은 고딕" w:eastAsia="맑은 고딕" w:hAnsi="맑은 고딕"/>
        </w:rPr>
        <w:t xml:space="preserve">B-A/A-B </w:t>
      </w:r>
      <w:r w:rsidR="00A32BA0">
        <w:rPr>
          <w:rFonts w:ascii="맑은 고딕" w:eastAsia="맑은 고딕" w:hAnsi="맑은 고딕" w:hint="eastAsia"/>
        </w:rPr>
        <w:t xml:space="preserve">비가 </w:t>
      </w:r>
      <w:r w:rsidR="00A32BA0">
        <w:rPr>
          <w:rFonts w:ascii="맑은 고딕" w:eastAsia="맑은 고딕" w:hAnsi="맑은 고딕"/>
        </w:rPr>
        <w:t>test</w:t>
      </w:r>
      <w:r w:rsidR="00A32BA0">
        <w:rPr>
          <w:rFonts w:ascii="맑은 고딕" w:eastAsia="맑은 고딕" w:hAnsi="맑은 고딕" w:hint="eastAsia"/>
        </w:rPr>
        <w:t>만 처리했을 때와 거의 비슷하였다.</w:t>
      </w:r>
      <w:r w:rsidR="00A32BA0">
        <w:rPr>
          <w:rFonts w:ascii="맑은 고딕" w:eastAsia="맑은 고딕" w:hAnsi="맑은 고딕"/>
        </w:rPr>
        <w:t xml:space="preserve"> </w:t>
      </w:r>
      <w:r w:rsidR="00A32BA0">
        <w:rPr>
          <w:rFonts w:ascii="맑은 고딕" w:eastAsia="맑은 고딕" w:hAnsi="맑은 고딕" w:hint="eastAsia"/>
        </w:rPr>
        <w:t xml:space="preserve">이 결과를 통해 </w:t>
      </w:r>
      <w:r w:rsidR="00A32BA0">
        <w:rPr>
          <w:rFonts w:ascii="맑은 고딕" w:eastAsia="맑은 고딕" w:hAnsi="맑은 고딕"/>
        </w:rPr>
        <w:t>test</w:t>
      </w:r>
      <w:r w:rsidR="00A32BA0">
        <w:rPr>
          <w:rFonts w:ascii="맑은 고딕" w:eastAsia="맑은 고딕" w:hAnsi="맑은 고딕" w:hint="eastAsia"/>
        </w:rPr>
        <w:t xml:space="preserve">는 </w:t>
      </w:r>
      <w:r w:rsidR="00A32BA0">
        <w:rPr>
          <w:rFonts w:ascii="맑은 고딕" w:eastAsia="맑은 고딕" w:hAnsi="맑은 고딕"/>
        </w:rPr>
        <w:t xml:space="preserve">efflux </w:t>
      </w:r>
      <w:proofErr w:type="spellStart"/>
      <w:r w:rsidR="00A32BA0">
        <w:rPr>
          <w:rFonts w:ascii="맑은 고딕" w:eastAsia="맑은 고딕" w:hAnsi="맑은 고딕" w:hint="eastAsia"/>
        </w:rPr>
        <w:t>수송체</w:t>
      </w:r>
      <w:proofErr w:type="spellEnd"/>
      <w:r w:rsidR="00A32BA0">
        <w:rPr>
          <w:rFonts w:ascii="맑은 고딕" w:eastAsia="맑은 고딕" w:hAnsi="맑은 고딕" w:hint="eastAsia"/>
        </w:rPr>
        <w:t>,</w:t>
      </w:r>
      <w:r w:rsidR="00A32BA0">
        <w:rPr>
          <w:rFonts w:ascii="맑은 고딕" w:eastAsia="맑은 고딕" w:hAnsi="맑은 고딕"/>
        </w:rPr>
        <w:t xml:space="preserve"> </w:t>
      </w:r>
      <w:r w:rsidR="00A32BA0">
        <w:rPr>
          <w:rFonts w:ascii="맑은 고딕" w:eastAsia="맑은 고딕" w:hAnsi="맑은 고딕" w:hint="eastAsia"/>
        </w:rPr>
        <w:t>특히,</w:t>
      </w:r>
      <w:r w:rsidR="00D51874">
        <w:rPr>
          <w:rFonts w:ascii="맑은 고딕" w:eastAsia="맑은 고딕" w:hAnsi="맑은 고딕" w:hint="eastAsia"/>
        </w:rPr>
        <w:t xml:space="preserve"> </w:t>
      </w:r>
      <w:r w:rsidR="00A32BA0">
        <w:rPr>
          <w:rFonts w:ascii="맑은 고딕" w:eastAsia="맑은 고딕" w:hAnsi="맑은 고딕"/>
        </w:rPr>
        <w:t>P-</w:t>
      </w:r>
      <w:proofErr w:type="spellStart"/>
      <w:r w:rsidR="00A32BA0">
        <w:rPr>
          <w:rFonts w:ascii="맑은 고딕" w:eastAsia="맑은 고딕" w:hAnsi="맑은 고딕" w:hint="eastAsia"/>
        </w:rPr>
        <w:t>g</w:t>
      </w:r>
      <w:r w:rsidR="00A32BA0">
        <w:rPr>
          <w:rFonts w:ascii="맑은 고딕" w:eastAsia="맑은 고딕" w:hAnsi="맑은 고딕"/>
        </w:rPr>
        <w:t>p</w:t>
      </w:r>
      <w:proofErr w:type="spellEnd"/>
      <w:r w:rsidR="00A32BA0">
        <w:rPr>
          <w:rFonts w:ascii="맑은 고딕" w:eastAsia="맑은 고딕" w:hAnsi="맑은 고딕" w:hint="eastAsia"/>
        </w:rPr>
        <w:t xml:space="preserve"> 수송체의 기질일 가능성이 매우 높다.</w:t>
      </w:r>
      <w:r w:rsidR="00D51874">
        <w:rPr>
          <w:rFonts w:ascii="맑은 고딕" w:eastAsia="맑은 고딕" w:hAnsi="맑은 고딕" w:hint="eastAsia"/>
        </w:rPr>
        <w:t xml:space="preserve"> </w:t>
      </w:r>
    </w:p>
    <w:p w14:paraId="7ECDF601" w14:textId="4888ADEE" w:rsidR="00C80C94" w:rsidRDefault="00C80C94" w:rsidP="005F2261">
      <w:pPr>
        <w:rPr>
          <w:rFonts w:ascii="맑은 고딕" w:eastAsia="맑은 고딕" w:hAnsi="맑은 고딕"/>
        </w:rPr>
      </w:pPr>
    </w:p>
    <w:p w14:paraId="4ED02624" w14:textId="5E465B02" w:rsidR="00C80C94" w:rsidRDefault="00795BCD" w:rsidP="00C80C94">
      <w:pPr>
        <w:pStyle w:val="af"/>
        <w:keepNext/>
      </w:pPr>
      <w:commentRangeStart w:id="99"/>
      <w:r>
        <w:rPr>
          <w:rFonts w:ascii="맑은 고딕" w:eastAsia="맑은 고딕" w:hAnsi="맑은 고딕"/>
          <w:noProof/>
        </w:rPr>
        <w:drawing>
          <wp:anchor distT="0" distB="0" distL="114300" distR="114300" simplePos="0" relativeHeight="251671552" behindDoc="0" locked="0" layoutInCell="1" allowOverlap="1" wp14:anchorId="4CD1C533" wp14:editId="07A43F4B">
            <wp:simplePos x="0" y="0"/>
            <wp:positionH relativeFrom="column">
              <wp:posOffset>419100</wp:posOffset>
            </wp:positionH>
            <wp:positionV relativeFrom="paragraph">
              <wp:posOffset>280035</wp:posOffset>
            </wp:positionV>
            <wp:extent cx="4728210" cy="1685290"/>
            <wp:effectExtent l="0" t="0" r="0" b="0"/>
            <wp:wrapTopAndBottom/>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23418"/>
                    <a:stretch/>
                  </pic:blipFill>
                  <pic:spPr bwMode="auto">
                    <a:xfrm>
                      <a:off x="0" y="0"/>
                      <a:ext cx="4728210" cy="16852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commentRangeEnd w:id="99"/>
      <w:r w:rsidR="001B3242">
        <w:rPr>
          <w:rStyle w:val="ac"/>
          <w:b w:val="0"/>
          <w:bCs w:val="0"/>
        </w:rPr>
        <w:commentReference w:id="99"/>
      </w:r>
      <w:r w:rsidR="00C80C94">
        <w:t xml:space="preserve">표 </w:t>
      </w:r>
      <w:fldSimple w:instr=" STYLEREF 1 \s ">
        <w:r w:rsidR="00C80C94">
          <w:rPr>
            <w:noProof/>
          </w:rPr>
          <w:t>7</w:t>
        </w:r>
      </w:fldSimple>
      <w:r w:rsidR="00C80C94">
        <w:t>.</w:t>
      </w:r>
      <w:fldSimple w:instr=" SEQ 표 \* ARABIC \s 1 ">
        <w:r w:rsidR="00C80C94">
          <w:rPr>
            <w:noProof/>
          </w:rPr>
          <w:t>3</w:t>
        </w:r>
      </w:fldSimple>
      <w:r w:rsidR="00C80C94">
        <w:t xml:space="preserve">. </w:t>
      </w:r>
      <w:r w:rsidR="00883707">
        <w:t xml:space="preserve">CaCO-2 </w:t>
      </w:r>
      <w:r w:rsidR="00883707">
        <w:rPr>
          <w:rFonts w:hint="eastAsia"/>
        </w:rPr>
        <w:t xml:space="preserve">세포주를 이용한 </w:t>
      </w:r>
      <w:r w:rsidR="00C80C94">
        <w:t>P</w:t>
      </w:r>
      <w:r w:rsidR="00C80C94" w:rsidRPr="00883707">
        <w:rPr>
          <w:vertAlign w:val="subscript"/>
        </w:rPr>
        <w:t>app</w:t>
      </w:r>
      <w:r w:rsidR="00C80C94">
        <w:t xml:space="preserve"> </w:t>
      </w:r>
      <w:r w:rsidR="00C80C94">
        <w:rPr>
          <w:rFonts w:hint="eastAsia"/>
        </w:rPr>
        <w:t>산출 데이터의 예</w:t>
      </w:r>
    </w:p>
    <w:p w14:paraId="59665940" w14:textId="10F9E802" w:rsidR="004B1116" w:rsidRDefault="004B1116" w:rsidP="005F2261">
      <w:pPr>
        <w:rPr>
          <w:rFonts w:ascii="맑은 고딕" w:eastAsia="맑은 고딕" w:hAnsi="맑은 고딕"/>
        </w:rPr>
      </w:pPr>
    </w:p>
    <w:p w14:paraId="6D9ADA29" w14:textId="4E27A3F0" w:rsidR="00527B84" w:rsidRPr="00507C24" w:rsidRDefault="00527B84" w:rsidP="00527B84">
      <w:pPr>
        <w:pStyle w:val="a5"/>
        <w:numPr>
          <w:ilvl w:val="2"/>
          <w:numId w:val="21"/>
        </w:numPr>
        <w:ind w:leftChars="0"/>
        <w:rPr>
          <w:rFonts w:ascii="맑은 고딕" w:eastAsia="맑은 고딕" w:hAnsi="맑은 고딕"/>
        </w:rPr>
      </w:pPr>
      <w:r>
        <w:rPr>
          <w:rFonts w:ascii="맑은 고딕" w:eastAsia="맑은 고딕" w:hAnsi="맑은 고딕" w:hint="eastAsia"/>
        </w:rPr>
        <w:t>S</w:t>
      </w:r>
      <w:r>
        <w:rPr>
          <w:rFonts w:ascii="맑은 고딕" w:eastAsia="맑은 고딕" w:hAnsi="맑은 고딕"/>
        </w:rPr>
        <w:t>andwich-cultured hepatocytes</w:t>
      </w:r>
    </w:p>
    <w:p w14:paraId="34FA31FA" w14:textId="29984B91" w:rsidR="00785833" w:rsidRDefault="005316FE" w:rsidP="009D6249">
      <w:pPr>
        <w:rPr>
          <w:rFonts w:ascii="맑은 고딕" w:eastAsia="맑은 고딕" w:hAnsi="맑은 고딕"/>
        </w:rPr>
      </w:pPr>
      <w:r>
        <w:rPr>
          <w:rFonts w:ascii="맑은 고딕" w:eastAsia="맑은 고딕" w:hAnsi="맑은 고딕" w:hint="eastAsia"/>
        </w:rPr>
        <w:lastRenderedPageBreak/>
        <w:t>간세포를</w:t>
      </w:r>
      <w:r w:rsidR="004905FF">
        <w:rPr>
          <w:rFonts w:ascii="맑은 고딕" w:eastAsia="맑은 고딕" w:hAnsi="맑은 고딕" w:hint="eastAsia"/>
        </w:rPr>
        <w:t xml:space="preserve"> 그림 </w:t>
      </w:r>
      <w:r w:rsidR="004905FF">
        <w:rPr>
          <w:rFonts w:ascii="맑은 고딕" w:eastAsia="맑은 고딕" w:hAnsi="맑은 고딕"/>
        </w:rPr>
        <w:t>7-12</w:t>
      </w:r>
      <w:r w:rsidR="004905FF">
        <w:rPr>
          <w:rFonts w:ascii="맑은 고딕" w:eastAsia="맑은 고딕" w:hAnsi="맑은 고딕" w:hint="eastAsia"/>
        </w:rPr>
        <w:t>와 같이</w:t>
      </w:r>
      <w:r w:rsidR="001B3242">
        <w:rPr>
          <w:rFonts w:ascii="맑은 고딕" w:eastAsia="맑은 고딕" w:hAnsi="맑은 고딕"/>
        </w:rPr>
        <w:t xml:space="preserve"> </w:t>
      </w:r>
      <w:r w:rsidR="001B3242">
        <w:rPr>
          <w:rFonts w:ascii="맑은 고딕" w:eastAsia="맑은 고딕" w:hAnsi="맑은 고딕" w:hint="eastAsia"/>
        </w:rPr>
        <w:t>콜라겐</w:t>
      </w:r>
      <w:r w:rsidR="004905FF">
        <w:rPr>
          <w:rFonts w:ascii="맑은 고딕" w:eastAsia="맑은 고딕" w:hAnsi="맑은 고딕" w:hint="eastAsia"/>
        </w:rPr>
        <w:t xml:space="preserve"> 층 사이에서 배양</w:t>
      </w:r>
      <w:r w:rsidR="004905FF">
        <w:rPr>
          <w:rFonts w:ascii="맑은 고딕" w:eastAsia="맑은 고딕" w:hAnsi="맑은 고딕"/>
        </w:rPr>
        <w:t>(</w:t>
      </w:r>
      <w:r w:rsidR="004905FF">
        <w:rPr>
          <w:rFonts w:ascii="맑은 고딕" w:eastAsia="맑은 고딕" w:hAnsi="맑은 고딕" w:hint="eastAsia"/>
        </w:rPr>
        <w:t>S</w:t>
      </w:r>
      <w:r w:rsidR="004905FF">
        <w:rPr>
          <w:rFonts w:ascii="맑은 고딕" w:eastAsia="맑은 고딕" w:hAnsi="맑은 고딕"/>
        </w:rPr>
        <w:t>andwich-cultured hepatocytes, SCH)</w:t>
      </w:r>
      <w:r w:rsidR="001A6E8A">
        <w:rPr>
          <w:rFonts w:ascii="맑은 고딕" w:eastAsia="맑은 고딕" w:hAnsi="맑은 고딕" w:hint="eastAsia"/>
        </w:rPr>
        <w:t>시</w:t>
      </w:r>
      <w:r w:rsidR="007B61CC">
        <w:rPr>
          <w:rFonts w:ascii="맑은 고딕" w:eastAsia="맑은 고딕" w:hAnsi="맑은 고딕" w:hint="eastAsia"/>
        </w:rPr>
        <w:t>키게 되면,</w:t>
      </w:r>
      <w:r w:rsidR="001A6E8A">
        <w:rPr>
          <w:rFonts w:ascii="맑은 고딕" w:eastAsia="맑은 고딕" w:hAnsi="맑은 고딕"/>
        </w:rPr>
        <w:t xml:space="preserve"> </w:t>
      </w:r>
      <w:r w:rsidR="009D6249">
        <w:rPr>
          <w:rFonts w:ascii="맑은 고딕" w:eastAsia="맑은 고딕" w:hAnsi="맑은 고딕" w:hint="eastAsia"/>
        </w:rPr>
        <w:t xml:space="preserve">간세포들이 </w:t>
      </w:r>
      <w:r w:rsidR="001A6E8A">
        <w:rPr>
          <w:rFonts w:ascii="맑은 고딕" w:eastAsia="맑은 고딕" w:hAnsi="맑은 고딕" w:hint="eastAsia"/>
        </w:rPr>
        <w:t>시간이 흐름</w:t>
      </w:r>
      <w:r w:rsidR="00A203DE">
        <w:rPr>
          <w:rFonts w:ascii="맑은 고딕" w:eastAsia="맑은 고딕" w:hAnsi="맑은 고딕" w:hint="eastAsia"/>
        </w:rPr>
        <w:t>에</w:t>
      </w:r>
      <w:r w:rsidR="001A6E8A">
        <w:rPr>
          <w:rFonts w:ascii="맑은 고딕" w:eastAsia="맑은 고딕" w:hAnsi="맑은 고딕" w:hint="eastAsia"/>
        </w:rPr>
        <w:t xml:space="preserve"> 따라 </w:t>
      </w:r>
      <w:r w:rsidR="009D6249">
        <w:rPr>
          <w:rFonts w:ascii="맑은 고딕" w:eastAsia="맑은 고딕" w:hAnsi="맑은 고딕" w:hint="eastAsia"/>
        </w:rPr>
        <w:t>p</w:t>
      </w:r>
      <w:r w:rsidR="009D6249">
        <w:rPr>
          <w:rFonts w:ascii="맑은 고딕" w:eastAsia="맑은 고딕" w:hAnsi="맑은 고딕"/>
        </w:rPr>
        <w:t>olarization</w:t>
      </w:r>
      <w:r w:rsidR="009D6249">
        <w:rPr>
          <w:rFonts w:ascii="맑은 고딕" w:eastAsia="맑은 고딕" w:hAnsi="맑은 고딕" w:hint="eastAsia"/>
        </w:rPr>
        <w:t>되고</w:t>
      </w:r>
      <w:r w:rsidR="001A6E8A">
        <w:rPr>
          <w:rFonts w:ascii="맑은 고딕" w:eastAsia="맑은 고딕" w:hAnsi="맑은 고딕" w:hint="eastAsia"/>
        </w:rPr>
        <w:t>,</w:t>
      </w:r>
      <w:r w:rsidR="009D6249">
        <w:rPr>
          <w:rFonts w:ascii="맑은 고딕" w:eastAsia="맑은 고딕" w:hAnsi="맑은 고딕"/>
        </w:rPr>
        <w:t xml:space="preserve"> canalicular </w:t>
      </w:r>
      <w:r w:rsidR="009D6249">
        <w:rPr>
          <w:rFonts w:ascii="맑은 고딕" w:eastAsia="맑은 고딕" w:hAnsi="맑은 고딕" w:hint="eastAsia"/>
        </w:rPr>
        <w:t>s</w:t>
      </w:r>
      <w:r w:rsidR="009D6249">
        <w:rPr>
          <w:rFonts w:ascii="맑은 고딕" w:eastAsia="맑은 고딕" w:hAnsi="맑은 고딕"/>
        </w:rPr>
        <w:t>ystem</w:t>
      </w:r>
      <w:r w:rsidR="009D6249">
        <w:rPr>
          <w:rFonts w:ascii="맑은 고딕" w:eastAsia="맑은 고딕" w:hAnsi="맑은 고딕" w:hint="eastAsia"/>
        </w:rPr>
        <w:t xml:space="preserve">을 만들게 </w:t>
      </w:r>
      <w:r w:rsidR="001A6E8A">
        <w:rPr>
          <w:rFonts w:ascii="맑은 고딕" w:eastAsia="맑은 고딕" w:hAnsi="맑은 고딕" w:hint="eastAsia"/>
        </w:rPr>
        <w:t>된다.</w:t>
      </w:r>
      <w:r w:rsidR="00A203DE">
        <w:rPr>
          <w:rFonts w:ascii="맑은 고딕" w:eastAsia="맑은 고딕" w:hAnsi="맑은 고딕"/>
        </w:rPr>
        <w:t xml:space="preserve"> </w:t>
      </w:r>
      <w:r w:rsidR="00A203DE">
        <w:rPr>
          <w:rFonts w:ascii="맑은 고딕" w:eastAsia="맑은 고딕" w:hAnsi="맑은 고딕" w:hint="eastAsia"/>
        </w:rPr>
        <w:t xml:space="preserve">이러한 시스템이 </w:t>
      </w:r>
      <w:proofErr w:type="spellStart"/>
      <w:r w:rsidR="00A203DE">
        <w:rPr>
          <w:rFonts w:ascii="맑은 고딕" w:eastAsia="맑은 고딕" w:hAnsi="맑은 고딕" w:hint="eastAsia"/>
        </w:rPr>
        <w:t>만들어지는데</w:t>
      </w:r>
      <w:ins w:id="100" w:author="Bae Soo Hyeon" w:date="2022-08-17T17:37:00Z">
        <w:r w:rsidR="00815EC7">
          <w:rPr>
            <w:rFonts w:ascii="맑은 고딕" w:eastAsia="맑은 고딕" w:hAnsi="맑은 고딕" w:hint="eastAsia"/>
          </w:rPr>
          <w:t>에</w:t>
        </w:r>
      </w:ins>
      <w:proofErr w:type="spellEnd"/>
      <w:r w:rsidR="00A203DE">
        <w:rPr>
          <w:rFonts w:ascii="맑은 고딕" w:eastAsia="맑은 고딕" w:hAnsi="맑은 고딕" w:hint="eastAsia"/>
        </w:rPr>
        <w:t xml:space="preserve"> 사람 간세포의 경우 대략 </w:t>
      </w:r>
      <w:r w:rsidR="00A203DE">
        <w:rPr>
          <w:rFonts w:ascii="맑은 고딕" w:eastAsia="맑은 고딕" w:hAnsi="맑은 고딕"/>
        </w:rPr>
        <w:t>6~7</w:t>
      </w:r>
      <w:r w:rsidR="00A203DE">
        <w:rPr>
          <w:rFonts w:ascii="맑은 고딕" w:eastAsia="맑은 고딕" w:hAnsi="맑은 고딕" w:hint="eastAsia"/>
        </w:rPr>
        <w:t>일 정도의 배양 시간이 소요된다.</w:t>
      </w:r>
      <w:r w:rsidR="00A203DE">
        <w:rPr>
          <w:rFonts w:ascii="맑은 고딕" w:eastAsia="맑은 고딕" w:hAnsi="맑은 고딕"/>
        </w:rPr>
        <w:t xml:space="preserve"> </w:t>
      </w:r>
      <w:r w:rsidR="007A1CB4">
        <w:rPr>
          <w:rFonts w:ascii="맑은 고딕" w:eastAsia="맑은 고딕" w:hAnsi="맑은 고딕" w:hint="eastAsia"/>
        </w:rPr>
        <w:t>S</w:t>
      </w:r>
      <w:r w:rsidR="007A1CB4">
        <w:rPr>
          <w:rFonts w:ascii="맑은 고딕" w:eastAsia="맑은 고딕" w:hAnsi="맑은 고딕"/>
        </w:rPr>
        <w:t>CH</w:t>
      </w:r>
      <w:r w:rsidR="007A1CB4">
        <w:rPr>
          <w:rFonts w:ascii="맑은 고딕" w:eastAsia="맑은 고딕" w:hAnsi="맑은 고딕" w:hint="eastAsia"/>
        </w:rPr>
        <w:t>를 이용하면</w:t>
      </w:r>
      <w:r w:rsidR="007A1CB4">
        <w:rPr>
          <w:rFonts w:ascii="맑은 고딕" w:eastAsia="맑은 고딕" w:hAnsi="맑은 고딕"/>
        </w:rPr>
        <w:t xml:space="preserve">, </w:t>
      </w:r>
      <w:r w:rsidR="007A1CB4">
        <w:rPr>
          <w:rFonts w:ascii="맑은 고딕" w:eastAsia="맑은 고딕" w:hAnsi="맑은 고딕" w:hint="eastAsia"/>
        </w:rPr>
        <w:t xml:space="preserve">시험약물의 </w:t>
      </w:r>
      <w:r w:rsidR="00804E5C">
        <w:rPr>
          <w:rFonts w:ascii="맑은 고딕" w:eastAsia="맑은 고딕" w:hAnsi="맑은 고딕" w:hint="eastAsia"/>
        </w:rPr>
        <w:t>수동 확산에 의한 세포 이동</w:t>
      </w:r>
      <w:r w:rsidR="00804E5C">
        <w:rPr>
          <w:rFonts w:ascii="맑은 고딕" w:eastAsia="맑은 고딕" w:hAnsi="맑은 고딕"/>
        </w:rPr>
        <w:t xml:space="preserve"> </w:t>
      </w:r>
      <w:r w:rsidR="00804E5C">
        <w:rPr>
          <w:rFonts w:ascii="맑은 고딕" w:eastAsia="맑은 고딕" w:hAnsi="맑은 고딕" w:hint="eastAsia"/>
        </w:rPr>
        <w:t>및 능동 수송에 의한 세포 내</w:t>
      </w:r>
      <w:r w:rsidR="007A1CB4">
        <w:rPr>
          <w:rFonts w:ascii="맑은 고딕" w:eastAsia="맑은 고딕" w:hAnsi="맑은 고딕" w:hint="eastAsia"/>
        </w:rPr>
        <w:t xml:space="preserve"> </w:t>
      </w:r>
      <w:r w:rsidR="007A1CB4">
        <w:rPr>
          <w:rFonts w:ascii="맑은 고딕" w:eastAsia="맑은 고딕" w:hAnsi="맑은 고딕"/>
        </w:rPr>
        <w:t xml:space="preserve">uptake </w:t>
      </w:r>
      <w:r w:rsidR="007A1CB4">
        <w:rPr>
          <w:rFonts w:ascii="맑은 고딕" w:eastAsia="맑은 고딕" w:hAnsi="맑은 고딕" w:hint="eastAsia"/>
        </w:rPr>
        <w:t>뿐만 아니라,</w:t>
      </w:r>
      <w:r w:rsidR="007A1CB4">
        <w:rPr>
          <w:rFonts w:ascii="맑은 고딕" w:eastAsia="맑은 고딕" w:hAnsi="맑은 고딕"/>
        </w:rPr>
        <w:t xml:space="preserve"> </w:t>
      </w:r>
      <w:r w:rsidR="007A1CB4">
        <w:rPr>
          <w:rFonts w:ascii="맑은 고딕" w:eastAsia="맑은 고딕" w:hAnsi="맑은 고딕" w:hint="eastAsia"/>
        </w:rPr>
        <w:t>담즙 배설</w:t>
      </w:r>
      <w:r w:rsidR="00804E5C">
        <w:rPr>
          <w:rFonts w:ascii="맑은 고딕" w:eastAsia="맑은 고딕" w:hAnsi="맑은 고딕" w:hint="eastAsia"/>
        </w:rPr>
        <w:t xml:space="preserve"> 등을</w:t>
      </w:r>
      <w:r w:rsidR="007A1CB4">
        <w:rPr>
          <w:rFonts w:ascii="맑은 고딕" w:eastAsia="맑은 고딕" w:hAnsi="맑은 고딕" w:hint="eastAsia"/>
        </w:rPr>
        <w:t xml:space="preserve"> 확인할 수 있다.</w:t>
      </w:r>
      <w:r w:rsidR="007A1CB4">
        <w:rPr>
          <w:rFonts w:ascii="맑은 고딕" w:eastAsia="맑은 고딕" w:hAnsi="맑은 고딕"/>
        </w:rPr>
        <w:t xml:space="preserve"> </w:t>
      </w:r>
      <w:r w:rsidR="004038C8">
        <w:rPr>
          <w:rFonts w:ascii="맑은 고딕" w:eastAsia="맑은 고딕" w:hAnsi="맑은 고딕" w:hint="eastAsia"/>
        </w:rPr>
        <w:t xml:space="preserve">시험물질의 세포 내 </w:t>
      </w:r>
      <w:r w:rsidR="004038C8">
        <w:rPr>
          <w:rFonts w:ascii="맑은 고딕" w:eastAsia="맑은 고딕" w:hAnsi="맑은 고딕"/>
        </w:rPr>
        <w:t xml:space="preserve">uptake </w:t>
      </w:r>
      <w:del w:id="101" w:author="Bae Soo Hyeon" w:date="2022-08-17T17:37:00Z">
        <w:r w:rsidR="004038C8" w:rsidDel="003B72DA">
          <w:rPr>
            <w:rFonts w:ascii="맑은 고딕" w:eastAsia="맑은 고딕" w:hAnsi="맑은 고딕"/>
          </w:rPr>
          <w:delText>rate</w:delText>
        </w:r>
      </w:del>
      <w:ins w:id="102" w:author="Bae Soo Hyeon" w:date="2022-08-17T17:37:00Z">
        <w:r w:rsidR="003B72DA">
          <w:rPr>
            <w:rFonts w:ascii="맑은 고딕" w:eastAsia="맑은 고딕" w:hAnsi="맑은 고딕" w:hint="eastAsia"/>
          </w:rPr>
          <w:t>속도</w:t>
        </w:r>
      </w:ins>
      <w:r w:rsidR="004038C8">
        <w:rPr>
          <w:rFonts w:ascii="맑은 고딕" w:eastAsia="맑은 고딕" w:hAnsi="맑은 고딕" w:hint="eastAsia"/>
        </w:rPr>
        <w:t>를 구하기 위해서는</w:t>
      </w:r>
      <w:r w:rsidR="004038C8">
        <w:rPr>
          <w:rFonts w:ascii="맑은 고딕" w:eastAsia="맑은 고딕" w:hAnsi="맑은 고딕"/>
        </w:rPr>
        <w:t xml:space="preserve"> </w:t>
      </w:r>
      <w:r w:rsidR="004038C8">
        <w:rPr>
          <w:rFonts w:ascii="맑은 고딕" w:eastAsia="맑은 고딕" w:hAnsi="맑은 고딕" w:hint="eastAsia"/>
        </w:rPr>
        <w:t>시험물질을 S</w:t>
      </w:r>
      <w:r w:rsidR="004038C8">
        <w:rPr>
          <w:rFonts w:ascii="맑은 고딕" w:eastAsia="맑은 고딕" w:hAnsi="맑은 고딕"/>
        </w:rPr>
        <w:t>CH</w:t>
      </w:r>
      <w:r w:rsidR="004038C8">
        <w:rPr>
          <w:rFonts w:ascii="맑은 고딕" w:eastAsia="맑은 고딕" w:hAnsi="맑은 고딕" w:hint="eastAsia"/>
        </w:rPr>
        <w:t>에 처리하자 마자</w:t>
      </w:r>
      <w:r w:rsidR="00A203DE">
        <w:rPr>
          <w:rFonts w:ascii="맑은 고딕" w:eastAsia="맑은 고딕" w:hAnsi="맑은 고딕" w:hint="eastAsia"/>
        </w:rPr>
        <w:t>,</w:t>
      </w:r>
      <w:r w:rsidR="00A203DE">
        <w:rPr>
          <w:rFonts w:ascii="맑은 고딕" w:eastAsia="맑은 고딕" w:hAnsi="맑은 고딕"/>
        </w:rPr>
        <w:t xml:space="preserve"> </w:t>
      </w:r>
      <w:r w:rsidR="00A203DE">
        <w:rPr>
          <w:rFonts w:ascii="맑은 고딕" w:eastAsia="맑은 고딕" w:hAnsi="맑은 고딕" w:hint="eastAsia"/>
        </w:rPr>
        <w:t xml:space="preserve">대략 </w:t>
      </w:r>
      <w:r w:rsidR="00A203DE">
        <w:rPr>
          <w:rFonts w:ascii="맑은 고딕" w:eastAsia="맑은 고딕" w:hAnsi="맑은 고딕"/>
        </w:rPr>
        <w:t>2</w:t>
      </w:r>
      <w:r w:rsidR="00A203DE">
        <w:rPr>
          <w:rFonts w:ascii="맑은 고딕" w:eastAsia="맑은 고딕" w:hAnsi="맑은 고딕" w:hint="eastAsia"/>
        </w:rPr>
        <w:t xml:space="preserve">분 이내의 짧은 시간에 </w:t>
      </w:r>
      <w:r w:rsidR="004038C8">
        <w:rPr>
          <w:rFonts w:ascii="맑은 고딕" w:eastAsia="맑은 고딕" w:hAnsi="맑은 고딕" w:hint="eastAsia"/>
        </w:rPr>
        <w:t xml:space="preserve">세포내로 유입되는 속도를 </w:t>
      </w:r>
      <w:proofErr w:type="spellStart"/>
      <w:r w:rsidR="004038C8">
        <w:rPr>
          <w:rFonts w:ascii="맑은 고딕" w:eastAsia="맑은 고딕" w:hAnsi="맑은 고딕" w:hint="eastAsia"/>
        </w:rPr>
        <w:t>측정하여야</w:t>
      </w:r>
      <w:del w:id="103" w:author="Bae Soo Hyeon" w:date="2022-08-17T17:37:00Z">
        <w:r w:rsidR="00C35DD8" w:rsidDel="003B72DA">
          <w:rPr>
            <w:rFonts w:ascii="맑은 고딕" w:eastAsia="맑은 고딕" w:hAnsi="맑은 고딕" w:hint="eastAsia"/>
          </w:rPr>
          <w:delText xml:space="preserve"> 정확한 실험데이터를 얻을 수 있</w:delText>
        </w:r>
        <w:r w:rsidR="00A203DE" w:rsidDel="003B72DA">
          <w:rPr>
            <w:rFonts w:ascii="맑은 고딕" w:eastAsia="맑은 고딕" w:hAnsi="맑은 고딕" w:hint="eastAsia"/>
          </w:rPr>
          <w:delText>다</w:delText>
        </w:r>
      </w:del>
      <w:ins w:id="104" w:author="Bae Soo Hyeon" w:date="2022-08-17T17:37:00Z">
        <w:r w:rsidR="003B72DA">
          <w:rPr>
            <w:rFonts w:ascii="맑은 고딕" w:eastAsia="맑은 고딕" w:hAnsi="맑은 고딕" w:hint="eastAsia"/>
          </w:rPr>
          <w:t>한</w:t>
        </w:r>
      </w:ins>
      <w:ins w:id="105" w:author="Bae Soo Hyeon" w:date="2022-08-17T17:38:00Z">
        <w:r w:rsidR="003B72DA">
          <w:rPr>
            <w:rFonts w:ascii="맑은 고딕" w:eastAsia="맑은 고딕" w:hAnsi="맑은 고딕" w:hint="eastAsia"/>
          </w:rPr>
          <w:t>다</w:t>
        </w:r>
      </w:ins>
      <w:proofErr w:type="spellEnd"/>
      <w:r w:rsidR="00A203DE">
        <w:rPr>
          <w:rFonts w:ascii="맑은 고딕" w:eastAsia="맑은 고딕" w:hAnsi="맑은 고딕" w:hint="eastAsia"/>
        </w:rPr>
        <w:t>.</w:t>
      </w:r>
      <w:r w:rsidR="00A203DE">
        <w:rPr>
          <w:rFonts w:ascii="맑은 고딕" w:eastAsia="맑은 고딕" w:hAnsi="맑은 고딕"/>
        </w:rPr>
        <w:t xml:space="preserve"> </w:t>
      </w:r>
      <w:r w:rsidR="00A203DE">
        <w:rPr>
          <w:rFonts w:ascii="맑은 고딕" w:eastAsia="맑은 고딕" w:hAnsi="맑은 고딕" w:hint="eastAsia"/>
        </w:rPr>
        <w:t>세포내로 약물의 유입 클리어런스는 다음과 같은 식으로 산출한다.</w:t>
      </w:r>
      <w:r w:rsidR="00785833">
        <w:rPr>
          <w:rFonts w:ascii="맑은 고딕" w:eastAsia="맑은 고딕" w:hAnsi="맑은 고딕"/>
        </w:rPr>
        <w:t xml:space="preserve"> </w:t>
      </w:r>
      <w:r w:rsidR="000A5085">
        <w:rPr>
          <w:rFonts w:ascii="맑은 고딕" w:eastAsia="맑은 고딕" w:hAnsi="맑은 고딕" w:hint="eastAsia"/>
        </w:rPr>
        <w:t xml:space="preserve">시험 약물 처리 후, 배양시간 동안 약물의 </w:t>
      </w:r>
      <w:proofErr w:type="spellStart"/>
      <w:r w:rsidR="000A5085">
        <w:rPr>
          <w:rFonts w:ascii="맑은 고딕" w:eastAsia="맑은 고딕" w:hAnsi="맑은 고딕" w:hint="eastAsia"/>
        </w:rPr>
        <w:t>축척량</w:t>
      </w:r>
      <w:proofErr w:type="spellEnd"/>
      <w:r w:rsidR="000A5085">
        <w:rPr>
          <w:rFonts w:ascii="맑은 고딕" w:eastAsia="맑은 고딕" w:hAnsi="맑은 고딕"/>
        </w:rPr>
        <w:t>(amount)</w:t>
      </w:r>
      <w:r w:rsidR="006A0C87">
        <w:rPr>
          <w:rFonts w:ascii="맑은 고딕" w:eastAsia="맑은 고딕" w:hAnsi="맑은 고딕" w:hint="eastAsia"/>
        </w:rPr>
        <w:t>의</w:t>
      </w:r>
      <w:r w:rsidR="000A5085">
        <w:rPr>
          <w:rFonts w:ascii="맑은 고딕" w:eastAsia="맑은 고딕" w:hAnsi="맑은 고딕"/>
        </w:rPr>
        <w:t xml:space="preserve"> </w:t>
      </w:r>
      <w:r w:rsidR="000A5085">
        <w:rPr>
          <w:rFonts w:ascii="맑은 고딕" w:eastAsia="맑은 고딕" w:hAnsi="맑은 고딕" w:hint="eastAsia"/>
        </w:rPr>
        <w:t>변화량과 시간 차,</w:t>
      </w:r>
      <w:r w:rsidR="000A5085">
        <w:rPr>
          <w:rFonts w:ascii="맑은 고딕" w:eastAsia="맑은 고딕" w:hAnsi="맑은 고딕"/>
        </w:rPr>
        <w:t xml:space="preserve"> </w:t>
      </w:r>
      <w:r w:rsidR="000A5085">
        <w:rPr>
          <w:rFonts w:ascii="맑은 고딕" w:eastAsia="맑은 고딕" w:hAnsi="맑은 고딕" w:hint="eastAsia"/>
        </w:rPr>
        <w:t>그리고</w:t>
      </w:r>
      <w:r w:rsidR="00804E5C">
        <w:rPr>
          <w:rFonts w:ascii="맑은 고딕" w:eastAsia="맑은 고딕" w:hAnsi="맑은 고딕" w:hint="eastAsia"/>
        </w:rPr>
        <w:t xml:space="preserve"> 시험약물의 농도인 </w:t>
      </w:r>
      <w:proofErr w:type="spellStart"/>
      <w:r w:rsidR="00785833">
        <w:rPr>
          <w:rFonts w:ascii="맑은 고딕" w:eastAsia="맑은 고딕" w:hAnsi="맑은 고딕" w:hint="eastAsia"/>
        </w:rPr>
        <w:t>C</w:t>
      </w:r>
      <w:r w:rsidR="00785833">
        <w:rPr>
          <w:rFonts w:ascii="맑은 고딕" w:eastAsia="맑은 고딕" w:hAnsi="맑은 고딕"/>
        </w:rPr>
        <w:t>oncentration</w:t>
      </w:r>
      <w:r w:rsidR="00785833" w:rsidRPr="00785833">
        <w:rPr>
          <w:rFonts w:ascii="맑은 고딕" w:eastAsia="맑은 고딕" w:hAnsi="맑은 고딕"/>
          <w:vertAlign w:val="subscript"/>
        </w:rPr>
        <w:t>mediu</w:t>
      </w:r>
      <w:r w:rsidR="00785833" w:rsidRPr="00785833">
        <w:rPr>
          <w:rFonts w:ascii="맑은 고딕" w:eastAsia="맑은 고딕" w:hAnsi="맑은 고딕" w:hint="eastAsia"/>
          <w:vertAlign w:val="subscript"/>
        </w:rPr>
        <w:t>m</w:t>
      </w:r>
      <w:proofErr w:type="spellEnd"/>
      <w:r w:rsidR="000A5085">
        <w:rPr>
          <w:rFonts w:ascii="맑은 고딕" w:eastAsia="맑은 고딕" w:hAnsi="맑은 고딕" w:hint="eastAsia"/>
        </w:rPr>
        <w:t>이 필요하다.</w:t>
      </w:r>
      <w:r w:rsidR="00785833">
        <w:rPr>
          <w:rFonts w:ascii="맑은 고딕" w:eastAsia="맑은 고딕" w:hAnsi="맑은 고딕"/>
        </w:rPr>
        <w:t xml:space="preserve"> </w:t>
      </w:r>
    </w:p>
    <w:p w14:paraId="42250320" w14:textId="77777777" w:rsidR="000A5085" w:rsidRPr="00804E5C" w:rsidRDefault="000A5085" w:rsidP="009D6249">
      <w:pPr>
        <w:rPr>
          <w:rFonts w:ascii="맑은 고딕" w:eastAsia="맑은 고딕" w:hAnsi="맑은 고딕"/>
        </w:rPr>
      </w:pPr>
    </w:p>
    <w:p w14:paraId="1E92861E" w14:textId="20F5C7A1" w:rsidR="00A203DE" w:rsidRPr="000A5085" w:rsidRDefault="00000000" w:rsidP="009D6249">
      <w:pPr>
        <w:rPr>
          <w:rFonts w:ascii="맑은 고딕" w:eastAsia="맑은 고딕" w:hAnsi="맑은 고딕"/>
          <w:iCs/>
          <w:vertAlign w:val="subscript"/>
        </w:rPr>
      </w:pPr>
      <m:oMathPara>
        <m:oMath>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CL</m:t>
              </m:r>
            </m:e>
            <m:sub>
              <m:r>
                <m:rPr>
                  <m:sty m:val="p"/>
                </m:rPr>
                <w:rPr>
                  <w:rFonts w:ascii="Cambria Math" w:eastAsia="맑은 고딕" w:hAnsi="Cambria Math"/>
                  <w:vertAlign w:val="subscript"/>
                </w:rPr>
                <m:t>uptake</m:t>
              </m:r>
            </m:sub>
          </m:sSub>
          <m:r>
            <w:rPr>
              <w:rFonts w:ascii="Cambria Math" w:eastAsia="맑은 고딕" w:hAnsi="Cambria Math"/>
              <w:vertAlign w:val="subscript"/>
            </w:rPr>
            <m:t xml:space="preserve">= </m:t>
          </m:r>
          <m:f>
            <m:fPr>
              <m:ctrlPr>
                <w:rPr>
                  <w:rFonts w:ascii="Cambria Math" w:eastAsia="맑은 고딕" w:hAnsi="Cambria Math"/>
                  <w:i/>
                  <w:iCs/>
                  <w:vertAlign w:val="subscript"/>
                </w:rPr>
              </m:ctrlPr>
            </m:fPr>
            <m:num>
              <m:r>
                <w:rPr>
                  <w:rFonts w:ascii="Cambria Math" w:eastAsia="맑은 고딕" w:hAnsi="Cambria Math"/>
                  <w:vertAlign w:val="subscript"/>
                </w:rPr>
                <m:t xml:space="preserve">∆ Accumulation </m:t>
              </m:r>
            </m:num>
            <m:den>
              <m:r>
                <w:rPr>
                  <w:rFonts w:ascii="Cambria Math" w:eastAsia="맑은 고딕" w:hAnsi="Cambria Math"/>
                  <w:vertAlign w:val="subscript"/>
                </w:rPr>
                <m:t xml:space="preserve">∆ time× </m:t>
              </m:r>
              <m:sSub>
                <m:sSubPr>
                  <m:ctrlPr>
                    <w:rPr>
                      <w:rFonts w:ascii="Cambria Math" w:eastAsia="맑은 고딕" w:hAnsi="Cambria Math"/>
                      <w:i/>
                      <w:iCs/>
                      <w:vertAlign w:val="subscript"/>
                    </w:rPr>
                  </m:ctrlPr>
                </m:sSubPr>
                <m:e>
                  <m:r>
                    <w:rPr>
                      <w:rFonts w:ascii="Cambria Math" w:eastAsia="맑은 고딕" w:hAnsi="Cambria Math"/>
                      <w:vertAlign w:val="subscript"/>
                    </w:rPr>
                    <m:t>Concentration</m:t>
                  </m:r>
                </m:e>
                <m:sub>
                  <m:r>
                    <w:rPr>
                      <w:rFonts w:ascii="Cambria Math" w:eastAsia="맑은 고딕" w:hAnsi="Cambria Math"/>
                      <w:vertAlign w:val="subscript"/>
                    </w:rPr>
                    <m:t>medium</m:t>
                  </m:r>
                </m:sub>
              </m:sSub>
            </m:den>
          </m:f>
        </m:oMath>
      </m:oMathPara>
    </w:p>
    <w:p w14:paraId="0FF83FA3" w14:textId="77777777" w:rsidR="000A5085" w:rsidRDefault="000A5085" w:rsidP="009D6249">
      <w:pPr>
        <w:rPr>
          <w:rFonts w:ascii="맑은 고딕" w:eastAsia="맑은 고딕" w:hAnsi="맑은 고딕"/>
        </w:rPr>
      </w:pPr>
    </w:p>
    <w:p w14:paraId="2B9EB2A0" w14:textId="497D8ACC" w:rsidR="00C80C94" w:rsidRDefault="001B0728" w:rsidP="005F2261">
      <w:pPr>
        <w:rPr>
          <w:rFonts w:ascii="맑은 고딕" w:eastAsia="맑은 고딕" w:hAnsi="맑은 고딕"/>
        </w:rPr>
      </w:pPr>
      <w:r>
        <w:rPr>
          <w:noProof/>
        </w:rPr>
        <mc:AlternateContent>
          <mc:Choice Requires="wps">
            <w:drawing>
              <wp:anchor distT="0" distB="0" distL="114300" distR="114300" simplePos="0" relativeHeight="251674624" behindDoc="0" locked="0" layoutInCell="1" allowOverlap="1" wp14:anchorId="70429D15" wp14:editId="4890E79F">
                <wp:simplePos x="0" y="0"/>
                <wp:positionH relativeFrom="column">
                  <wp:posOffset>0</wp:posOffset>
                </wp:positionH>
                <wp:positionV relativeFrom="paragraph">
                  <wp:posOffset>3031490</wp:posOffset>
                </wp:positionV>
                <wp:extent cx="573151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5C1DA6E" w14:textId="34CA036F" w:rsidR="001B0728" w:rsidRPr="00554C0E" w:rsidRDefault="001B0728" w:rsidP="00AE090C">
                            <w:pPr>
                              <w:pStyle w:val="af"/>
                              <w:jc w:val="center"/>
                              <w:rPr>
                                <w:rFonts w:ascii="맑은 고딕" w:eastAsia="맑은 고딕" w:hAnsi="맑은 고딕"/>
                              </w:rPr>
                            </w:pPr>
                            <w:r>
                              <w:t xml:space="preserve">그림 </w:t>
                            </w:r>
                            <w:fldSimple w:instr=" STYLEREF 1 \s ">
                              <w:r>
                                <w:rPr>
                                  <w:noProof/>
                                </w:rPr>
                                <w:t>7</w:t>
                              </w:r>
                            </w:fldSimple>
                            <w:r>
                              <w:noBreakHyphen/>
                            </w:r>
                            <w:fldSimple w:instr=" SEQ 그림 \* ARABIC \s 1 ">
                              <w:r>
                                <w:rPr>
                                  <w:noProof/>
                                </w:rPr>
                                <w:t>12</w:t>
                              </w:r>
                            </w:fldSimple>
                            <w:r>
                              <w:t>. Sandwich-cultured hepatocyte</w:t>
                            </w:r>
                            <w:r w:rsidR="00AE090C">
                              <w:t>s (Brower et al., CTP (2013) 94:95-112.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29D15" id="Text Box 13" o:spid="_x0000_s1033" type="#_x0000_t202" style="position:absolute;left:0;text-align:left;margin-left:0;margin-top:238.7pt;width:451.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" stroked="f">
                <v:textbox style="mso-fit-shape-to-text:t" inset="0,0,0,0">
                  <w:txbxContent>
                    <w:p w14:paraId="35C1DA6E" w14:textId="34CA036F" w:rsidR="001B0728" w:rsidRPr="00554C0E" w:rsidRDefault="001B0728" w:rsidP="00AE090C">
                      <w:pPr>
                        <w:pStyle w:val="af"/>
                        <w:jc w:val="center"/>
                        <w:rPr>
                          <w:rFonts w:ascii="맑은 고딕" w:eastAsia="맑은 고딕" w:hAnsi="맑은 고딕"/>
                        </w:rPr>
                      </w:pPr>
                      <w:r>
                        <w:t xml:space="preserve">그림 </w:t>
                      </w:r>
                      <w:fldSimple w:instr=" STYLEREF 1 \s ">
                        <w:r>
                          <w:rPr>
                            <w:noProof/>
                          </w:rPr>
                          <w:t>7</w:t>
                        </w:r>
                      </w:fldSimple>
                      <w:r>
                        <w:noBreakHyphen/>
                      </w:r>
                      <w:fldSimple w:instr=" SEQ 그림 \* ARABIC \s 1 ">
                        <w:r>
                          <w:rPr>
                            <w:noProof/>
                          </w:rPr>
                          <w:t>12</w:t>
                        </w:r>
                      </w:fldSimple>
                      <w:r>
                        <w:t>. Sandwich-cultured hepatocyte</w:t>
                      </w:r>
                      <w:r w:rsidR="00AE090C">
                        <w:t>s (Brower et al., CTP (2013) 94:95-112.</w:t>
                      </w:r>
                    </w:p>
                  </w:txbxContent>
                </v:textbox>
                <w10:wrap type="topAndBottom"/>
              </v:shape>
            </w:pict>
          </mc:Fallback>
        </mc:AlternateContent>
      </w:r>
      <w:r w:rsidRPr="001B0728">
        <w:rPr>
          <w:rFonts w:ascii="맑은 고딕" w:eastAsia="맑은 고딕" w:hAnsi="맑은 고딕"/>
          <w:noProof/>
        </w:rPr>
        <w:drawing>
          <wp:anchor distT="0" distB="0" distL="114300" distR="114300" simplePos="0" relativeHeight="251672576" behindDoc="0" locked="0" layoutInCell="1" allowOverlap="1" wp14:anchorId="295E1A15" wp14:editId="6BB3AFD9">
            <wp:simplePos x="0" y="0"/>
            <wp:positionH relativeFrom="column">
              <wp:posOffset>0</wp:posOffset>
            </wp:positionH>
            <wp:positionV relativeFrom="paragraph">
              <wp:posOffset>72</wp:posOffset>
            </wp:positionV>
            <wp:extent cx="5731510" cy="2974340"/>
            <wp:effectExtent l="0" t="0" r="2540" b="0"/>
            <wp:wrapTopAndBottom/>
            <wp:docPr id="12" name="그림 18">
              <a:extLst xmlns:a="http://schemas.openxmlformats.org/drawingml/2006/main">
                <a:ext uri="{FF2B5EF4-FFF2-40B4-BE49-F238E27FC236}">
                  <a16:creationId xmlns:a16="http://schemas.microsoft.com/office/drawing/2014/main" id="{5FC576ED-E8B2-4A5B-BEB8-DEFBD0FC36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8">
                      <a:extLst>
                        <a:ext uri="{FF2B5EF4-FFF2-40B4-BE49-F238E27FC236}">
                          <a16:creationId xmlns:a16="http://schemas.microsoft.com/office/drawing/2014/main" id="{5FC576ED-E8B2-4A5B-BEB8-DEFBD0FC3626}"/>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2974340"/>
                    </a:xfrm>
                    <a:prstGeom prst="rect">
                      <a:avLst/>
                    </a:prstGeom>
                  </pic:spPr>
                </pic:pic>
              </a:graphicData>
            </a:graphic>
          </wp:anchor>
        </w:drawing>
      </w:r>
    </w:p>
    <w:p w14:paraId="73FD669B" w14:textId="5CFEF0B6" w:rsidR="008C4F67" w:rsidRPr="00A428F8" w:rsidRDefault="008C4F67" w:rsidP="008C4F67">
      <w:pPr>
        <w:rPr>
          <w:rFonts w:ascii="맑은 고딕" w:eastAsia="맑은 고딕" w:hAnsi="맑은 고딕"/>
        </w:rPr>
      </w:pPr>
      <w:r>
        <w:rPr>
          <w:rFonts w:ascii="맑은 고딕" w:eastAsia="맑은 고딕" w:hAnsi="맑은 고딕" w:hint="eastAsia"/>
        </w:rPr>
        <w:t>또한, 칼슘과 마그네슘 이온이 포함되어 있지 않은 배양액을 사용하여</w:t>
      </w:r>
      <w:r>
        <w:rPr>
          <w:rFonts w:ascii="맑은 고딕" w:eastAsia="맑은 고딕" w:hAnsi="맑은 고딕"/>
        </w:rPr>
        <w:t xml:space="preserve"> SCH</w:t>
      </w:r>
      <w:r>
        <w:rPr>
          <w:rFonts w:ascii="맑은 고딕" w:eastAsia="맑은 고딕" w:hAnsi="맑은 고딕" w:hint="eastAsia"/>
        </w:rPr>
        <w:t>를 i</w:t>
      </w:r>
      <w:r>
        <w:rPr>
          <w:rFonts w:ascii="맑은 고딕" w:eastAsia="맑은 고딕" w:hAnsi="맑은 고딕"/>
        </w:rPr>
        <w:t>ncubation</w:t>
      </w:r>
      <w:r>
        <w:rPr>
          <w:rFonts w:ascii="맑은 고딕" w:eastAsia="맑은 고딕" w:hAnsi="맑은 고딕" w:hint="eastAsia"/>
        </w:rPr>
        <w:t>하면,</w:t>
      </w:r>
      <w:r>
        <w:rPr>
          <w:rFonts w:ascii="맑은 고딕" w:eastAsia="맑은 고딕" w:hAnsi="맑은 고딕"/>
        </w:rPr>
        <w:t xml:space="preserve"> </w:t>
      </w:r>
      <w:r>
        <w:rPr>
          <w:rFonts w:ascii="맑은 고딕" w:eastAsia="맑은 고딕" w:hAnsi="맑은 고딕" w:hint="eastAsia"/>
        </w:rPr>
        <w:t xml:space="preserve">그림 </w:t>
      </w:r>
      <w:r>
        <w:rPr>
          <w:rFonts w:ascii="맑은 고딕" w:eastAsia="맑은 고딕" w:hAnsi="맑은 고딕"/>
        </w:rPr>
        <w:t>7-12 (</w:t>
      </w:r>
      <w:r>
        <w:rPr>
          <w:rFonts w:ascii="맑은 고딕" w:eastAsia="맑은 고딕" w:hAnsi="맑은 고딕" w:hint="eastAsia"/>
        </w:rPr>
        <w:t>우</w:t>
      </w:r>
      <w:r>
        <w:rPr>
          <w:rFonts w:ascii="맑은 고딕" w:eastAsia="맑은 고딕" w:hAnsi="맑은 고딕"/>
        </w:rPr>
        <w:t>)</w:t>
      </w:r>
      <w:r>
        <w:rPr>
          <w:rFonts w:ascii="맑은 고딕" w:eastAsia="맑은 고딕" w:hAnsi="맑은 고딕" w:hint="eastAsia"/>
        </w:rPr>
        <w:t>에서처럼,</w:t>
      </w:r>
      <w:r>
        <w:rPr>
          <w:rFonts w:ascii="맑은 고딕" w:eastAsia="맑은 고딕" w:hAnsi="맑은 고딕"/>
        </w:rPr>
        <w:t xml:space="preserve"> canalicular system</w:t>
      </w:r>
      <w:r>
        <w:rPr>
          <w:rFonts w:ascii="맑은 고딕" w:eastAsia="맑은 고딕" w:hAnsi="맑은 고딕" w:hint="eastAsia"/>
        </w:rPr>
        <w:t xml:space="preserve">의 </w:t>
      </w:r>
      <w:r>
        <w:rPr>
          <w:rFonts w:ascii="맑은 고딕" w:eastAsia="맑은 고딕" w:hAnsi="맑은 고딕"/>
        </w:rPr>
        <w:t xml:space="preserve">tight </w:t>
      </w:r>
      <w:r>
        <w:rPr>
          <w:rFonts w:ascii="맑은 고딕" w:eastAsia="맑은 고딕" w:hAnsi="맑은 고딕" w:hint="eastAsia"/>
        </w:rPr>
        <w:t>ju</w:t>
      </w:r>
      <w:r>
        <w:rPr>
          <w:rFonts w:ascii="맑은 고딕" w:eastAsia="맑은 고딕" w:hAnsi="맑은 고딕"/>
        </w:rPr>
        <w:t>nction</w:t>
      </w:r>
      <w:r>
        <w:rPr>
          <w:rFonts w:ascii="맑은 고딕" w:eastAsia="맑은 고딕" w:hAnsi="맑은 고딕" w:hint="eastAsia"/>
        </w:rPr>
        <w:t>이 헐거워지게 된다.</w:t>
      </w:r>
      <w:r>
        <w:rPr>
          <w:rFonts w:ascii="맑은 고딕" w:eastAsia="맑은 고딕" w:hAnsi="맑은 고딕"/>
        </w:rPr>
        <w:t xml:space="preserve"> </w:t>
      </w:r>
      <w:r>
        <w:rPr>
          <w:rFonts w:ascii="맑은 고딕" w:eastAsia="맑은 고딕" w:hAnsi="맑은 고딕" w:hint="eastAsia"/>
        </w:rPr>
        <w:t>그렇게 되면 담즙 배설된 시험 약물이 세포 배양액 쪽으로 흘러나오기 때문에,</w:t>
      </w:r>
      <w:r>
        <w:rPr>
          <w:rFonts w:ascii="맑은 고딕" w:eastAsia="맑은 고딕" w:hAnsi="맑은 고딕"/>
        </w:rPr>
        <w:t xml:space="preserve"> </w:t>
      </w:r>
      <w:r>
        <w:rPr>
          <w:rFonts w:ascii="맑은 고딕" w:eastAsia="맑은 고딕" w:hAnsi="맑은 고딕" w:hint="eastAsia"/>
        </w:rPr>
        <w:t>칼슘과 마그네슘 이온이 포함되어 있는 배양액을 사용하여 실험한 결과와 비교하여,</w:t>
      </w:r>
      <w:r>
        <w:rPr>
          <w:rFonts w:ascii="맑은 고딕" w:eastAsia="맑은 고딕" w:hAnsi="맑은 고딕"/>
        </w:rPr>
        <w:t xml:space="preserve"> </w:t>
      </w:r>
      <w:r>
        <w:rPr>
          <w:rFonts w:ascii="맑은 고딕" w:eastAsia="맑은 고딕" w:hAnsi="맑은 고딕" w:hint="eastAsia"/>
        </w:rPr>
        <w:t>담즙 배설된 약물의 양을 계산할 수 있</w:t>
      </w:r>
      <w:ins w:id="106" w:author="Bae Soo Hyeon" w:date="2022-08-17T17:38:00Z">
        <w:r w:rsidR="004675FE">
          <w:rPr>
            <w:rFonts w:ascii="맑은 고딕" w:eastAsia="맑은 고딕" w:hAnsi="맑은 고딕" w:hint="eastAsia"/>
          </w:rPr>
          <w:t>다.</w:t>
        </w:r>
      </w:ins>
      <w:del w:id="107" w:author="Bae Soo Hyeon" w:date="2022-08-17T17:38:00Z">
        <w:r w:rsidDel="004675FE">
          <w:rPr>
            <w:rFonts w:ascii="맑은 고딕" w:eastAsia="맑은 고딕" w:hAnsi="맑은 고딕" w:hint="eastAsia"/>
          </w:rPr>
          <w:delText>으며,</w:delText>
        </w:r>
      </w:del>
      <w:r>
        <w:rPr>
          <w:rFonts w:ascii="맑은 고딕" w:eastAsia="맑은 고딕" w:hAnsi="맑은 고딕"/>
        </w:rPr>
        <w:t xml:space="preserve"> </w:t>
      </w:r>
      <w:r>
        <w:rPr>
          <w:rFonts w:ascii="맑은 고딕" w:eastAsia="맑은 고딕" w:hAnsi="맑은 고딕" w:hint="eastAsia"/>
        </w:rPr>
        <w:t>이</w:t>
      </w:r>
      <w:ins w:id="108" w:author="Bae Soo Hyeon" w:date="2022-08-17T17:38:00Z">
        <w:r w:rsidR="00F77027">
          <w:rPr>
            <w:rFonts w:ascii="맑은 고딕" w:eastAsia="맑은 고딕" w:hAnsi="맑은 고딕" w:hint="eastAsia"/>
          </w:rPr>
          <w:t xml:space="preserve"> </w:t>
        </w:r>
      </w:ins>
      <w:r>
        <w:rPr>
          <w:rFonts w:ascii="맑은 고딕" w:eastAsia="맑은 고딕" w:hAnsi="맑은 고딕" w:hint="eastAsia"/>
        </w:rPr>
        <w:t>때의 수식은 아래와 같다.</w:t>
      </w:r>
      <w:r w:rsidR="000A5085">
        <w:rPr>
          <w:rFonts w:ascii="맑은 고딕" w:eastAsia="맑은 고딕" w:hAnsi="맑은 고딕"/>
        </w:rPr>
        <w:t xml:space="preserve"> </w:t>
      </w:r>
      <w:proofErr w:type="spellStart"/>
      <w:r w:rsidR="00A428F8">
        <w:rPr>
          <w:rFonts w:ascii="맑은 고딕" w:eastAsia="맑은 고딕" w:hAnsi="맑은 고딕" w:hint="eastAsia"/>
        </w:rPr>
        <w:t>A</w:t>
      </w:r>
      <w:r w:rsidR="00A428F8">
        <w:rPr>
          <w:rFonts w:ascii="맑은 고딕" w:eastAsia="맑은 고딕" w:hAnsi="맑은 고딕"/>
        </w:rPr>
        <w:t>ccumulation</w:t>
      </w:r>
      <w:r w:rsidR="00A428F8" w:rsidRPr="00A428F8">
        <w:rPr>
          <w:rFonts w:ascii="맑은 고딕" w:eastAsia="맑은 고딕" w:hAnsi="맑은 고딕"/>
          <w:vertAlign w:val="subscript"/>
        </w:rPr>
        <w:t>std</w:t>
      </w:r>
      <w:proofErr w:type="spellEnd"/>
      <w:r w:rsidR="00A428F8">
        <w:rPr>
          <w:rFonts w:ascii="맑은 고딕" w:eastAsia="맑은 고딕" w:hAnsi="맑은 고딕" w:hint="eastAsia"/>
        </w:rPr>
        <w:t xml:space="preserve">는 일반적으로 사용되는 배지에서의 약물의 </w:t>
      </w:r>
      <w:proofErr w:type="spellStart"/>
      <w:r w:rsidR="00A428F8">
        <w:rPr>
          <w:rFonts w:ascii="맑은 고딕" w:eastAsia="맑은 고딕" w:hAnsi="맑은 고딕" w:hint="eastAsia"/>
        </w:rPr>
        <w:t>축적량을</w:t>
      </w:r>
      <w:proofErr w:type="spellEnd"/>
      <w:r w:rsidR="00A428F8">
        <w:rPr>
          <w:rFonts w:ascii="맑은 고딕" w:eastAsia="맑은 고딕" w:hAnsi="맑은 고딕" w:hint="eastAsia"/>
        </w:rPr>
        <w:t xml:space="preserve"> 의미하며,</w:t>
      </w:r>
      <w:r w:rsidR="00A428F8">
        <w:rPr>
          <w:rFonts w:ascii="맑은 고딕" w:eastAsia="맑은 고딕" w:hAnsi="맑은 고딕"/>
        </w:rPr>
        <w:t xml:space="preserve"> </w:t>
      </w:r>
      <w:r w:rsidR="00A428F8">
        <w:rPr>
          <w:rFonts w:ascii="맑은 고딕" w:eastAsia="맑은 고딕" w:hAnsi="맑은 고딕" w:hint="eastAsia"/>
        </w:rPr>
        <w:t>A</w:t>
      </w:r>
      <w:r w:rsidR="00A428F8">
        <w:rPr>
          <w:rFonts w:ascii="맑은 고딕" w:eastAsia="맑은 고딕" w:hAnsi="맑은 고딕"/>
        </w:rPr>
        <w:t>ccumulation</w:t>
      </w:r>
      <w:r w:rsidR="00A428F8" w:rsidRPr="00A428F8">
        <w:rPr>
          <w:rFonts w:ascii="맑은 고딕" w:eastAsia="맑은 고딕" w:hAnsi="맑은 고딕"/>
          <w:vertAlign w:val="subscript"/>
        </w:rPr>
        <w:t>Ca</w:t>
      </w:r>
      <w:r w:rsidR="00A428F8">
        <w:rPr>
          <w:rFonts w:ascii="맑은 고딕" w:eastAsia="맑은 고딕" w:hAnsi="맑은 고딕"/>
          <w:vertAlign w:val="subscript"/>
        </w:rPr>
        <w:t>2+free</w:t>
      </w:r>
      <w:r w:rsidR="00A428F8">
        <w:rPr>
          <w:rFonts w:ascii="맑은 고딕" w:eastAsia="맑은 고딕" w:hAnsi="맑은 고딕" w:hint="eastAsia"/>
        </w:rPr>
        <w:t xml:space="preserve">는 칼슘과 마그네슘 이온이 포함되어 있지 않은 배지에서의 약물의 </w:t>
      </w:r>
      <w:proofErr w:type="spellStart"/>
      <w:r w:rsidR="00A428F8">
        <w:rPr>
          <w:rFonts w:ascii="맑은 고딕" w:eastAsia="맑은 고딕" w:hAnsi="맑은 고딕" w:hint="eastAsia"/>
        </w:rPr>
        <w:lastRenderedPageBreak/>
        <w:t>축척량을</w:t>
      </w:r>
      <w:proofErr w:type="spellEnd"/>
      <w:r w:rsidR="00A428F8">
        <w:rPr>
          <w:rFonts w:ascii="맑은 고딕" w:eastAsia="맑은 고딕" w:hAnsi="맑은 고딕" w:hint="eastAsia"/>
        </w:rPr>
        <w:t xml:space="preserve"> 의미한다.</w:t>
      </w:r>
    </w:p>
    <w:p w14:paraId="5B564DFB" w14:textId="77777777" w:rsidR="008C4F67" w:rsidRDefault="008C4F67" w:rsidP="008C4F67">
      <w:pPr>
        <w:rPr>
          <w:rFonts w:ascii="맑은 고딕" w:eastAsia="맑은 고딕" w:hAnsi="맑은 고딕"/>
        </w:rPr>
      </w:pPr>
    </w:p>
    <w:p w14:paraId="18FA71D3" w14:textId="27CE6565" w:rsidR="008C4F67" w:rsidRDefault="00000000" w:rsidP="008C4F67">
      <w:pPr>
        <w:rPr>
          <w:rFonts w:ascii="맑은 고딕" w:eastAsia="맑은 고딕" w:hAnsi="맑은 고딕"/>
        </w:rPr>
      </w:pPr>
      <m:oMathPara>
        <m:oMath>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CL</m:t>
              </m:r>
            </m:e>
            <m:sub>
              <m:r>
                <m:rPr>
                  <m:sty m:val="p"/>
                </m:rPr>
                <w:rPr>
                  <w:rFonts w:ascii="Cambria Math" w:eastAsia="맑은 고딕" w:hAnsi="Cambria Math"/>
                  <w:vertAlign w:val="subscript"/>
                </w:rPr>
                <m:t xml:space="preserve">bile, </m:t>
              </m:r>
              <m:r>
                <w:rPr>
                  <w:rFonts w:ascii="Cambria Math" w:eastAsia="맑은 고딕" w:hAnsi="Cambria Math"/>
                  <w:vertAlign w:val="subscript"/>
                </w:rPr>
                <m:t>int</m:t>
              </m:r>
            </m:sub>
          </m:sSub>
          <m:r>
            <w:rPr>
              <w:rFonts w:ascii="Cambria Math" w:eastAsia="맑은 고딕" w:hAnsi="Cambria Math"/>
              <w:vertAlign w:val="subscript"/>
            </w:rPr>
            <m:t xml:space="preserve">= </m:t>
          </m:r>
          <m:f>
            <m:fPr>
              <m:ctrlPr>
                <w:rPr>
                  <w:rFonts w:ascii="Cambria Math" w:eastAsia="맑은 고딕" w:hAnsi="Cambria Math"/>
                  <w:i/>
                  <w:iCs/>
                  <w:vertAlign w:val="subscript"/>
                </w:rPr>
              </m:ctrlPr>
            </m:fPr>
            <m:num>
              <m:sSub>
                <m:sSubPr>
                  <m:ctrlPr>
                    <w:rPr>
                      <w:rFonts w:ascii="Cambria Math" w:eastAsia="맑은 고딕" w:hAnsi="Cambria Math"/>
                      <w:i/>
                      <w:iCs/>
                      <w:vertAlign w:val="subscript"/>
                    </w:rPr>
                  </m:ctrlPr>
                </m:sSubPr>
                <m:e>
                  <m:r>
                    <w:rPr>
                      <w:rFonts w:ascii="Cambria Math" w:eastAsia="맑은 고딕" w:hAnsi="Cambria Math"/>
                      <w:vertAlign w:val="subscript"/>
                    </w:rPr>
                    <m:t>Accumulation</m:t>
                  </m:r>
                </m:e>
                <m:sub>
                  <m:r>
                    <w:rPr>
                      <w:rFonts w:ascii="Cambria Math" w:eastAsia="맑은 고딕" w:hAnsi="Cambria Math"/>
                      <w:vertAlign w:val="subscript"/>
                    </w:rPr>
                    <m:t>Std</m:t>
                  </m:r>
                </m:sub>
              </m:sSub>
              <m:r>
                <w:rPr>
                  <w:rFonts w:ascii="Cambria Math" w:eastAsia="맑은 고딕" w:hAnsi="Cambria Math"/>
                  <w:vertAlign w:val="subscript"/>
                </w:rPr>
                <m:t>-</m:t>
              </m:r>
              <m:sSub>
                <m:sSubPr>
                  <m:ctrlPr>
                    <w:rPr>
                      <w:rFonts w:ascii="Cambria Math" w:eastAsia="맑은 고딕" w:hAnsi="Cambria Math"/>
                      <w:i/>
                      <w:iCs/>
                      <w:vertAlign w:val="subscript"/>
                    </w:rPr>
                  </m:ctrlPr>
                </m:sSubPr>
                <m:e>
                  <m:r>
                    <w:rPr>
                      <w:rFonts w:ascii="Cambria Math" w:eastAsia="맑은 고딕" w:hAnsi="Cambria Math"/>
                      <w:vertAlign w:val="subscript"/>
                    </w:rPr>
                    <m:t>Accumulation</m:t>
                  </m:r>
                </m:e>
                <m:sub>
                  <m:sSup>
                    <m:sSupPr>
                      <m:ctrlPr>
                        <w:rPr>
                          <w:rFonts w:ascii="Cambria Math" w:eastAsia="맑은 고딕" w:hAnsi="Cambria Math"/>
                          <w:i/>
                          <w:iCs/>
                          <w:vertAlign w:val="subscript"/>
                        </w:rPr>
                      </m:ctrlPr>
                    </m:sSupPr>
                    <m:e>
                      <m:r>
                        <w:rPr>
                          <w:rFonts w:ascii="Cambria Math" w:eastAsia="맑은 고딕" w:hAnsi="Cambria Math"/>
                          <w:vertAlign w:val="subscript"/>
                        </w:rPr>
                        <m:t>Ca</m:t>
                      </m:r>
                    </m:e>
                    <m:sup>
                      <m:r>
                        <w:rPr>
                          <w:rFonts w:ascii="Cambria Math" w:eastAsia="맑은 고딕" w:hAnsi="Cambria Math"/>
                          <w:vertAlign w:val="subscript"/>
                        </w:rPr>
                        <m:t>2+</m:t>
                      </m:r>
                    </m:sup>
                  </m:sSup>
                  <m:r>
                    <w:rPr>
                      <w:rFonts w:ascii="Cambria Math" w:eastAsia="맑은 고딕" w:hAnsi="Cambria Math"/>
                      <w:vertAlign w:val="subscript"/>
                    </w:rPr>
                    <m:t>free</m:t>
                  </m:r>
                </m:sub>
              </m:sSub>
              <m:r>
                <w:rPr>
                  <w:rFonts w:ascii="Cambria Math" w:eastAsia="맑은 고딕" w:hAnsi="Cambria Math"/>
                  <w:vertAlign w:val="subscript"/>
                </w:rPr>
                <m:t xml:space="preserve"> </m:t>
              </m:r>
            </m:num>
            <m:den>
              <m:sSub>
                <m:sSubPr>
                  <m:ctrlPr>
                    <w:rPr>
                      <w:rFonts w:ascii="Cambria Math" w:eastAsia="맑은 고딕" w:hAnsi="Cambria Math"/>
                      <w:i/>
                      <w:iCs/>
                      <w:vertAlign w:val="subscript"/>
                    </w:rPr>
                  </m:ctrlPr>
                </m:sSubPr>
                <m:e>
                  <m:r>
                    <w:rPr>
                      <w:rFonts w:ascii="Cambria Math" w:eastAsia="맑은 고딕" w:hAnsi="Cambria Math"/>
                      <w:vertAlign w:val="subscript"/>
                    </w:rPr>
                    <m:t>AUC</m:t>
                  </m:r>
                </m:e>
                <m:sub>
                  <m:r>
                    <w:rPr>
                      <w:rFonts w:ascii="Cambria Math" w:eastAsia="맑은 고딕" w:hAnsi="Cambria Math"/>
                      <w:vertAlign w:val="subscript"/>
                    </w:rPr>
                    <m:t>cell</m:t>
                  </m:r>
                </m:sub>
              </m:sSub>
            </m:den>
          </m:f>
        </m:oMath>
      </m:oMathPara>
    </w:p>
    <w:p w14:paraId="21DA8D17" w14:textId="77777777" w:rsidR="00C80C94" w:rsidRPr="004B1116" w:rsidRDefault="00C80C94" w:rsidP="005F2261">
      <w:pPr>
        <w:rPr>
          <w:rFonts w:ascii="맑은 고딕" w:eastAsia="맑은 고딕" w:hAnsi="맑은 고딕"/>
        </w:rPr>
      </w:pPr>
    </w:p>
    <w:p w14:paraId="6C6B0CFC" w14:textId="0DFB5EC1" w:rsidR="00804E5C" w:rsidRPr="008475D6" w:rsidRDefault="00804E5C" w:rsidP="00804E5C">
      <w:pPr>
        <w:pStyle w:val="a5"/>
        <w:numPr>
          <w:ilvl w:val="1"/>
          <w:numId w:val="21"/>
        </w:numPr>
        <w:ind w:leftChars="0" w:left="0" w:firstLine="0"/>
        <w:rPr>
          <w:rFonts w:ascii="맑은 고딕" w:eastAsia="맑은 고딕" w:hAnsi="맑은 고딕"/>
          <w:b/>
          <w:bCs/>
        </w:rPr>
      </w:pPr>
      <w:r>
        <w:rPr>
          <w:rFonts w:ascii="맑은 고딕" w:eastAsia="맑은 고딕" w:hAnsi="맑은 고딕" w:hint="eastAsia"/>
          <w:b/>
          <w:bCs/>
        </w:rPr>
        <w:t>맺음말</w:t>
      </w:r>
    </w:p>
    <w:p w14:paraId="20110052" w14:textId="01D5231D" w:rsidR="00A31C3C" w:rsidRPr="00477D60" w:rsidRDefault="00535443" w:rsidP="005F70F5">
      <w:pPr>
        <w:rPr>
          <w:rFonts w:ascii="맑은 고딕" w:eastAsia="맑은 고딕" w:hAnsi="맑은 고딕"/>
        </w:rPr>
      </w:pPr>
      <w:r>
        <w:rPr>
          <w:rFonts w:ascii="맑은 고딕" w:eastAsia="맑은 고딕" w:hAnsi="맑은 고딕" w:hint="eastAsia"/>
        </w:rPr>
        <w:t>후보물질의 세포 내외의 이동은 수동 확산 또는 능동 수송을</w:t>
      </w:r>
      <w:r>
        <w:rPr>
          <w:rFonts w:ascii="맑은 고딕" w:eastAsia="맑은 고딕" w:hAnsi="맑은 고딕"/>
        </w:rPr>
        <w:t xml:space="preserve"> </w:t>
      </w:r>
      <w:r>
        <w:rPr>
          <w:rFonts w:ascii="맑은 고딕" w:eastAsia="맑은 고딕" w:hAnsi="맑은 고딕" w:hint="eastAsia"/>
        </w:rPr>
        <w:t xml:space="preserve">통해 </w:t>
      </w:r>
      <w:r w:rsidR="00001DEE">
        <w:rPr>
          <w:rFonts w:ascii="맑은 고딕" w:eastAsia="맑은 고딕" w:hAnsi="맑은 고딕" w:hint="eastAsia"/>
        </w:rPr>
        <w:t>이루어지며,</w:t>
      </w:r>
      <w:r w:rsidR="00001DEE">
        <w:rPr>
          <w:rFonts w:ascii="맑은 고딕" w:eastAsia="맑은 고딕" w:hAnsi="맑은 고딕"/>
        </w:rPr>
        <w:t xml:space="preserve"> </w:t>
      </w:r>
      <w:r w:rsidR="00001DEE">
        <w:rPr>
          <w:rFonts w:ascii="맑은 고딕" w:eastAsia="맑은 고딕" w:hAnsi="맑은 고딕" w:hint="eastAsia"/>
        </w:rPr>
        <w:t xml:space="preserve">다양한 실험방법을 통해 </w:t>
      </w:r>
      <w:r w:rsidR="00001DEE">
        <w:rPr>
          <w:rFonts w:ascii="맑은 고딕" w:eastAsia="맑은 고딕" w:hAnsi="맑은 고딕"/>
        </w:rPr>
        <w:t>in vitro</w:t>
      </w:r>
      <w:r w:rsidR="00001DEE">
        <w:rPr>
          <w:rFonts w:ascii="맑은 고딕" w:eastAsia="맑은 고딕" w:hAnsi="맑은 고딕" w:hint="eastAsia"/>
        </w:rPr>
        <w:t>에서</w:t>
      </w:r>
      <w:r w:rsidR="00001DEE">
        <w:rPr>
          <w:rFonts w:ascii="맑은 고딕" w:eastAsia="맑은 고딕" w:hAnsi="맑은 고딕"/>
        </w:rPr>
        <w:t xml:space="preserve"> </w:t>
      </w:r>
      <w:r w:rsidR="00001DEE" w:rsidRPr="00001DEE">
        <w:rPr>
          <w:rFonts w:ascii="맑은 고딕" w:eastAsia="맑은 고딕" w:hAnsi="맑은 고딕"/>
        </w:rPr>
        <w:t>P</w:t>
      </w:r>
      <w:r w:rsidR="00001DEE" w:rsidRPr="00001DEE">
        <w:rPr>
          <w:rFonts w:ascii="맑은 고딕" w:eastAsia="맑은 고딕" w:hAnsi="맑은 고딕"/>
          <w:vertAlign w:val="subscript"/>
        </w:rPr>
        <w:t>app</w:t>
      </w:r>
      <w:r w:rsidR="00001DEE">
        <w:rPr>
          <w:rFonts w:ascii="맑은 고딕" w:eastAsia="맑은 고딕" w:hAnsi="맑은 고딕" w:hint="eastAsia"/>
        </w:rPr>
        <w:t>를 비롯하여</w:t>
      </w:r>
      <w:r w:rsidR="00A31C3C">
        <w:rPr>
          <w:rFonts w:ascii="맑은 고딕" w:eastAsia="맑은 고딕" w:hAnsi="맑은 고딕"/>
        </w:rPr>
        <w:t xml:space="preserve"> </w:t>
      </w:r>
      <w:r w:rsidR="00A31C3C">
        <w:rPr>
          <w:rFonts w:ascii="맑은 고딕" w:eastAsia="맑은 고딕" w:hAnsi="맑은 고딕" w:hint="eastAsia"/>
        </w:rPr>
        <w:t xml:space="preserve">수송 확산 및 능동 수송과 관련된 </w:t>
      </w:r>
      <w:r w:rsidR="00A31C3C">
        <w:rPr>
          <w:rFonts w:ascii="맑은 고딕" w:eastAsia="맑은 고딕" w:hAnsi="맑은 고딕"/>
        </w:rPr>
        <w:t xml:space="preserve">kinetic </w:t>
      </w:r>
      <w:r w:rsidR="00A31C3C">
        <w:rPr>
          <w:rFonts w:ascii="맑은 고딕" w:eastAsia="맑은 고딕" w:hAnsi="맑은 고딕" w:hint="eastAsia"/>
        </w:rPr>
        <w:t>p</w:t>
      </w:r>
      <w:r w:rsidR="00A31C3C">
        <w:rPr>
          <w:rFonts w:ascii="맑은 고딕" w:eastAsia="맑은 고딕" w:hAnsi="맑은 고딕"/>
        </w:rPr>
        <w:t>arameter</w:t>
      </w:r>
      <w:r w:rsidR="00A31C3C">
        <w:rPr>
          <w:rFonts w:ascii="맑은 고딕" w:eastAsia="맑은 고딕" w:hAnsi="맑은 고딕" w:hint="eastAsia"/>
        </w:rPr>
        <w:t>를 얻을 수 있다.</w:t>
      </w:r>
      <w:r w:rsidR="00A31C3C">
        <w:rPr>
          <w:rFonts w:ascii="맑은 고딕" w:eastAsia="맑은 고딕" w:hAnsi="맑은 고딕"/>
        </w:rPr>
        <w:t xml:space="preserve"> </w:t>
      </w:r>
      <w:r w:rsidR="00A31C3C">
        <w:rPr>
          <w:rFonts w:ascii="맑은 고딕" w:eastAsia="맑은 고딕" w:hAnsi="맑은 고딕" w:hint="eastAsia"/>
        </w:rPr>
        <w:t>위장관에 존재하는 수송체의 기질 여부는 약물의 흡수에</w:t>
      </w:r>
      <w:r w:rsidR="00A31C3C">
        <w:rPr>
          <w:rFonts w:ascii="맑은 고딕" w:eastAsia="맑은 고딕" w:hAnsi="맑은 고딕"/>
        </w:rPr>
        <w:t xml:space="preserve"> </w:t>
      </w:r>
      <w:r w:rsidR="00A31C3C">
        <w:rPr>
          <w:rFonts w:ascii="맑은 고딕" w:eastAsia="맑은 고딕" w:hAnsi="맑은 고딕" w:hint="eastAsia"/>
        </w:rPr>
        <w:t>주로 영향을 미치며,</w:t>
      </w:r>
      <w:r w:rsidR="00A31C3C">
        <w:rPr>
          <w:rFonts w:ascii="맑은 고딕" w:eastAsia="맑은 고딕" w:hAnsi="맑은 고딕"/>
        </w:rPr>
        <w:t xml:space="preserve"> </w:t>
      </w:r>
      <w:r w:rsidR="00A31C3C">
        <w:rPr>
          <w:rFonts w:ascii="맑은 고딕" w:eastAsia="맑은 고딕" w:hAnsi="맑은 고딕" w:hint="eastAsia"/>
        </w:rPr>
        <w:t xml:space="preserve">간과 </w:t>
      </w:r>
      <w:proofErr w:type="spellStart"/>
      <w:r w:rsidR="00A31C3C">
        <w:rPr>
          <w:rFonts w:ascii="맑은 고딕" w:eastAsia="맑은 고딕" w:hAnsi="맑은 고딕" w:hint="eastAsia"/>
        </w:rPr>
        <w:t>신장등에</w:t>
      </w:r>
      <w:proofErr w:type="spellEnd"/>
      <w:r w:rsidR="00A31C3C">
        <w:rPr>
          <w:rFonts w:ascii="맑은 고딕" w:eastAsia="맑은 고딕" w:hAnsi="맑은 고딕" w:hint="eastAsia"/>
        </w:rPr>
        <w:t xml:space="preserve"> 많이 존재하는 수송체의 기질 여부는 약물의 대사 및 배설에 영향을 미친다.</w:t>
      </w:r>
      <w:r w:rsidR="00A31C3C">
        <w:rPr>
          <w:rFonts w:ascii="맑은 고딕" w:eastAsia="맑은 고딕" w:hAnsi="맑은 고딕"/>
        </w:rPr>
        <w:t xml:space="preserve"> In vitro</w:t>
      </w:r>
      <w:r w:rsidR="00A31C3C">
        <w:rPr>
          <w:rFonts w:ascii="맑은 고딕" w:eastAsia="맑은 고딕" w:hAnsi="맑은 고딕" w:hint="eastAsia"/>
        </w:rPr>
        <w:t xml:space="preserve">에서 얻은 데이터는 </w:t>
      </w:r>
      <w:r w:rsidR="00A31C3C">
        <w:rPr>
          <w:rFonts w:ascii="맑은 고딕" w:eastAsia="맑은 고딕" w:hAnsi="맑은 고딕"/>
        </w:rPr>
        <w:t>in vivo</w:t>
      </w:r>
      <w:r w:rsidR="00A31C3C">
        <w:rPr>
          <w:rFonts w:ascii="맑은 고딕" w:eastAsia="맑은 고딕" w:hAnsi="맑은 고딕" w:hint="eastAsia"/>
        </w:rPr>
        <w:t xml:space="preserve">로 </w:t>
      </w:r>
      <w:proofErr w:type="spellStart"/>
      <w:r w:rsidR="00A31C3C">
        <w:rPr>
          <w:rFonts w:ascii="맑은 고딕" w:eastAsia="맑은 고딕" w:hAnsi="맑은 고딕" w:hint="eastAsia"/>
        </w:rPr>
        <w:t>외삽할</w:t>
      </w:r>
      <w:proofErr w:type="spellEnd"/>
      <w:r w:rsidR="00A31C3C">
        <w:rPr>
          <w:rFonts w:ascii="맑은 고딕" w:eastAsia="맑은 고딕" w:hAnsi="맑은 고딕" w:hint="eastAsia"/>
        </w:rPr>
        <w:t xml:space="preserve"> 수</w:t>
      </w:r>
      <w:r w:rsidR="00A31C3C">
        <w:rPr>
          <w:rFonts w:ascii="맑은 고딕" w:eastAsia="맑은 고딕" w:hAnsi="맑은 고딕"/>
        </w:rPr>
        <w:t xml:space="preserve"> </w:t>
      </w:r>
      <w:r w:rsidR="00A31C3C">
        <w:rPr>
          <w:rFonts w:ascii="맑은 고딕" w:eastAsia="맑은 고딕" w:hAnsi="맑은 고딕" w:hint="eastAsia"/>
        </w:rPr>
        <w:t>있으며,</w:t>
      </w:r>
      <w:r w:rsidR="00A31C3C">
        <w:rPr>
          <w:rFonts w:ascii="맑은 고딕" w:eastAsia="맑은 고딕" w:hAnsi="맑은 고딕"/>
        </w:rPr>
        <w:t xml:space="preserve"> </w:t>
      </w:r>
      <w:r w:rsidR="00A31C3C">
        <w:rPr>
          <w:rFonts w:ascii="맑은 고딕" w:eastAsia="맑은 고딕" w:hAnsi="맑은 고딕" w:hint="eastAsia"/>
        </w:rPr>
        <w:t>이를 이용하여 수송체의 기질 및 저해능을 정량적으로 평가할 수 있다. 또한,</w:t>
      </w:r>
      <w:r w:rsidR="00A31C3C">
        <w:rPr>
          <w:rFonts w:ascii="맑은 고딕" w:eastAsia="맑은 고딕" w:hAnsi="맑은 고딕"/>
        </w:rPr>
        <w:t xml:space="preserve"> </w:t>
      </w:r>
      <w:r w:rsidR="00A31C3C">
        <w:rPr>
          <w:rFonts w:ascii="맑은 고딕" w:eastAsia="맑은 고딕" w:hAnsi="맑은 고딕" w:hint="eastAsia"/>
        </w:rPr>
        <w:t>간 클리어런스를 구하는데 주로 사용</w:t>
      </w:r>
      <w:r w:rsidR="00305F99">
        <w:rPr>
          <w:rFonts w:ascii="맑은 고딕" w:eastAsia="맑은 고딕" w:hAnsi="맑은 고딕" w:hint="eastAsia"/>
        </w:rPr>
        <w:t>되고 있는</w:t>
      </w:r>
      <w:r w:rsidR="00A31C3C">
        <w:rPr>
          <w:rFonts w:ascii="맑은 고딕" w:eastAsia="맑은 고딕" w:hAnsi="맑은 고딕"/>
        </w:rPr>
        <w:t xml:space="preserve"> well-stirred </w:t>
      </w:r>
      <w:r w:rsidR="00A31C3C">
        <w:rPr>
          <w:rFonts w:ascii="맑은 고딕" w:eastAsia="맑은 고딕" w:hAnsi="맑은 고딕" w:hint="eastAsia"/>
        </w:rPr>
        <w:t>m</w:t>
      </w:r>
      <w:r w:rsidR="00A31C3C">
        <w:rPr>
          <w:rFonts w:ascii="맑은 고딕" w:eastAsia="맑은 고딕" w:hAnsi="맑은 고딕"/>
        </w:rPr>
        <w:t>odel</w:t>
      </w:r>
      <w:r w:rsidR="00A31C3C">
        <w:rPr>
          <w:rFonts w:ascii="맑은 고딕" w:eastAsia="맑은 고딕" w:hAnsi="맑은 고딕" w:hint="eastAsia"/>
        </w:rPr>
        <w:t xml:space="preserve">은 </w:t>
      </w:r>
      <w:r w:rsidR="00A31C3C">
        <w:rPr>
          <w:rFonts w:ascii="맑은 고딕" w:eastAsia="맑은 고딕" w:hAnsi="맑은 고딕"/>
        </w:rPr>
        <w:t>perfusion-limited</w:t>
      </w:r>
      <w:r w:rsidR="00A31C3C">
        <w:rPr>
          <w:rFonts w:ascii="맑은 고딕" w:eastAsia="맑은 고딕" w:hAnsi="맑은 고딕" w:hint="eastAsia"/>
        </w:rPr>
        <w:t>를 가정하고</w:t>
      </w:r>
      <w:r w:rsidR="00A31C3C">
        <w:rPr>
          <w:rFonts w:ascii="맑은 고딕" w:eastAsia="맑은 고딕" w:hAnsi="맑은 고딕"/>
        </w:rPr>
        <w:t xml:space="preserve"> </w:t>
      </w:r>
      <w:r w:rsidR="00A31C3C">
        <w:rPr>
          <w:rFonts w:ascii="맑은 고딕" w:eastAsia="맑은 고딕" w:hAnsi="맑은 고딕" w:hint="eastAsia"/>
        </w:rPr>
        <w:t>있으므로</w:t>
      </w:r>
      <w:r w:rsidR="00305F99">
        <w:rPr>
          <w:rFonts w:ascii="맑은 고딕" w:eastAsia="맑은 고딕" w:hAnsi="맑은 고딕"/>
        </w:rPr>
        <w:t xml:space="preserve"> </w:t>
      </w:r>
      <w:r w:rsidR="00305F99">
        <w:rPr>
          <w:rFonts w:ascii="맑은 고딕" w:eastAsia="맑은 고딕" w:hAnsi="맑은 고딕" w:hint="eastAsia"/>
        </w:rPr>
        <w:t>투과도가 낮으면서 수송체의 기질인 후보물질의 간 클리어런스 계산에는 적합하지 않을 수 있다.</w:t>
      </w:r>
      <w:r w:rsidR="00305F99">
        <w:rPr>
          <w:rFonts w:ascii="맑은 고딕" w:eastAsia="맑은 고딕" w:hAnsi="맑은 고딕"/>
        </w:rPr>
        <w:t xml:space="preserve"> </w:t>
      </w:r>
      <w:r w:rsidR="00305F99">
        <w:rPr>
          <w:rFonts w:ascii="맑은 고딕" w:eastAsia="맑은 고딕" w:hAnsi="맑은 고딕" w:hint="eastAsia"/>
        </w:rPr>
        <w:t xml:space="preserve">이런 경우에는 수동확산 및 능동수송에 의한 세포 내외 이동을 반영한 아래와 같은 식을 이용하여 </w:t>
      </w:r>
      <w:r w:rsidR="00305F99">
        <w:rPr>
          <w:rFonts w:ascii="맑은 고딕" w:eastAsia="맑은 고딕" w:hAnsi="맑은 고딕"/>
        </w:rPr>
        <w:t xml:space="preserve">간 </w:t>
      </w:r>
      <w:r w:rsidR="00305F99">
        <w:rPr>
          <w:rFonts w:ascii="맑은 고딕" w:eastAsia="맑은 고딕" w:hAnsi="맑은 고딕" w:hint="eastAsia"/>
        </w:rPr>
        <w:t>클리어런스를 구할 수 있다</w:t>
      </w:r>
      <w:r w:rsidR="00477D60">
        <w:rPr>
          <w:rFonts w:ascii="맑은 고딕" w:eastAsia="맑은 고딕" w:hAnsi="맑은 고딕"/>
        </w:rPr>
        <w:fldChar w:fldCharType="begin">
          <w:fldData xml:space="preserve">PEVuZE5vdGU+PENpdGU+PEF1dGhvcj5WYXJtYTwvQXV0aG9yPjxZZWFyPjIwMTc8L1llYXI+PFJl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=
</w:fldData>
        </w:fldChar>
      </w:r>
      <w:r w:rsidR="00477D60">
        <w:rPr>
          <w:rFonts w:ascii="맑은 고딕" w:eastAsia="맑은 고딕" w:hAnsi="맑은 고딕"/>
        </w:rPr>
        <w:instrText xml:space="preserve"> ADDIN EN.CITE </w:instrText>
      </w:r>
      <w:r w:rsidR="00477D60">
        <w:rPr>
          <w:rFonts w:ascii="맑은 고딕" w:eastAsia="맑은 고딕" w:hAnsi="맑은 고딕"/>
        </w:rPr>
        <w:fldChar w:fldCharType="begin">
          <w:fldData xml:space="preserve">PEVuZE5vdGU+PENpdGU+PEF1dGhvcj5WYXJtYTwvQXV0aG9yPjxZZWFyPjIwMTc8L1llYXI+PFJl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=
</w:fldData>
        </w:fldChar>
      </w:r>
      <w:r w:rsidR="00477D60">
        <w:rPr>
          <w:rFonts w:ascii="맑은 고딕" w:eastAsia="맑은 고딕" w:hAnsi="맑은 고딕"/>
        </w:rPr>
        <w:instrText xml:space="preserve"> ADDIN EN.CITE.DATA </w:instrText>
      </w:r>
      <w:r w:rsidR="00477D60">
        <w:rPr>
          <w:rFonts w:ascii="맑은 고딕" w:eastAsia="맑은 고딕" w:hAnsi="맑은 고딕"/>
        </w:rPr>
      </w:r>
      <w:r w:rsidR="00477D60">
        <w:rPr>
          <w:rFonts w:ascii="맑은 고딕" w:eastAsia="맑은 고딕" w:hAnsi="맑은 고딕"/>
        </w:rPr>
        <w:fldChar w:fldCharType="end"/>
      </w:r>
      <w:r w:rsidR="00477D60">
        <w:rPr>
          <w:rFonts w:ascii="맑은 고딕" w:eastAsia="맑은 고딕" w:hAnsi="맑은 고딕"/>
        </w:rPr>
      </w:r>
      <w:r w:rsidR="00477D60">
        <w:rPr>
          <w:rFonts w:ascii="맑은 고딕" w:eastAsia="맑은 고딕" w:hAnsi="맑은 고딕"/>
        </w:rPr>
        <w:fldChar w:fldCharType="separate"/>
      </w:r>
      <w:r w:rsidR="00477D60">
        <w:rPr>
          <w:rFonts w:ascii="맑은 고딕" w:eastAsia="맑은 고딕" w:hAnsi="맑은 고딕"/>
          <w:noProof/>
        </w:rPr>
        <w:t>(Varma et al. 2017)</w:t>
      </w:r>
      <w:r w:rsidR="00477D60">
        <w:rPr>
          <w:rFonts w:ascii="맑은 고딕" w:eastAsia="맑은 고딕" w:hAnsi="맑은 고딕"/>
        </w:rPr>
        <w:fldChar w:fldCharType="end"/>
      </w:r>
      <w:r w:rsidR="00305F99">
        <w:rPr>
          <w:rFonts w:ascii="맑은 고딕" w:eastAsia="맑은 고딕" w:hAnsi="맑은 고딕" w:hint="eastAsia"/>
        </w:rPr>
        <w:t>.</w:t>
      </w:r>
      <w:r w:rsidR="00C54939">
        <w:rPr>
          <w:rFonts w:ascii="맑은 고딕" w:eastAsia="맑은 고딕" w:hAnsi="맑은 고딕"/>
        </w:rPr>
        <w:t xml:space="preserve"> </w:t>
      </w:r>
      <w:r w:rsidR="00C54939">
        <w:rPr>
          <w:rFonts w:ascii="맑은 고딕" w:eastAsia="맑은 고딕" w:hAnsi="맑은 고딕" w:hint="eastAsia"/>
        </w:rPr>
        <w:t xml:space="preserve">아래 식에서 </w:t>
      </w:r>
      <w:proofErr w:type="spellStart"/>
      <w:r w:rsidR="00C54939">
        <w:rPr>
          <w:rFonts w:ascii="맑은 고딕" w:eastAsia="맑은 고딕" w:hAnsi="맑은 고딕" w:hint="eastAsia"/>
        </w:rPr>
        <w:t>CL</w:t>
      </w:r>
      <w:r w:rsidR="00C54939">
        <w:rPr>
          <w:rFonts w:ascii="맑은 고딕" w:eastAsia="맑은 고딕" w:hAnsi="맑은 고딕"/>
          <w:vertAlign w:val="subscript"/>
        </w:rPr>
        <w:t>uptake</w:t>
      </w:r>
      <w:proofErr w:type="spellEnd"/>
      <w:r w:rsidR="00C54939">
        <w:rPr>
          <w:rFonts w:ascii="맑은 고딕" w:eastAsia="맑은 고딕" w:hAnsi="맑은 고딕"/>
        </w:rPr>
        <w:t xml:space="preserve">, </w:t>
      </w:r>
      <w:proofErr w:type="spellStart"/>
      <w:r w:rsidR="00477D60">
        <w:rPr>
          <w:rFonts w:ascii="맑은 고딕" w:eastAsia="맑은 고딕" w:hAnsi="맑은 고딕" w:hint="eastAsia"/>
        </w:rPr>
        <w:t>CL</w:t>
      </w:r>
      <w:r w:rsidR="00477D60">
        <w:rPr>
          <w:rFonts w:ascii="맑은 고딕" w:eastAsia="맑은 고딕" w:hAnsi="맑은 고딕"/>
          <w:vertAlign w:val="subscript"/>
        </w:rPr>
        <w:t>efflux</w:t>
      </w:r>
      <w:proofErr w:type="spellEnd"/>
      <w:r w:rsidR="00477D60">
        <w:rPr>
          <w:rFonts w:ascii="맑은 고딕" w:eastAsia="맑은 고딕" w:hAnsi="맑은 고딕"/>
        </w:rPr>
        <w:t xml:space="preserve">, </w:t>
      </w:r>
      <w:r w:rsidR="00C54939">
        <w:rPr>
          <w:rFonts w:ascii="맑은 고딕" w:eastAsia="맑은 고딕" w:hAnsi="맑은 고딕" w:hint="eastAsia"/>
        </w:rPr>
        <w:t>CL</w:t>
      </w:r>
      <w:r w:rsidR="00C54939">
        <w:rPr>
          <w:rFonts w:ascii="맑은 고딕" w:eastAsia="맑은 고딕" w:hAnsi="맑은 고딕"/>
          <w:vertAlign w:val="subscript"/>
        </w:rPr>
        <w:t>PD</w:t>
      </w:r>
      <w:r w:rsidR="00C54939">
        <w:rPr>
          <w:rFonts w:ascii="맑은 고딕" w:eastAsia="맑은 고딕" w:hAnsi="맑은 고딕"/>
        </w:rPr>
        <w:t>,</w:t>
      </w:r>
      <w:r w:rsidR="00477D60">
        <w:rPr>
          <w:rFonts w:ascii="맑은 고딕" w:eastAsia="맑은 고딕" w:hAnsi="맑은 고딕"/>
        </w:rPr>
        <w:t xml:space="preserve"> </w:t>
      </w:r>
      <w:proofErr w:type="spellStart"/>
      <w:r w:rsidR="00477D60">
        <w:rPr>
          <w:rFonts w:ascii="맑은 고딕" w:eastAsia="맑은 고딕" w:hAnsi="맑은 고딕" w:hint="eastAsia"/>
        </w:rPr>
        <w:t>CL</w:t>
      </w:r>
      <w:r w:rsidR="00477D60">
        <w:rPr>
          <w:rFonts w:ascii="맑은 고딕" w:eastAsia="맑은 고딕" w:hAnsi="맑은 고딕"/>
          <w:vertAlign w:val="subscript"/>
        </w:rPr>
        <w:t>int</w:t>
      </w:r>
      <w:proofErr w:type="spellEnd"/>
      <w:r w:rsidR="00477D60">
        <w:rPr>
          <w:rFonts w:ascii="맑은 고딕" w:eastAsia="맑은 고딕" w:hAnsi="맑은 고딕" w:hint="eastAsia"/>
        </w:rPr>
        <w:t xml:space="preserve">는 각각 </w:t>
      </w:r>
      <w:r w:rsidR="00DE138F">
        <w:rPr>
          <w:rFonts w:ascii="맑은 고딕" w:eastAsia="맑은 고딕" w:hAnsi="맑은 고딕"/>
        </w:rPr>
        <w:t xml:space="preserve">sinusoidal uptake </w:t>
      </w:r>
      <w:r w:rsidR="00DE138F">
        <w:rPr>
          <w:rFonts w:ascii="맑은 고딕" w:eastAsia="맑은 고딕" w:hAnsi="맑은 고딕" w:hint="eastAsia"/>
        </w:rPr>
        <w:t>수송체에 의한</w:t>
      </w:r>
      <w:r w:rsidR="00DE138F">
        <w:rPr>
          <w:rFonts w:ascii="맑은 고딕" w:eastAsia="맑은 고딕" w:hAnsi="맑은 고딕"/>
        </w:rPr>
        <w:t xml:space="preserve"> </w:t>
      </w:r>
      <w:r w:rsidR="00DE138F">
        <w:rPr>
          <w:rFonts w:ascii="맑은 고딕" w:eastAsia="맑은 고딕" w:hAnsi="맑은 고딕" w:hint="eastAsia"/>
        </w:rPr>
        <w:t>클리어런스,</w:t>
      </w:r>
      <w:r w:rsidR="00DE138F">
        <w:rPr>
          <w:rFonts w:ascii="맑은 고딕" w:eastAsia="맑은 고딕" w:hAnsi="맑은 고딕"/>
        </w:rPr>
        <w:t xml:space="preserve"> sinusoidal efflux </w:t>
      </w:r>
      <w:r w:rsidR="00DE138F">
        <w:rPr>
          <w:rFonts w:ascii="맑은 고딕" w:eastAsia="맑은 고딕" w:hAnsi="맑은 고딕" w:hint="eastAsia"/>
        </w:rPr>
        <w:t>수송체에 의한 클리어런스,</w:t>
      </w:r>
      <w:r w:rsidR="00DE138F">
        <w:rPr>
          <w:rFonts w:ascii="맑은 고딕" w:eastAsia="맑은 고딕" w:hAnsi="맑은 고딕"/>
        </w:rPr>
        <w:t xml:space="preserve"> </w:t>
      </w:r>
      <w:r w:rsidR="00DE138F">
        <w:rPr>
          <w:rFonts w:ascii="맑은 고딕" w:eastAsia="맑은 고딕" w:hAnsi="맑은 고딕" w:hint="eastAsia"/>
        </w:rPr>
        <w:t>수동확산 클리어런스,</w:t>
      </w:r>
      <w:r w:rsidR="00DE138F">
        <w:rPr>
          <w:rFonts w:ascii="맑은 고딕" w:eastAsia="맑은 고딕" w:hAnsi="맑은 고딕"/>
        </w:rPr>
        <w:t xml:space="preserve"> </w:t>
      </w:r>
      <w:r w:rsidR="00DE138F">
        <w:rPr>
          <w:rFonts w:ascii="맑은 고딕" w:eastAsia="맑은 고딕" w:hAnsi="맑은 고딕" w:hint="eastAsia"/>
        </w:rPr>
        <w:t xml:space="preserve">대사 및 </w:t>
      </w:r>
      <w:proofErr w:type="spellStart"/>
      <w:r w:rsidR="00DE138F">
        <w:rPr>
          <w:rFonts w:ascii="맑은 고딕" w:eastAsia="맑은 고딕" w:hAnsi="맑은 고딕" w:hint="eastAsia"/>
        </w:rPr>
        <w:t>담즙배설</w:t>
      </w:r>
      <w:proofErr w:type="spellEnd"/>
      <w:r w:rsidR="00DE138F">
        <w:rPr>
          <w:rFonts w:ascii="맑은 고딕" w:eastAsia="맑은 고딕" w:hAnsi="맑은 고딕" w:hint="eastAsia"/>
        </w:rPr>
        <w:t xml:space="preserve"> 클리어런스를 의미하며,</w:t>
      </w:r>
      <w:r w:rsidR="00DE138F">
        <w:rPr>
          <w:rFonts w:ascii="맑은 고딕" w:eastAsia="맑은 고딕" w:hAnsi="맑은 고딕"/>
        </w:rPr>
        <w:t xml:space="preserve"> </w:t>
      </w:r>
      <w:proofErr w:type="spellStart"/>
      <w:r w:rsidR="00DE138F">
        <w:rPr>
          <w:rFonts w:ascii="맑은 고딕" w:eastAsia="맑은 고딕" w:hAnsi="맑은 고딕" w:hint="eastAsia"/>
        </w:rPr>
        <w:t>Q</w:t>
      </w:r>
      <w:r w:rsidR="00DE138F" w:rsidRPr="00DE138F">
        <w:rPr>
          <w:rFonts w:ascii="맑은 고딕" w:eastAsia="맑은 고딕" w:hAnsi="맑은 고딕"/>
          <w:vertAlign w:val="subscript"/>
        </w:rPr>
        <w:t>h</w:t>
      </w:r>
      <w:proofErr w:type="spellEnd"/>
      <w:r w:rsidR="00DE138F">
        <w:rPr>
          <w:rFonts w:ascii="맑은 고딕" w:eastAsia="맑은 고딕" w:hAnsi="맑은 고딕"/>
        </w:rPr>
        <w:t xml:space="preserve">, </w:t>
      </w:r>
      <w:proofErr w:type="spellStart"/>
      <w:r w:rsidR="00DE138F">
        <w:rPr>
          <w:rFonts w:ascii="맑은 고딕" w:eastAsia="맑은 고딕" w:hAnsi="맑은 고딕"/>
        </w:rPr>
        <w:t>f</w:t>
      </w:r>
      <w:r w:rsidR="00DE138F" w:rsidRPr="00DE138F">
        <w:rPr>
          <w:rFonts w:ascii="맑은 고딕" w:eastAsia="맑은 고딕" w:hAnsi="맑은 고딕"/>
          <w:vertAlign w:val="subscript"/>
        </w:rPr>
        <w:t>B</w:t>
      </w:r>
      <w:proofErr w:type="spellEnd"/>
      <w:r w:rsidR="00DE138F">
        <w:rPr>
          <w:rFonts w:ascii="맑은 고딕" w:eastAsia="맑은 고딕" w:hAnsi="맑은 고딕"/>
        </w:rPr>
        <w:t>,</w:t>
      </w:r>
      <w:r w:rsidR="00DE138F">
        <w:rPr>
          <w:rFonts w:ascii="맑은 고딕" w:eastAsia="맑은 고딕" w:hAnsi="맑은 고딕" w:hint="eastAsia"/>
        </w:rPr>
        <w:t xml:space="preserve"> E</w:t>
      </w:r>
      <w:r w:rsidR="00DE138F" w:rsidRPr="00DE138F">
        <w:rPr>
          <w:rFonts w:ascii="맑은 고딕" w:eastAsia="맑은 고딕" w:hAnsi="맑은 고딕"/>
          <w:vertAlign w:val="subscript"/>
        </w:rPr>
        <w:t>h</w:t>
      </w:r>
      <w:r w:rsidR="00DE138F">
        <w:rPr>
          <w:rFonts w:ascii="맑은 고딕" w:eastAsia="맑은 고딕" w:hAnsi="맑은 고딕" w:hint="eastAsia"/>
        </w:rPr>
        <w:t>는 각각 간 혈류 속도,</w:t>
      </w:r>
      <w:r w:rsidR="00DE138F">
        <w:rPr>
          <w:rFonts w:ascii="맑은 고딕" w:eastAsia="맑은 고딕" w:hAnsi="맑은 고딕"/>
        </w:rPr>
        <w:t xml:space="preserve"> </w:t>
      </w:r>
      <w:r w:rsidR="00DE138F">
        <w:rPr>
          <w:rFonts w:ascii="맑은 고딕" w:eastAsia="맑은 고딕" w:hAnsi="맑은 고딕" w:hint="eastAsia"/>
        </w:rPr>
        <w:t xml:space="preserve">혈액에서의 약물의 </w:t>
      </w:r>
      <w:proofErr w:type="spellStart"/>
      <w:r w:rsidR="00DE138F">
        <w:rPr>
          <w:rFonts w:ascii="맑은 고딕" w:eastAsia="맑은 고딕" w:hAnsi="맑은 고딕" w:hint="eastAsia"/>
        </w:rPr>
        <w:t>비결합분율</w:t>
      </w:r>
      <w:proofErr w:type="spellEnd"/>
      <w:r w:rsidR="00DE138F">
        <w:rPr>
          <w:rFonts w:ascii="맑은 고딕" w:eastAsia="맑은 고딕" w:hAnsi="맑은 고딕" w:hint="eastAsia"/>
        </w:rPr>
        <w:t>,</w:t>
      </w:r>
      <w:r w:rsidR="00DE138F">
        <w:rPr>
          <w:rFonts w:ascii="맑은 고딕" w:eastAsia="맑은 고딕" w:hAnsi="맑은 고딕"/>
        </w:rPr>
        <w:t xml:space="preserve"> </w:t>
      </w:r>
      <w:r w:rsidR="00DE138F">
        <w:rPr>
          <w:rFonts w:ascii="맑은 고딕" w:eastAsia="맑은 고딕" w:hAnsi="맑은 고딕" w:hint="eastAsia"/>
        </w:rPr>
        <w:t xml:space="preserve">및 </w:t>
      </w:r>
      <w:r w:rsidR="00962A77">
        <w:rPr>
          <w:rFonts w:ascii="맑은 고딕" w:eastAsia="맑은 고딕" w:hAnsi="맑은 고딕"/>
        </w:rPr>
        <w:t xml:space="preserve">extraction </w:t>
      </w:r>
      <w:r w:rsidR="00962A77">
        <w:rPr>
          <w:rFonts w:ascii="맑은 고딕" w:eastAsia="맑은 고딕" w:hAnsi="맑은 고딕" w:hint="eastAsia"/>
        </w:rPr>
        <w:t>r</w:t>
      </w:r>
      <w:r w:rsidR="00962A77">
        <w:rPr>
          <w:rFonts w:ascii="맑은 고딕" w:eastAsia="맑은 고딕" w:hAnsi="맑은 고딕"/>
        </w:rPr>
        <w:t>atio</w:t>
      </w:r>
      <w:r w:rsidR="00962A77">
        <w:rPr>
          <w:rFonts w:ascii="맑은 고딕" w:eastAsia="맑은 고딕" w:hAnsi="맑은 고딕" w:hint="eastAsia"/>
        </w:rPr>
        <w:t>를 의미한다.</w:t>
      </w:r>
    </w:p>
    <w:p w14:paraId="45CE1F7C" w14:textId="59DC79AE" w:rsidR="004E3294" w:rsidRDefault="004E3294" w:rsidP="005F70F5">
      <w:pPr>
        <w:rPr>
          <w:rFonts w:ascii="맑은 고딕" w:eastAsia="맑은 고딕" w:hAnsi="맑은 고딕"/>
        </w:rPr>
      </w:pPr>
    </w:p>
    <w:p w14:paraId="2F1A12D3" w14:textId="644FDB6F" w:rsidR="00305F99" w:rsidRDefault="00000000" w:rsidP="005F70F5">
      <w:pPr>
        <w:rPr>
          <w:rFonts w:ascii="맑은 고딕" w:eastAsia="맑은 고딕" w:hAnsi="맑은 고딕"/>
        </w:rPr>
      </w:pPr>
      <m:oMathPara>
        <m:oMath>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CL</m:t>
              </m:r>
            </m:e>
            <m:sub>
              <m:r>
                <m:rPr>
                  <m:sty m:val="p"/>
                </m:rPr>
                <w:rPr>
                  <w:rFonts w:ascii="Cambria Math" w:eastAsia="맑은 고딕" w:hAnsi="Cambria Math"/>
                  <w:vertAlign w:val="subscript"/>
                </w:rPr>
                <m:t>int,h</m:t>
              </m:r>
            </m:sub>
          </m:sSub>
          <m:r>
            <w:rPr>
              <w:rFonts w:ascii="Cambria Math" w:eastAsia="맑은 고딕" w:hAnsi="Cambria Math"/>
              <w:vertAlign w:val="subscript"/>
            </w:rPr>
            <m:t xml:space="preserve">= </m:t>
          </m:r>
          <m:f>
            <m:fPr>
              <m:ctrlPr>
                <w:rPr>
                  <w:rFonts w:ascii="Cambria Math" w:eastAsia="맑은 고딕" w:hAnsi="Cambria Math"/>
                  <w:i/>
                  <w:iCs/>
                  <w:vertAlign w:val="subscript"/>
                </w:rPr>
              </m:ctrlPr>
            </m:fPr>
            <m:num>
              <m:sSub>
                <m:sSubPr>
                  <m:ctrlPr>
                    <w:rPr>
                      <w:rFonts w:ascii="Cambria Math" w:eastAsia="맑은 고딕" w:hAnsi="Cambria Math"/>
                      <w:i/>
                      <w:iCs/>
                      <w:vertAlign w:val="subscript"/>
                    </w:rPr>
                  </m:ctrlPr>
                </m:sSubPr>
                <m:e>
                  <m:r>
                    <w:rPr>
                      <w:rFonts w:ascii="Cambria Math" w:eastAsia="맑은 고딕" w:hAnsi="Cambria Math"/>
                      <w:vertAlign w:val="subscript"/>
                    </w:rPr>
                    <m:t>(CL</m:t>
                  </m:r>
                </m:e>
                <m:sub>
                  <m:r>
                    <w:rPr>
                      <w:rFonts w:ascii="Cambria Math" w:eastAsia="맑은 고딕" w:hAnsi="Cambria Math"/>
                      <w:vertAlign w:val="subscript"/>
                    </w:rPr>
                    <m:t>uptake</m:t>
                  </m:r>
                </m:sub>
              </m:sSub>
              <m:r>
                <w:rPr>
                  <w:rFonts w:ascii="Cambria Math" w:eastAsia="맑은 고딕" w:hAnsi="Cambria Math"/>
                  <w:vertAlign w:val="subscript"/>
                </w:rPr>
                <m:t>+</m:t>
              </m:r>
              <m:sSub>
                <m:sSubPr>
                  <m:ctrlPr>
                    <w:rPr>
                      <w:rFonts w:ascii="Cambria Math" w:eastAsia="맑은 고딕" w:hAnsi="Cambria Math"/>
                      <w:i/>
                      <w:iCs/>
                      <w:vertAlign w:val="subscript"/>
                    </w:rPr>
                  </m:ctrlPr>
                </m:sSubPr>
                <m:e>
                  <m:r>
                    <w:rPr>
                      <w:rFonts w:ascii="Cambria Math" w:eastAsia="맑은 고딕" w:hAnsi="Cambria Math"/>
                      <w:vertAlign w:val="subscript"/>
                    </w:rPr>
                    <m:t>CL</m:t>
                  </m:r>
                </m:e>
                <m:sub>
                  <m:r>
                    <w:rPr>
                      <w:rFonts w:ascii="Cambria Math" w:eastAsia="맑은 고딕" w:hAnsi="Cambria Math"/>
                      <w:vertAlign w:val="subscript"/>
                    </w:rPr>
                    <m:t>PD</m:t>
                  </m:r>
                </m:sub>
              </m:sSub>
              <m:r>
                <w:rPr>
                  <w:rFonts w:ascii="Cambria Math" w:eastAsia="맑은 고딕" w:hAnsi="Cambria Math"/>
                  <w:vertAlign w:val="subscript"/>
                </w:rPr>
                <m:t xml:space="preserve">) ∙ </m:t>
              </m:r>
              <m:sSub>
                <m:sSubPr>
                  <m:ctrlPr>
                    <w:rPr>
                      <w:rFonts w:ascii="Cambria Math" w:eastAsia="맑은 고딕" w:hAnsi="Cambria Math"/>
                      <w:i/>
                      <w:iCs/>
                      <w:vertAlign w:val="subscript"/>
                    </w:rPr>
                  </m:ctrlPr>
                </m:sSubPr>
                <m:e>
                  <m:r>
                    <w:rPr>
                      <w:rFonts w:ascii="Cambria Math" w:eastAsia="맑은 고딕" w:hAnsi="Cambria Math"/>
                      <w:vertAlign w:val="subscript"/>
                    </w:rPr>
                    <m:t>CL</m:t>
                  </m:r>
                </m:e>
                <m:sub>
                  <m:r>
                    <w:rPr>
                      <w:rFonts w:ascii="Cambria Math" w:eastAsia="맑은 고딕" w:hAnsi="Cambria Math"/>
                      <w:vertAlign w:val="subscript"/>
                    </w:rPr>
                    <m:t>int</m:t>
                  </m:r>
                </m:sub>
              </m:sSub>
            </m:num>
            <m:den>
              <m:sSub>
                <m:sSubPr>
                  <m:ctrlPr>
                    <w:rPr>
                      <w:rFonts w:ascii="Cambria Math" w:eastAsia="맑은 고딕" w:hAnsi="Cambria Math"/>
                      <w:i/>
                      <w:iCs/>
                      <w:vertAlign w:val="subscript"/>
                    </w:rPr>
                  </m:ctrlPr>
                </m:sSubPr>
                <m:e>
                  <m:r>
                    <w:rPr>
                      <w:rFonts w:ascii="Cambria Math" w:eastAsia="맑은 고딕" w:hAnsi="Cambria Math"/>
                      <w:vertAlign w:val="subscript"/>
                    </w:rPr>
                    <m:t>(CL</m:t>
                  </m:r>
                </m:e>
                <m:sub>
                  <m:r>
                    <w:rPr>
                      <w:rFonts w:ascii="Cambria Math" w:eastAsia="맑은 고딕" w:hAnsi="Cambria Math"/>
                      <w:vertAlign w:val="subscript"/>
                    </w:rPr>
                    <m:t>efflux</m:t>
                  </m:r>
                </m:sub>
              </m:sSub>
              <m:r>
                <w:rPr>
                  <w:rFonts w:ascii="Cambria Math" w:eastAsia="맑은 고딕" w:hAnsi="Cambria Math"/>
                  <w:vertAlign w:val="subscript"/>
                </w:rPr>
                <m:t>+</m:t>
              </m:r>
              <m:sSub>
                <m:sSubPr>
                  <m:ctrlPr>
                    <w:rPr>
                      <w:rFonts w:ascii="Cambria Math" w:eastAsia="맑은 고딕" w:hAnsi="Cambria Math"/>
                      <w:i/>
                      <w:iCs/>
                      <w:vertAlign w:val="subscript"/>
                    </w:rPr>
                  </m:ctrlPr>
                </m:sSubPr>
                <m:e>
                  <m:r>
                    <w:rPr>
                      <w:rFonts w:ascii="Cambria Math" w:eastAsia="맑은 고딕" w:hAnsi="Cambria Math"/>
                      <w:vertAlign w:val="subscript"/>
                    </w:rPr>
                    <m:t>CL</m:t>
                  </m:r>
                </m:e>
                <m:sub>
                  <m:r>
                    <w:rPr>
                      <w:rFonts w:ascii="Cambria Math" w:eastAsia="맑은 고딕" w:hAnsi="Cambria Math"/>
                      <w:vertAlign w:val="subscript"/>
                    </w:rPr>
                    <m:t>PD</m:t>
                  </m:r>
                </m:sub>
              </m:sSub>
              <m:r>
                <w:rPr>
                  <w:rFonts w:ascii="Cambria Math" w:eastAsia="맑은 고딕" w:hAnsi="Cambria Math"/>
                  <w:vertAlign w:val="subscript"/>
                </w:rPr>
                <m:t>+</m:t>
              </m:r>
              <m:sSub>
                <m:sSubPr>
                  <m:ctrlPr>
                    <w:rPr>
                      <w:rFonts w:ascii="Cambria Math" w:eastAsia="맑은 고딕" w:hAnsi="Cambria Math"/>
                      <w:i/>
                      <w:iCs/>
                      <w:vertAlign w:val="subscript"/>
                    </w:rPr>
                  </m:ctrlPr>
                </m:sSubPr>
                <m:e>
                  <m:r>
                    <w:rPr>
                      <w:rFonts w:ascii="Cambria Math" w:eastAsia="맑은 고딕" w:hAnsi="Cambria Math"/>
                      <w:vertAlign w:val="subscript"/>
                    </w:rPr>
                    <m:t>CL</m:t>
                  </m:r>
                </m:e>
                <m:sub>
                  <m:r>
                    <w:rPr>
                      <w:rFonts w:ascii="Cambria Math" w:eastAsia="맑은 고딕" w:hAnsi="Cambria Math"/>
                      <w:vertAlign w:val="subscript"/>
                    </w:rPr>
                    <m:t>int</m:t>
                  </m:r>
                </m:sub>
              </m:sSub>
              <m:r>
                <w:rPr>
                  <w:rFonts w:ascii="Cambria Math" w:eastAsia="맑은 고딕" w:hAnsi="Cambria Math"/>
                  <w:vertAlign w:val="subscript"/>
                </w:rPr>
                <m:t>)</m:t>
              </m:r>
            </m:den>
          </m:f>
        </m:oMath>
      </m:oMathPara>
    </w:p>
    <w:p w14:paraId="492946AC" w14:textId="651191EE" w:rsidR="00305F99" w:rsidRDefault="00305F99" w:rsidP="005F70F5">
      <w:pPr>
        <w:rPr>
          <w:rFonts w:ascii="맑은 고딕" w:eastAsia="맑은 고딕" w:hAnsi="맑은 고딕"/>
        </w:rPr>
      </w:pPr>
    </w:p>
    <w:p w14:paraId="4BAFED10" w14:textId="6C96BA1D" w:rsidR="00305F99" w:rsidRDefault="00000000" w:rsidP="005F70F5">
      <w:pPr>
        <w:rPr>
          <w:rFonts w:ascii="맑은 고딕" w:eastAsia="맑은 고딕" w:hAnsi="맑은 고딕"/>
        </w:rPr>
      </w:pPr>
      <m:oMathPara>
        <m:oMath>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CL</m:t>
              </m:r>
            </m:e>
            <m:sub>
              <m:r>
                <m:rPr>
                  <m:sty m:val="p"/>
                </m:rPr>
                <w:rPr>
                  <w:rFonts w:ascii="Cambria Math" w:eastAsia="맑은 고딕" w:hAnsi="Cambria Math"/>
                  <w:vertAlign w:val="subscript"/>
                </w:rPr>
                <m:t>h</m:t>
              </m:r>
            </m:sub>
          </m:sSub>
          <m:r>
            <w:rPr>
              <w:rFonts w:ascii="Cambria Math" w:eastAsia="맑은 고딕" w:hAnsi="Cambria Math"/>
              <w:vertAlign w:val="subscript"/>
            </w:rPr>
            <m:t xml:space="preserve">= </m:t>
          </m:r>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Q</m:t>
              </m:r>
            </m:e>
            <m:sub>
              <m:r>
                <m:rPr>
                  <m:sty m:val="p"/>
                </m:rPr>
                <w:rPr>
                  <w:rFonts w:ascii="Cambria Math" w:eastAsia="맑은 고딕" w:hAnsi="Cambria Math"/>
                  <w:vertAlign w:val="subscript"/>
                </w:rPr>
                <m:t>h</m:t>
              </m:r>
            </m:sub>
          </m:sSub>
          <m:r>
            <w:rPr>
              <w:rFonts w:ascii="Cambria Math" w:eastAsia="맑은 고딕" w:hAnsi="Cambria Math"/>
              <w:vertAlign w:val="subscript"/>
            </w:rPr>
            <m:t>∙</m:t>
          </m:r>
          <m:f>
            <m:fPr>
              <m:ctrlPr>
                <w:rPr>
                  <w:rFonts w:ascii="Cambria Math" w:eastAsia="맑은 고딕" w:hAnsi="Cambria Math"/>
                  <w:i/>
                  <w:iCs/>
                  <w:vertAlign w:val="subscript"/>
                </w:rPr>
              </m:ctrlPr>
            </m:fPr>
            <m:num>
              <m:sSub>
                <m:sSubPr>
                  <m:ctrlPr>
                    <w:rPr>
                      <w:rFonts w:ascii="Cambria Math" w:eastAsia="맑은 고딕" w:hAnsi="Cambria Math"/>
                      <w:i/>
                      <w:iCs/>
                      <w:vertAlign w:val="subscript"/>
                    </w:rPr>
                  </m:ctrlPr>
                </m:sSubPr>
                <m:e>
                  <m:r>
                    <w:rPr>
                      <w:rFonts w:ascii="Cambria Math" w:eastAsia="맑은 고딕" w:hAnsi="Cambria Math"/>
                      <w:vertAlign w:val="subscript"/>
                    </w:rPr>
                    <m:t>f</m:t>
                  </m:r>
                </m:e>
                <m:sub>
                  <m:r>
                    <w:rPr>
                      <w:rFonts w:ascii="Cambria Math" w:eastAsia="맑은 고딕" w:hAnsi="Cambria Math"/>
                      <w:vertAlign w:val="subscript"/>
                    </w:rPr>
                    <m:t>B</m:t>
                  </m:r>
                </m:sub>
              </m:sSub>
              <m:r>
                <w:rPr>
                  <w:rFonts w:ascii="Cambria Math" w:eastAsia="맑은 고딕" w:hAnsi="Cambria Math"/>
                  <w:vertAlign w:val="subscript"/>
                </w:rPr>
                <m:t>∙</m:t>
              </m:r>
              <m:sSub>
                <m:sSubPr>
                  <m:ctrlPr>
                    <w:rPr>
                      <w:rFonts w:ascii="Cambria Math" w:eastAsia="맑은 고딕" w:hAnsi="Cambria Math"/>
                      <w:i/>
                      <w:iCs/>
                      <w:vertAlign w:val="subscript"/>
                    </w:rPr>
                  </m:ctrlPr>
                </m:sSubPr>
                <m:e>
                  <m:r>
                    <w:rPr>
                      <w:rFonts w:ascii="Cambria Math" w:eastAsia="맑은 고딕" w:hAnsi="Cambria Math"/>
                      <w:vertAlign w:val="subscript"/>
                    </w:rPr>
                    <m:t>(CL</m:t>
                  </m:r>
                </m:e>
                <m:sub>
                  <m:r>
                    <w:rPr>
                      <w:rFonts w:ascii="Cambria Math" w:eastAsia="맑은 고딕" w:hAnsi="Cambria Math"/>
                      <w:vertAlign w:val="subscript"/>
                    </w:rPr>
                    <m:t>uptake</m:t>
                  </m:r>
                </m:sub>
              </m:sSub>
              <m:r>
                <w:rPr>
                  <w:rFonts w:ascii="Cambria Math" w:eastAsia="맑은 고딕" w:hAnsi="Cambria Math"/>
                  <w:vertAlign w:val="subscript"/>
                </w:rPr>
                <m:t>+</m:t>
              </m:r>
              <m:sSub>
                <m:sSubPr>
                  <m:ctrlPr>
                    <w:rPr>
                      <w:rFonts w:ascii="Cambria Math" w:eastAsia="맑은 고딕" w:hAnsi="Cambria Math"/>
                      <w:i/>
                      <w:iCs/>
                      <w:vertAlign w:val="subscript"/>
                    </w:rPr>
                  </m:ctrlPr>
                </m:sSubPr>
                <m:e>
                  <m:r>
                    <w:rPr>
                      <w:rFonts w:ascii="Cambria Math" w:eastAsia="맑은 고딕" w:hAnsi="Cambria Math"/>
                      <w:vertAlign w:val="subscript"/>
                    </w:rPr>
                    <m:t>CL</m:t>
                  </m:r>
                </m:e>
                <m:sub>
                  <m:r>
                    <w:rPr>
                      <w:rFonts w:ascii="Cambria Math" w:eastAsia="맑은 고딕" w:hAnsi="Cambria Math"/>
                      <w:vertAlign w:val="subscript"/>
                    </w:rPr>
                    <m:t>PD</m:t>
                  </m:r>
                </m:sub>
              </m:sSub>
              <m:r>
                <w:rPr>
                  <w:rFonts w:ascii="Cambria Math" w:eastAsia="맑은 고딕" w:hAnsi="Cambria Math"/>
                  <w:vertAlign w:val="subscript"/>
                </w:rPr>
                <m:t xml:space="preserve">) ∙ </m:t>
              </m:r>
              <m:sSub>
                <m:sSubPr>
                  <m:ctrlPr>
                    <w:rPr>
                      <w:rFonts w:ascii="Cambria Math" w:eastAsia="맑은 고딕" w:hAnsi="Cambria Math"/>
                      <w:i/>
                      <w:iCs/>
                      <w:vertAlign w:val="subscript"/>
                    </w:rPr>
                  </m:ctrlPr>
                </m:sSubPr>
                <m:e>
                  <m:r>
                    <w:rPr>
                      <w:rFonts w:ascii="Cambria Math" w:eastAsia="맑은 고딕" w:hAnsi="Cambria Math"/>
                      <w:vertAlign w:val="subscript"/>
                    </w:rPr>
                    <m:t>CL</m:t>
                  </m:r>
                </m:e>
                <m:sub>
                  <m:r>
                    <w:rPr>
                      <w:rFonts w:ascii="Cambria Math" w:eastAsia="맑은 고딕" w:hAnsi="Cambria Math"/>
                      <w:vertAlign w:val="subscript"/>
                    </w:rPr>
                    <m:t>int</m:t>
                  </m:r>
                </m:sub>
              </m:sSub>
            </m:num>
            <m:den>
              <m:sSub>
                <m:sSubPr>
                  <m:ctrlPr>
                    <w:rPr>
                      <w:rFonts w:ascii="Cambria Math" w:eastAsia="맑은 고딕" w:hAnsi="Cambria Math"/>
                      <w:i/>
                      <w:iCs/>
                      <w:vertAlign w:val="subscript"/>
                    </w:rPr>
                  </m:ctrlPr>
                </m:sSubPr>
                <m:e>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Q</m:t>
                      </m:r>
                    </m:e>
                    <m:sub>
                      <m:r>
                        <m:rPr>
                          <m:sty m:val="p"/>
                        </m:rPr>
                        <w:rPr>
                          <w:rFonts w:ascii="Cambria Math" w:eastAsia="맑은 고딕" w:hAnsi="Cambria Math"/>
                          <w:vertAlign w:val="subscript"/>
                        </w:rPr>
                        <m:t>h</m:t>
                      </m:r>
                    </m:sub>
                  </m:sSub>
                  <m:r>
                    <w:rPr>
                      <w:rFonts w:ascii="Cambria Math" w:eastAsia="맑은 고딕" w:hAnsi="Cambria Math"/>
                      <w:vertAlign w:val="subscript"/>
                    </w:rPr>
                    <m:t>∙(CL</m:t>
                  </m:r>
                </m:e>
                <m:sub>
                  <m:r>
                    <w:rPr>
                      <w:rFonts w:ascii="Cambria Math" w:eastAsia="맑은 고딕" w:hAnsi="Cambria Math"/>
                      <w:vertAlign w:val="subscript"/>
                    </w:rPr>
                    <m:t>efflux</m:t>
                  </m:r>
                </m:sub>
              </m:sSub>
              <m:r>
                <w:rPr>
                  <w:rFonts w:ascii="Cambria Math" w:eastAsia="맑은 고딕" w:hAnsi="Cambria Math"/>
                  <w:vertAlign w:val="subscript"/>
                </w:rPr>
                <m:t>+</m:t>
              </m:r>
              <m:sSub>
                <m:sSubPr>
                  <m:ctrlPr>
                    <w:rPr>
                      <w:rFonts w:ascii="Cambria Math" w:eastAsia="맑은 고딕" w:hAnsi="Cambria Math"/>
                      <w:i/>
                      <w:iCs/>
                      <w:vertAlign w:val="subscript"/>
                    </w:rPr>
                  </m:ctrlPr>
                </m:sSubPr>
                <m:e>
                  <m:r>
                    <w:rPr>
                      <w:rFonts w:ascii="Cambria Math" w:eastAsia="맑은 고딕" w:hAnsi="Cambria Math"/>
                      <w:vertAlign w:val="subscript"/>
                    </w:rPr>
                    <m:t>CL</m:t>
                  </m:r>
                </m:e>
                <m:sub>
                  <m:r>
                    <w:rPr>
                      <w:rFonts w:ascii="Cambria Math" w:eastAsia="맑은 고딕" w:hAnsi="Cambria Math"/>
                      <w:vertAlign w:val="subscript"/>
                    </w:rPr>
                    <m:t>PD</m:t>
                  </m:r>
                </m:sub>
              </m:sSub>
              <m:r>
                <w:rPr>
                  <w:rFonts w:ascii="Cambria Math" w:eastAsia="맑은 고딕" w:hAnsi="Cambria Math"/>
                  <w:vertAlign w:val="subscript"/>
                </w:rPr>
                <m:t>+</m:t>
              </m:r>
              <m:sSub>
                <m:sSubPr>
                  <m:ctrlPr>
                    <w:rPr>
                      <w:rFonts w:ascii="Cambria Math" w:eastAsia="맑은 고딕" w:hAnsi="Cambria Math"/>
                      <w:i/>
                      <w:iCs/>
                      <w:vertAlign w:val="subscript"/>
                    </w:rPr>
                  </m:ctrlPr>
                </m:sSubPr>
                <m:e>
                  <m:r>
                    <w:rPr>
                      <w:rFonts w:ascii="Cambria Math" w:eastAsia="맑은 고딕" w:hAnsi="Cambria Math"/>
                      <w:vertAlign w:val="subscript"/>
                    </w:rPr>
                    <m:t>CL</m:t>
                  </m:r>
                </m:e>
                <m:sub>
                  <m:r>
                    <w:rPr>
                      <w:rFonts w:ascii="Cambria Math" w:eastAsia="맑은 고딕" w:hAnsi="Cambria Math"/>
                      <w:vertAlign w:val="subscript"/>
                    </w:rPr>
                    <m:t>int</m:t>
                  </m:r>
                </m:sub>
              </m:sSub>
              <m:r>
                <w:rPr>
                  <w:rFonts w:ascii="Cambria Math" w:eastAsia="맑은 고딕" w:hAnsi="Cambria Math"/>
                  <w:vertAlign w:val="subscript"/>
                </w:rPr>
                <m:t xml:space="preserve">)+ </m:t>
              </m:r>
              <m:sSub>
                <m:sSubPr>
                  <m:ctrlPr>
                    <w:rPr>
                      <w:rFonts w:ascii="Cambria Math" w:eastAsia="맑은 고딕" w:hAnsi="Cambria Math"/>
                      <w:i/>
                      <w:iCs/>
                      <w:vertAlign w:val="subscript"/>
                    </w:rPr>
                  </m:ctrlPr>
                </m:sSubPr>
                <m:e>
                  <m:r>
                    <w:rPr>
                      <w:rFonts w:ascii="Cambria Math" w:eastAsia="맑은 고딕" w:hAnsi="Cambria Math"/>
                      <w:vertAlign w:val="subscript"/>
                    </w:rPr>
                    <m:t>f</m:t>
                  </m:r>
                </m:e>
                <m:sub>
                  <m:r>
                    <w:rPr>
                      <w:rFonts w:ascii="Cambria Math" w:eastAsia="맑은 고딕" w:hAnsi="Cambria Math"/>
                      <w:vertAlign w:val="subscript"/>
                    </w:rPr>
                    <m:t>B</m:t>
                  </m:r>
                </m:sub>
              </m:sSub>
              <m:r>
                <w:rPr>
                  <w:rFonts w:ascii="Cambria Math" w:eastAsia="맑은 고딕" w:hAnsi="Cambria Math"/>
                  <w:vertAlign w:val="subscript"/>
                </w:rPr>
                <m:t>∙</m:t>
              </m:r>
              <m:sSub>
                <m:sSubPr>
                  <m:ctrlPr>
                    <w:rPr>
                      <w:rFonts w:ascii="Cambria Math" w:eastAsia="맑은 고딕" w:hAnsi="Cambria Math"/>
                      <w:i/>
                      <w:iCs/>
                      <w:vertAlign w:val="subscript"/>
                    </w:rPr>
                  </m:ctrlPr>
                </m:sSubPr>
                <m:e>
                  <m:r>
                    <w:rPr>
                      <w:rFonts w:ascii="Cambria Math" w:eastAsia="맑은 고딕" w:hAnsi="Cambria Math"/>
                      <w:vertAlign w:val="subscript"/>
                    </w:rPr>
                    <m:t>(CL</m:t>
                  </m:r>
                </m:e>
                <m:sub>
                  <m:r>
                    <w:rPr>
                      <w:rFonts w:ascii="Cambria Math" w:eastAsia="맑은 고딕" w:hAnsi="Cambria Math"/>
                      <w:vertAlign w:val="subscript"/>
                    </w:rPr>
                    <m:t>uptake</m:t>
                  </m:r>
                </m:sub>
              </m:sSub>
              <m:r>
                <w:rPr>
                  <w:rFonts w:ascii="Cambria Math" w:eastAsia="맑은 고딕" w:hAnsi="Cambria Math"/>
                  <w:vertAlign w:val="subscript"/>
                </w:rPr>
                <m:t>+</m:t>
              </m:r>
              <m:sSub>
                <m:sSubPr>
                  <m:ctrlPr>
                    <w:rPr>
                      <w:rFonts w:ascii="Cambria Math" w:eastAsia="맑은 고딕" w:hAnsi="Cambria Math"/>
                      <w:i/>
                      <w:iCs/>
                      <w:vertAlign w:val="subscript"/>
                    </w:rPr>
                  </m:ctrlPr>
                </m:sSubPr>
                <m:e>
                  <m:r>
                    <w:rPr>
                      <w:rFonts w:ascii="Cambria Math" w:eastAsia="맑은 고딕" w:hAnsi="Cambria Math"/>
                      <w:vertAlign w:val="subscript"/>
                    </w:rPr>
                    <m:t>CL</m:t>
                  </m:r>
                </m:e>
                <m:sub>
                  <m:r>
                    <w:rPr>
                      <w:rFonts w:ascii="Cambria Math" w:eastAsia="맑은 고딕" w:hAnsi="Cambria Math"/>
                      <w:vertAlign w:val="subscript"/>
                    </w:rPr>
                    <m:t>PD</m:t>
                  </m:r>
                </m:sub>
              </m:sSub>
              <m:r>
                <w:rPr>
                  <w:rFonts w:ascii="Cambria Math" w:eastAsia="맑은 고딕" w:hAnsi="Cambria Math"/>
                  <w:vertAlign w:val="subscript"/>
                </w:rPr>
                <m:t xml:space="preserve">) ∙ </m:t>
              </m:r>
              <m:sSub>
                <m:sSubPr>
                  <m:ctrlPr>
                    <w:rPr>
                      <w:rFonts w:ascii="Cambria Math" w:eastAsia="맑은 고딕" w:hAnsi="Cambria Math"/>
                      <w:i/>
                      <w:iCs/>
                      <w:vertAlign w:val="subscript"/>
                    </w:rPr>
                  </m:ctrlPr>
                </m:sSubPr>
                <m:e>
                  <m:r>
                    <w:rPr>
                      <w:rFonts w:ascii="Cambria Math" w:eastAsia="맑은 고딕" w:hAnsi="Cambria Math"/>
                      <w:vertAlign w:val="subscript"/>
                    </w:rPr>
                    <m:t>CL</m:t>
                  </m:r>
                </m:e>
                <m:sub>
                  <m:r>
                    <w:rPr>
                      <w:rFonts w:ascii="Cambria Math" w:eastAsia="맑은 고딕" w:hAnsi="Cambria Math"/>
                      <w:vertAlign w:val="subscript"/>
                    </w:rPr>
                    <m:t>int</m:t>
                  </m:r>
                </m:sub>
              </m:sSub>
              <m:r>
                <w:rPr>
                  <w:rFonts w:ascii="Cambria Math" w:eastAsia="맑은 고딕" w:hAnsi="Cambria Math"/>
                  <w:vertAlign w:val="subscript"/>
                </w:rPr>
                <m:t xml:space="preserve"> </m:t>
              </m:r>
            </m:den>
          </m:f>
          <m:r>
            <w:rPr>
              <w:rFonts w:ascii="Cambria Math" w:eastAsia="맑은 고딕" w:hAnsi="Cambria Math"/>
              <w:vertAlign w:val="subscript"/>
            </w:rPr>
            <m:t xml:space="preserve">= </m:t>
          </m:r>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Q</m:t>
              </m:r>
            </m:e>
            <m:sub>
              <m:r>
                <m:rPr>
                  <m:sty m:val="p"/>
                </m:rPr>
                <w:rPr>
                  <w:rFonts w:ascii="Cambria Math" w:eastAsia="맑은 고딕" w:hAnsi="Cambria Math"/>
                  <w:vertAlign w:val="subscript"/>
                </w:rPr>
                <m:t>h</m:t>
              </m:r>
            </m:sub>
          </m:sSub>
          <m:r>
            <w:rPr>
              <w:rFonts w:ascii="Cambria Math" w:eastAsia="맑은 고딕" w:hAnsi="Cambria Math"/>
              <w:vertAlign w:val="subscript"/>
            </w:rPr>
            <m:t>∙</m:t>
          </m:r>
          <m:sSub>
            <m:sSubPr>
              <m:ctrlPr>
                <w:rPr>
                  <w:rFonts w:ascii="Cambria Math" w:eastAsia="맑은 고딕" w:hAnsi="Cambria Math"/>
                  <w:iCs/>
                  <w:vertAlign w:val="subscript"/>
                </w:rPr>
              </m:ctrlPr>
            </m:sSubPr>
            <m:e>
              <m:r>
                <m:rPr>
                  <m:sty m:val="p"/>
                </m:rPr>
                <w:rPr>
                  <w:rFonts w:ascii="Cambria Math" w:eastAsia="맑은 고딕" w:hAnsi="Cambria Math"/>
                  <w:vertAlign w:val="subscript"/>
                </w:rPr>
                <m:t>E</m:t>
              </m:r>
            </m:e>
            <m:sub>
              <m:r>
                <m:rPr>
                  <m:sty m:val="p"/>
                </m:rPr>
                <w:rPr>
                  <w:rFonts w:ascii="Cambria Math" w:eastAsia="맑은 고딕" w:hAnsi="Cambria Math"/>
                  <w:vertAlign w:val="subscript"/>
                </w:rPr>
                <m:t>h</m:t>
              </m:r>
            </m:sub>
          </m:sSub>
        </m:oMath>
      </m:oMathPara>
    </w:p>
    <w:p w14:paraId="58542B9C" w14:textId="583C53E1" w:rsidR="00305F99" w:rsidRDefault="00305F99" w:rsidP="005F70F5">
      <w:pPr>
        <w:rPr>
          <w:rFonts w:ascii="맑은 고딕" w:eastAsia="맑은 고딕" w:hAnsi="맑은 고딕"/>
        </w:rPr>
      </w:pPr>
    </w:p>
    <w:p w14:paraId="3D85E5B0" w14:textId="186B9D77" w:rsidR="00305F99" w:rsidRPr="00305F99" w:rsidDel="00402CA3" w:rsidRDefault="00305F99" w:rsidP="005F70F5">
      <w:pPr>
        <w:rPr>
          <w:del w:id="109" w:author="Bae Soo Hyeon" w:date="2022-08-17T17:39:00Z"/>
          <w:rFonts w:ascii="맑은 고딕" w:eastAsia="맑은 고딕" w:hAnsi="맑은 고딕"/>
        </w:rPr>
      </w:pPr>
      <w:r>
        <w:rPr>
          <w:rFonts w:ascii="맑은 고딕" w:eastAsia="맑은 고딕" w:hAnsi="맑은 고딕" w:hint="eastAsia"/>
        </w:rPr>
        <w:t xml:space="preserve">신약개발 과정에서 약물의 수송체의 기질 및 </w:t>
      </w:r>
      <w:proofErr w:type="spellStart"/>
      <w:r>
        <w:rPr>
          <w:rFonts w:ascii="맑은 고딕" w:eastAsia="맑은 고딕" w:hAnsi="맑은 고딕" w:hint="eastAsia"/>
        </w:rPr>
        <w:t>저해성</w:t>
      </w:r>
      <w:proofErr w:type="spellEnd"/>
      <w:r>
        <w:rPr>
          <w:rFonts w:ascii="맑은 고딕" w:eastAsia="맑은 고딕" w:hAnsi="맑은 고딕" w:hint="eastAsia"/>
        </w:rPr>
        <w:t xml:space="preserve"> 여부를 평가하는 것은 약물의 </w:t>
      </w:r>
      <w:proofErr w:type="spellStart"/>
      <w:r>
        <w:rPr>
          <w:rFonts w:ascii="맑은 고딕" w:eastAsia="맑은 고딕" w:hAnsi="맑은 고딕" w:hint="eastAsia"/>
        </w:rPr>
        <w:t>약동학</w:t>
      </w:r>
      <w:proofErr w:type="spellEnd"/>
      <w:r>
        <w:rPr>
          <w:rFonts w:ascii="맑은 고딕" w:eastAsia="맑은 고딕" w:hAnsi="맑은 고딕" w:hint="eastAsia"/>
        </w:rPr>
        <w:t xml:space="preserve"> 및 더 나아가 병용약물과의 약물상호작용을 평가하는데 있어 필수적으로 필요한 자료이다.</w:t>
      </w:r>
      <w:r>
        <w:rPr>
          <w:rFonts w:ascii="맑은 고딕" w:eastAsia="맑은 고딕" w:hAnsi="맑은 고딕"/>
        </w:rPr>
        <w:t xml:space="preserve"> </w:t>
      </w:r>
      <w:r>
        <w:rPr>
          <w:rFonts w:ascii="맑은 고딕" w:eastAsia="맑은 고딕" w:hAnsi="맑은 고딕" w:hint="eastAsia"/>
        </w:rPr>
        <w:t>더욱이</w:t>
      </w:r>
      <w:r>
        <w:rPr>
          <w:rFonts w:ascii="맑은 고딕" w:eastAsia="맑은 고딕" w:hAnsi="맑은 고딕"/>
        </w:rPr>
        <w:t xml:space="preserve">, </w:t>
      </w:r>
      <w:r>
        <w:rPr>
          <w:rFonts w:ascii="맑은 고딕" w:eastAsia="맑은 고딕" w:hAnsi="맑은 고딕" w:hint="eastAsia"/>
        </w:rPr>
        <w:t>개발 약물이 항암제이거나</w:t>
      </w:r>
      <w:r>
        <w:rPr>
          <w:rFonts w:ascii="맑은 고딕" w:eastAsia="맑은 고딕" w:hAnsi="맑은 고딕"/>
        </w:rPr>
        <w:t xml:space="preserve">, </w:t>
      </w:r>
      <w:r>
        <w:rPr>
          <w:rFonts w:ascii="맑은 고딕" w:eastAsia="맑은 고딕" w:hAnsi="맑은 고딕" w:hint="eastAsia"/>
        </w:rPr>
        <w:t xml:space="preserve">약효를 나타내기 위해 </w:t>
      </w:r>
      <w:r>
        <w:rPr>
          <w:rFonts w:ascii="맑은 고딕" w:eastAsia="맑은 고딕" w:hAnsi="맑은 고딕"/>
        </w:rPr>
        <w:t>BBB</w:t>
      </w:r>
      <w:r>
        <w:rPr>
          <w:rFonts w:ascii="맑은 고딕" w:eastAsia="맑은 고딕" w:hAnsi="맑은 고딕" w:hint="eastAsia"/>
        </w:rPr>
        <w:t>를 통과해야 한다면,</w:t>
      </w:r>
      <w:r>
        <w:rPr>
          <w:rFonts w:ascii="맑은 고딕" w:eastAsia="맑은 고딕" w:hAnsi="맑은 고딕"/>
        </w:rPr>
        <w:t xml:space="preserve"> efflux </w:t>
      </w:r>
      <w:r>
        <w:rPr>
          <w:rFonts w:ascii="맑은 고딕" w:eastAsia="맑은 고딕" w:hAnsi="맑은 고딕" w:hint="eastAsia"/>
        </w:rPr>
        <w:t>수송체의 기질 여부는 면밀히 평가해야 한다.</w:t>
      </w:r>
      <w:r>
        <w:rPr>
          <w:rFonts w:ascii="맑은 고딕" w:eastAsia="맑은 고딕" w:hAnsi="맑은 고딕"/>
        </w:rPr>
        <w:t xml:space="preserve"> </w:t>
      </w:r>
      <w:r w:rsidR="00EE1DA6">
        <w:rPr>
          <w:rFonts w:ascii="맑은 고딕" w:eastAsia="맑은 고딕" w:hAnsi="맑은 고딕" w:hint="eastAsia"/>
        </w:rPr>
        <w:t xml:space="preserve">추후 임상 진행에서 </w:t>
      </w:r>
      <w:r w:rsidR="006C0776">
        <w:rPr>
          <w:rFonts w:ascii="맑은 고딕" w:eastAsia="맑은 고딕" w:hAnsi="맑은 고딕" w:hint="eastAsia"/>
        </w:rPr>
        <w:t>P</w:t>
      </w:r>
      <w:r w:rsidR="006C0776">
        <w:rPr>
          <w:rFonts w:ascii="맑은 고딕" w:eastAsia="맑은 고딕" w:hAnsi="맑은 고딕"/>
        </w:rPr>
        <w:t xml:space="preserve">BPK </w:t>
      </w:r>
      <w:r w:rsidR="006C0776">
        <w:rPr>
          <w:rFonts w:ascii="맑은 고딕" w:eastAsia="맑은 고딕" w:hAnsi="맑은 고딕" w:hint="eastAsia"/>
        </w:rPr>
        <w:t xml:space="preserve">모델링을 통한 </w:t>
      </w:r>
      <w:r w:rsidR="00EE1DA6">
        <w:rPr>
          <w:rFonts w:ascii="맑은 고딕" w:eastAsia="맑은 고딕" w:hAnsi="맑은 고딕" w:hint="eastAsia"/>
        </w:rPr>
        <w:t>약물상호작용 평가 및</w:t>
      </w:r>
      <w:r w:rsidR="00EE1DA6">
        <w:rPr>
          <w:rFonts w:ascii="맑은 고딕" w:eastAsia="맑은 고딕" w:hAnsi="맑은 고딕"/>
        </w:rPr>
        <w:t xml:space="preserve"> </w:t>
      </w:r>
      <w:r w:rsidR="00EE1DA6">
        <w:rPr>
          <w:rFonts w:ascii="맑은 고딕" w:eastAsia="맑은 고딕" w:hAnsi="맑은 고딕" w:hint="eastAsia"/>
        </w:rPr>
        <w:t>제형</w:t>
      </w:r>
      <w:r w:rsidR="006C0776">
        <w:rPr>
          <w:rFonts w:ascii="맑은 고딕" w:eastAsia="맑은 고딕" w:hAnsi="맑은 고딕" w:hint="eastAsia"/>
        </w:rPr>
        <w:t xml:space="preserve"> </w:t>
      </w:r>
      <w:r w:rsidR="00EE1DA6">
        <w:rPr>
          <w:rFonts w:ascii="맑은 고딕" w:eastAsia="맑은 고딕" w:hAnsi="맑은 고딕" w:hint="eastAsia"/>
        </w:rPr>
        <w:t>변경</w:t>
      </w:r>
      <w:r w:rsidR="00EE1DA6">
        <w:rPr>
          <w:rFonts w:ascii="맑은 고딕" w:eastAsia="맑은 고딕" w:hAnsi="맑은 고딕"/>
        </w:rPr>
        <w:t xml:space="preserve"> </w:t>
      </w:r>
      <w:r w:rsidR="00EE1DA6">
        <w:rPr>
          <w:rFonts w:ascii="맑은 고딕" w:eastAsia="맑은 고딕" w:hAnsi="맑은 고딕" w:hint="eastAsia"/>
        </w:rPr>
        <w:t xml:space="preserve">등에 의한 </w:t>
      </w:r>
      <w:proofErr w:type="spellStart"/>
      <w:r w:rsidR="00EE1DA6">
        <w:rPr>
          <w:rFonts w:ascii="맑은 고딕" w:eastAsia="맑은 고딕" w:hAnsi="맑은 고딕" w:hint="eastAsia"/>
        </w:rPr>
        <w:t>약동학</w:t>
      </w:r>
      <w:proofErr w:type="spellEnd"/>
      <w:r w:rsidR="00EE1DA6">
        <w:rPr>
          <w:rFonts w:ascii="맑은 고딕" w:eastAsia="맑은 고딕" w:hAnsi="맑은 고딕" w:hint="eastAsia"/>
        </w:rPr>
        <w:t xml:space="preserve"> 평가</w:t>
      </w:r>
      <w:r w:rsidR="006C0776">
        <w:rPr>
          <w:rFonts w:ascii="맑은 고딕" w:eastAsia="맑은 고딕" w:hAnsi="맑은 고딕" w:hint="eastAsia"/>
        </w:rPr>
        <w:t xml:space="preserve"> 예측에</w:t>
      </w:r>
      <w:r w:rsidR="00EE1DA6">
        <w:rPr>
          <w:rFonts w:ascii="맑은 고딕" w:eastAsia="맑은 고딕" w:hAnsi="맑은 고딕" w:hint="eastAsia"/>
        </w:rPr>
        <w:t xml:space="preserve"> 다양하게 활용될 </w:t>
      </w:r>
      <w:r w:rsidR="006C0776">
        <w:rPr>
          <w:rFonts w:ascii="맑은 고딕" w:eastAsia="맑은 고딕" w:hAnsi="맑은 고딕" w:hint="eastAsia"/>
        </w:rPr>
        <w:t>수 있기 때문에,</w:t>
      </w:r>
      <w:r w:rsidR="006C0776">
        <w:rPr>
          <w:rFonts w:ascii="맑은 고딕" w:eastAsia="맑은 고딕" w:hAnsi="맑은 고딕"/>
        </w:rPr>
        <w:t xml:space="preserve"> </w:t>
      </w:r>
      <w:r w:rsidR="006C0776">
        <w:rPr>
          <w:rFonts w:ascii="맑은 고딕" w:eastAsia="맑은 고딕" w:hAnsi="맑은 고딕" w:hint="eastAsia"/>
        </w:rPr>
        <w:t xml:space="preserve">후보물질의 수송체의 </w:t>
      </w:r>
      <w:proofErr w:type="spellStart"/>
      <w:r w:rsidR="006C0776">
        <w:rPr>
          <w:rFonts w:ascii="맑은 고딕" w:eastAsia="맑은 고딕" w:hAnsi="맑은 고딕" w:hint="eastAsia"/>
        </w:rPr>
        <w:t>기질성</w:t>
      </w:r>
      <w:proofErr w:type="spellEnd"/>
      <w:r w:rsidR="006C0776">
        <w:rPr>
          <w:rFonts w:ascii="맑은 고딕" w:eastAsia="맑은 고딕" w:hAnsi="맑은 고딕" w:hint="eastAsia"/>
        </w:rPr>
        <w:t xml:space="preserve"> 및 저해능을 확인하였다면,</w:t>
      </w:r>
      <w:r w:rsidR="006C0776">
        <w:rPr>
          <w:rFonts w:ascii="맑은 고딕" w:eastAsia="맑은 고딕" w:hAnsi="맑은 고딕"/>
        </w:rPr>
        <w:t xml:space="preserve"> </w:t>
      </w:r>
      <w:r w:rsidR="006C0776">
        <w:rPr>
          <w:rFonts w:ascii="맑은 고딕" w:eastAsia="맑은 고딕" w:hAnsi="맑은 고딕" w:hint="eastAsia"/>
        </w:rPr>
        <w:t>각 수송체에 대한 후보물질의 특성을 정량적으로 평가할 수 있는 k</w:t>
      </w:r>
      <w:r w:rsidR="006C0776">
        <w:rPr>
          <w:rFonts w:ascii="맑은 고딕" w:eastAsia="맑은 고딕" w:hAnsi="맑은 고딕"/>
        </w:rPr>
        <w:t>inetic parame</w:t>
      </w:r>
      <w:r w:rsidR="004E3294">
        <w:rPr>
          <w:rFonts w:ascii="맑은 고딕" w:eastAsia="맑은 고딕" w:hAnsi="맑은 고딕"/>
        </w:rPr>
        <w:t xml:space="preserve">ter </w:t>
      </w:r>
      <w:r w:rsidR="004E3294">
        <w:rPr>
          <w:rFonts w:ascii="맑은 고딕" w:eastAsia="맑은 고딕" w:hAnsi="맑은 고딕" w:hint="eastAsia"/>
        </w:rPr>
        <w:t>(</w:t>
      </w:r>
      <w:proofErr w:type="spellStart"/>
      <w:r w:rsidR="006C0776">
        <w:rPr>
          <w:rFonts w:ascii="맑은 고딕" w:eastAsia="맑은 고딕" w:hAnsi="맑은 고딕"/>
        </w:rPr>
        <w:t>J</w:t>
      </w:r>
      <w:r w:rsidR="006C0776" w:rsidRPr="004E3294">
        <w:rPr>
          <w:rFonts w:ascii="맑은 고딕" w:eastAsia="맑은 고딕" w:hAnsi="맑은 고딕"/>
          <w:vertAlign w:val="subscript"/>
        </w:rPr>
        <w:t>max</w:t>
      </w:r>
      <w:proofErr w:type="spellEnd"/>
      <w:r w:rsidR="006C0776">
        <w:rPr>
          <w:rFonts w:ascii="맑은 고딕" w:eastAsia="맑은 고딕" w:hAnsi="맑은 고딕"/>
        </w:rPr>
        <w:t>, K</w:t>
      </w:r>
      <w:r w:rsidR="006C0776" w:rsidRPr="004E3294">
        <w:rPr>
          <w:rFonts w:ascii="맑은 고딕" w:eastAsia="맑은 고딕" w:hAnsi="맑은 고딕"/>
          <w:vertAlign w:val="subscript"/>
        </w:rPr>
        <w:t>m</w:t>
      </w:r>
      <w:r w:rsidR="006C0776">
        <w:rPr>
          <w:rFonts w:ascii="맑은 고딕" w:eastAsia="맑은 고딕" w:hAnsi="맑은 고딕"/>
        </w:rPr>
        <w:t xml:space="preserve">, CL, </w:t>
      </w:r>
      <w:proofErr w:type="spellStart"/>
      <w:r w:rsidR="006C0776">
        <w:rPr>
          <w:rFonts w:ascii="맑은 고딕" w:eastAsia="맑은 고딕" w:hAnsi="맑은 고딕"/>
        </w:rPr>
        <w:t>CL</w:t>
      </w:r>
      <w:r w:rsidR="006C0776" w:rsidRPr="004E3294">
        <w:rPr>
          <w:rFonts w:ascii="맑은 고딕" w:eastAsia="맑은 고딕" w:hAnsi="맑은 고딕"/>
          <w:vertAlign w:val="subscript"/>
        </w:rPr>
        <w:t>efflux</w:t>
      </w:r>
      <w:proofErr w:type="spellEnd"/>
      <w:r w:rsidR="006C0776">
        <w:rPr>
          <w:rFonts w:ascii="맑은 고딕" w:eastAsia="맑은 고딕" w:hAnsi="맑은 고딕"/>
        </w:rPr>
        <w:t xml:space="preserve">, </w:t>
      </w:r>
      <w:proofErr w:type="spellStart"/>
      <w:r w:rsidR="006C0776">
        <w:rPr>
          <w:rFonts w:ascii="맑은 고딕" w:eastAsia="맑은 고딕" w:hAnsi="맑은 고딕"/>
        </w:rPr>
        <w:t>CL</w:t>
      </w:r>
      <w:r w:rsidR="006C0776" w:rsidRPr="004E3294">
        <w:rPr>
          <w:rFonts w:ascii="맑은 고딕" w:eastAsia="맑은 고딕" w:hAnsi="맑은 고딕"/>
          <w:vertAlign w:val="subscript"/>
        </w:rPr>
        <w:t>pd</w:t>
      </w:r>
      <w:proofErr w:type="spellEnd"/>
      <w:r w:rsidR="006C0776">
        <w:rPr>
          <w:rFonts w:ascii="맑은 고딕" w:eastAsia="맑은 고딕" w:hAnsi="맑은 고딕"/>
        </w:rPr>
        <w:t xml:space="preserve"> </w:t>
      </w:r>
      <w:r w:rsidR="006C0776">
        <w:rPr>
          <w:rFonts w:ascii="맑은 고딕" w:eastAsia="맑은 고딕" w:hAnsi="맑은 고딕" w:hint="eastAsia"/>
        </w:rPr>
        <w:t>등)</w:t>
      </w:r>
      <w:r w:rsidR="004E3294">
        <w:rPr>
          <w:rFonts w:ascii="맑은 고딕" w:eastAsia="맑은 고딕" w:hAnsi="맑은 고딕" w:hint="eastAsia"/>
        </w:rPr>
        <w:t>들을</w:t>
      </w:r>
      <w:r w:rsidR="006C0776">
        <w:rPr>
          <w:rFonts w:ascii="맑은 고딕" w:eastAsia="맑은 고딕" w:hAnsi="맑은 고딕" w:hint="eastAsia"/>
        </w:rPr>
        <w:t xml:space="preserve"> 얻어야 함을 잊지</w:t>
      </w:r>
      <w:r w:rsidR="006C0776">
        <w:rPr>
          <w:rFonts w:ascii="맑은 고딕" w:eastAsia="맑은 고딕" w:hAnsi="맑은 고딕"/>
        </w:rPr>
        <w:t xml:space="preserve"> </w:t>
      </w:r>
      <w:r w:rsidR="006C0776">
        <w:rPr>
          <w:rFonts w:ascii="맑은 고딕" w:eastAsia="맑은 고딕" w:hAnsi="맑은 고딕" w:hint="eastAsia"/>
        </w:rPr>
        <w:t>말자.</w:t>
      </w:r>
    </w:p>
    <w:p w14:paraId="3E9F7614" w14:textId="0EA6BFC7" w:rsidR="005B5F44" w:rsidDel="00402CA3" w:rsidRDefault="005B5F44" w:rsidP="005F70F5">
      <w:pPr>
        <w:rPr>
          <w:del w:id="110" w:author="Bae Soo Hyeon" w:date="2022-08-17T17:39:00Z"/>
          <w:rFonts w:ascii="맑은 고딕" w:eastAsia="맑은 고딕" w:hAnsi="맑은 고딕"/>
        </w:rPr>
      </w:pPr>
    </w:p>
    <w:p w14:paraId="6378A50F" w14:textId="465EB939" w:rsidR="006C7E14" w:rsidDel="00402CA3" w:rsidRDefault="006C7E14" w:rsidP="005F70F5">
      <w:pPr>
        <w:rPr>
          <w:del w:id="111" w:author="Bae Soo Hyeon" w:date="2022-08-17T17:39:00Z"/>
          <w:rFonts w:ascii="맑은 고딕" w:eastAsia="맑은 고딕" w:hAnsi="맑은 고딕"/>
        </w:rPr>
      </w:pPr>
      <w:del w:id="112" w:author="Bae Soo Hyeon" w:date="2022-08-17T17:39:00Z">
        <w:r w:rsidDel="00402CA3">
          <w:rPr>
            <w:rFonts w:ascii="맑은 고딕" w:eastAsia="맑은 고딕" w:hAnsi="맑은 고딕"/>
          </w:rPr>
          <w:br w:type="page"/>
        </w:r>
      </w:del>
    </w:p>
    <w:p w14:paraId="3A06D0B9" w14:textId="3B090103" w:rsidR="005B5F44" w:rsidRDefault="005B5F44" w:rsidP="005F70F5">
      <w:pPr>
        <w:rPr>
          <w:rFonts w:ascii="맑은 고딕" w:eastAsia="맑은 고딕" w:hAnsi="맑은 고딕"/>
        </w:rPr>
      </w:pPr>
      <w:r>
        <w:rPr>
          <w:rFonts w:ascii="맑은 고딕" w:eastAsia="맑은 고딕" w:hAnsi="맑은 고딕" w:hint="eastAsia"/>
        </w:rPr>
        <w:lastRenderedPageBreak/>
        <w:t>참고문헌</w:t>
      </w:r>
    </w:p>
    <w:p w14:paraId="65664DD1" w14:textId="77777777" w:rsidR="00477D60" w:rsidRPr="00477D60" w:rsidRDefault="00F55672" w:rsidP="00477D60">
      <w:pPr>
        <w:pStyle w:val="EndNoteBibliography"/>
        <w:spacing w:after="0"/>
        <w:ind w:left="720" w:hanging="720"/>
      </w:pPr>
      <w:r>
        <w:rPr>
          <w:rFonts w:ascii="맑은 고딕" w:eastAsia="맑은 고딕" w:hAnsi="맑은 고딕"/>
          <w:noProof w:val="0"/>
        </w:rPr>
        <w:fldChar w:fldCharType="begin"/>
      </w:r>
      <w:r>
        <w:rPr>
          <w:rFonts w:ascii="맑은 고딕" w:eastAsia="맑은 고딕" w:hAnsi="맑은 고딕"/>
          <w:noProof w:val="0"/>
        </w:rPr>
        <w:instrText xml:space="preserve"> ADDIN EN.REFLIST </w:instrText>
      </w:r>
      <w:r>
        <w:rPr>
          <w:rFonts w:ascii="맑은 고딕" w:eastAsia="맑은 고딕" w:hAnsi="맑은 고딕"/>
          <w:noProof w:val="0"/>
        </w:rPr>
        <w:fldChar w:fldCharType="separate"/>
      </w:r>
      <w:r w:rsidR="00477D60" w:rsidRPr="00477D60">
        <w:t xml:space="preserve">Backman, J. T., C. Kyrklund, M. Neuvonen, and P. J. Neuvonen. 2002. 'Gemfibrozil greatly increases plasma concentrations of cerivastatin', </w:t>
      </w:r>
      <w:r w:rsidR="00477D60" w:rsidRPr="00477D60">
        <w:rPr>
          <w:i/>
        </w:rPr>
        <w:t>Clin Pharmacol Ther</w:t>
      </w:r>
      <w:r w:rsidR="00477D60" w:rsidRPr="00477D60">
        <w:t>, 72: 685-91.</w:t>
      </w:r>
    </w:p>
    <w:p w14:paraId="77D00C23" w14:textId="77777777" w:rsidR="00477D60" w:rsidRPr="00477D60" w:rsidRDefault="00477D60" w:rsidP="00477D60">
      <w:pPr>
        <w:pStyle w:val="EndNoteBibliography"/>
        <w:spacing w:after="0"/>
        <w:ind w:left="720" w:hanging="720"/>
      </w:pPr>
      <w:r w:rsidRPr="00477D60">
        <w:t xml:space="preserve">Brouwer, K. L., D. Keppler, K. A. Hoffmaster, D. A. Bow, Y. Cheng, Y. Lai, J. E. Palm, B. Stieger, R. Evers, and Consortium International Transporter. 2013. 'In vitro methods to support transporter evaluation in drug discovery and development', </w:t>
      </w:r>
      <w:r w:rsidRPr="00477D60">
        <w:rPr>
          <w:i/>
        </w:rPr>
        <w:t>Clin Pharmacol Ther</w:t>
      </w:r>
      <w:r w:rsidRPr="00477D60">
        <w:t>, 94: 95-112.</w:t>
      </w:r>
    </w:p>
    <w:p w14:paraId="48C03436" w14:textId="77777777" w:rsidR="00477D60" w:rsidRPr="00477D60" w:rsidRDefault="00477D60" w:rsidP="00477D60">
      <w:pPr>
        <w:pStyle w:val="EndNoteBibliography"/>
        <w:spacing w:after="0"/>
        <w:ind w:left="720" w:hanging="720"/>
      </w:pPr>
      <w:r w:rsidRPr="00477D60">
        <w:t xml:space="preserve">Burt, H. J., S. Neuhoff, L. Almond, L. Gaohua, M. D. Harwood, M. Jamei, A. Rostami-Hodjegan, G. T. Tucker, and K. Rowland-Yeo. 2016. 'Metformin and cimetidine: Physiologically based pharmacokinetic modelling to investigate transporter mediated drug-drug interactions', </w:t>
      </w:r>
      <w:r w:rsidRPr="00477D60">
        <w:rPr>
          <w:i/>
        </w:rPr>
        <w:t>Eur J Pharm Sci</w:t>
      </w:r>
      <w:r w:rsidRPr="00477D60">
        <w:t>, 88: 70-82.</w:t>
      </w:r>
    </w:p>
    <w:p w14:paraId="5544CED6" w14:textId="77777777" w:rsidR="00477D60" w:rsidRPr="00477D60" w:rsidRDefault="00477D60" w:rsidP="00477D60">
      <w:pPr>
        <w:pStyle w:val="EndNoteBibliography"/>
        <w:spacing w:after="0"/>
        <w:ind w:left="720" w:hanging="720"/>
      </w:pPr>
      <w:r w:rsidRPr="00477D60">
        <w:t>EMA. 2012. "Guideline on the investigation of drug interactions." In.: European Medicines agency.</w:t>
      </w:r>
    </w:p>
    <w:p w14:paraId="4B678CC8" w14:textId="77777777" w:rsidR="00477D60" w:rsidRPr="00477D60" w:rsidRDefault="00477D60" w:rsidP="00477D60">
      <w:pPr>
        <w:pStyle w:val="EndNoteBibliography"/>
        <w:spacing w:after="0"/>
        <w:ind w:left="720" w:hanging="720"/>
      </w:pPr>
      <w:r w:rsidRPr="00477D60">
        <w:t xml:space="preserve">International Transporter, Consortium, K. M. Giacomini, S. M. Huang, D. J. Tweedie, L. Z. Benet, K. L. Brouwer, X. Chu, A. Dahlin, R. Evers, V. Fischer, K. M. Hillgren, K. A. Hoffmaster, T. Ishikawa, D. Keppler, R. B. Kim, C. A. Lee, M. Niemi, J. W. Polli, Y. Sugiyama, P. W. Swaan, J. A. Ware, S. H. Wright, S. W. Yee, M. J. Zamek-Gliszczynski, and L. Zhang. 2010. 'Membrane transporters in drug development', </w:t>
      </w:r>
      <w:r w:rsidRPr="00477D60">
        <w:rPr>
          <w:i/>
        </w:rPr>
        <w:t>Nat Rev Drug Discov</w:t>
      </w:r>
      <w:r w:rsidRPr="00477D60">
        <w:t>, 9: 215-36.</w:t>
      </w:r>
    </w:p>
    <w:p w14:paraId="71631A35" w14:textId="77777777" w:rsidR="00477D60" w:rsidRPr="00477D60" w:rsidRDefault="00477D60" w:rsidP="00477D60">
      <w:pPr>
        <w:pStyle w:val="EndNoteBibliography"/>
        <w:spacing w:after="0"/>
        <w:ind w:left="720" w:hanging="720"/>
      </w:pPr>
      <w:r w:rsidRPr="00477D60">
        <w:t xml:space="preserve">Kenna, Gerry. 2020. 'SC1. 4-Can BSEP inhibition testing in drug discovery and development reduce liver injury risk? An international transporter consortium perspective', </w:t>
      </w:r>
      <w:r w:rsidRPr="00477D60">
        <w:rPr>
          <w:i/>
        </w:rPr>
        <w:t>Drug Metabolism and Pharmacokinetics</w:t>
      </w:r>
      <w:r w:rsidRPr="00477D60">
        <w:t>, 35: S1-S2.</w:t>
      </w:r>
    </w:p>
    <w:p w14:paraId="3D7A80F5" w14:textId="77777777" w:rsidR="00477D60" w:rsidRPr="00477D60" w:rsidRDefault="00477D60" w:rsidP="00477D60">
      <w:pPr>
        <w:pStyle w:val="EndNoteBibliography"/>
        <w:spacing w:after="0"/>
        <w:ind w:left="720" w:hanging="720"/>
      </w:pPr>
      <w:r w:rsidRPr="00477D60">
        <w:t>Kim, Jung Won, SoJeong Yi, Tae</w:t>
      </w:r>
      <w:r w:rsidRPr="00477D60">
        <w:rPr>
          <w:rFonts w:ascii="Times New Roman" w:hAnsi="Times New Roman" w:cs="Times New Roman"/>
        </w:rPr>
        <w:t>‐</w:t>
      </w:r>
      <w:r w:rsidRPr="00477D60">
        <w:t>Eun Kim, Kyoung Soo Lim, Seo Hyun Yoon, Joo</w:t>
      </w:r>
      <w:r w:rsidRPr="00477D60">
        <w:rPr>
          <w:rFonts w:ascii="Times New Roman" w:hAnsi="Times New Roman" w:cs="Times New Roman"/>
        </w:rPr>
        <w:t>‐</w:t>
      </w:r>
      <w:r w:rsidRPr="00477D60">
        <w:t>Youn Cho, Min Goo Lee, Im</w:t>
      </w:r>
      <w:r w:rsidRPr="00477D60">
        <w:rPr>
          <w:rFonts w:ascii="Times New Roman" w:hAnsi="Times New Roman" w:cs="Times New Roman"/>
        </w:rPr>
        <w:t>‐</w:t>
      </w:r>
      <w:r w:rsidRPr="00477D60">
        <w:t>Sook Song, Sang</w:t>
      </w:r>
      <w:r w:rsidRPr="00477D60">
        <w:rPr>
          <w:rFonts w:ascii="Times New Roman" w:hAnsi="Times New Roman" w:cs="Times New Roman"/>
        </w:rPr>
        <w:t>‐</w:t>
      </w:r>
      <w:r w:rsidRPr="00477D60">
        <w:t>Goo Shin, and In</w:t>
      </w:r>
      <w:r w:rsidRPr="00477D60">
        <w:rPr>
          <w:rFonts w:ascii="Times New Roman" w:hAnsi="Times New Roman" w:cs="Times New Roman"/>
        </w:rPr>
        <w:t>‐</w:t>
      </w:r>
      <w:r w:rsidRPr="00477D60">
        <w:t xml:space="preserve">Jin Jang. 2013. 'Increased systemic exposure of fimasartan, an angiotensin II receptor antagonist, by ketoconazole and rifampicin', </w:t>
      </w:r>
      <w:r w:rsidRPr="00477D60">
        <w:rPr>
          <w:i/>
        </w:rPr>
        <w:t>The Journal of clinical pharmacology</w:t>
      </w:r>
      <w:r w:rsidRPr="00477D60">
        <w:t>, 53: 75-81.</w:t>
      </w:r>
    </w:p>
    <w:p w14:paraId="5E88C0C8" w14:textId="77777777" w:rsidR="00477D60" w:rsidRPr="00477D60" w:rsidRDefault="00477D60" w:rsidP="00477D60">
      <w:pPr>
        <w:pStyle w:val="EndNoteBibliography"/>
        <w:spacing w:after="0"/>
        <w:ind w:left="720" w:hanging="720"/>
      </w:pPr>
      <w:r w:rsidRPr="00477D60">
        <w:t xml:space="preserve">Kim, S. J., K. Toshimoto, Y. Yao, T. Yoshikado, and Y. Sugiyama. 2017. 'Quantitative Analysis of Complex Drug-Drug Interactions Between Repaglinide and Cyclosporin A/Gemfibrozil Using Physiologically Based Pharmacokinetic Models With In Vitro Transporter/Enzyme Inhibition Data', </w:t>
      </w:r>
      <w:r w:rsidRPr="00477D60">
        <w:rPr>
          <w:i/>
        </w:rPr>
        <w:t>J Pharm Sci</w:t>
      </w:r>
      <w:r w:rsidRPr="00477D60">
        <w:t>, 106: 2715-26.</w:t>
      </w:r>
    </w:p>
    <w:p w14:paraId="7929C41B" w14:textId="77777777" w:rsidR="00477D60" w:rsidRPr="00477D60" w:rsidRDefault="00477D60" w:rsidP="00477D60">
      <w:pPr>
        <w:pStyle w:val="EndNoteBibliography"/>
        <w:spacing w:after="0"/>
        <w:ind w:left="720" w:hanging="720"/>
      </w:pPr>
      <w:r w:rsidRPr="00477D60">
        <w:t>Krishna, Rajesh, Arthur Bergman, Patrick Larson, Josee Cote, Kenneth Lasseter, Stacey Dilzer, Amy Wang, Wei Zeng, Li Chen, and John Wagner. 2007. 'Effect of a single cyclosporine dose on the single</w:t>
      </w:r>
      <w:r w:rsidRPr="00477D60">
        <w:rPr>
          <w:rFonts w:ascii="Times New Roman" w:hAnsi="Times New Roman" w:cs="Times New Roman"/>
        </w:rPr>
        <w:t>‐</w:t>
      </w:r>
      <w:r w:rsidRPr="00477D60">
        <w:t>dose pharmacokinetics of sitagliptin (MK</w:t>
      </w:r>
      <w:r w:rsidRPr="00477D60">
        <w:rPr>
          <w:rFonts w:ascii="Times New Roman" w:hAnsi="Times New Roman" w:cs="Times New Roman"/>
        </w:rPr>
        <w:t>‐</w:t>
      </w:r>
      <w:r w:rsidRPr="00477D60">
        <w:t>0431), a dipeptidyl peptidase</w:t>
      </w:r>
      <w:r w:rsidRPr="00477D60">
        <w:rPr>
          <w:rFonts w:ascii="Times New Roman" w:hAnsi="Times New Roman" w:cs="Times New Roman"/>
        </w:rPr>
        <w:t>‐</w:t>
      </w:r>
      <w:r w:rsidRPr="00477D60">
        <w:t xml:space="preserve">4 inhibitor, in healthy male subjects', </w:t>
      </w:r>
      <w:r w:rsidRPr="00477D60">
        <w:rPr>
          <w:i/>
        </w:rPr>
        <w:t>The Journal of clinical pharmacology</w:t>
      </w:r>
      <w:r w:rsidRPr="00477D60">
        <w:t>, 47: 165-74.</w:t>
      </w:r>
    </w:p>
    <w:p w14:paraId="113729A1" w14:textId="77777777" w:rsidR="00477D60" w:rsidRPr="00477D60" w:rsidRDefault="00477D60" w:rsidP="00477D60">
      <w:pPr>
        <w:pStyle w:val="EndNoteBibliography"/>
        <w:spacing w:after="0"/>
        <w:ind w:left="720" w:hanging="720"/>
      </w:pPr>
      <w:r w:rsidRPr="00477D60">
        <w:t xml:space="preserve">Lee, E., S. Ryan, B. Birmingham, J. Zalikowski, R. March, H. Ambrose, R. Moore, C. Lee, Y. Chen, and D. Schneck. 2005. 'Rosuvastatin pharmacokinetics and pharmacogenetics in white and Asian subjects residing in the same environment', </w:t>
      </w:r>
      <w:r w:rsidRPr="00477D60">
        <w:rPr>
          <w:i/>
        </w:rPr>
        <w:t>Clin Pharmacol Ther</w:t>
      </w:r>
      <w:r w:rsidRPr="00477D60">
        <w:t>, 78: 330-41.</w:t>
      </w:r>
    </w:p>
    <w:p w14:paraId="229B6584" w14:textId="77777777" w:rsidR="00477D60" w:rsidRPr="00477D60" w:rsidRDefault="00477D60" w:rsidP="00477D60">
      <w:pPr>
        <w:pStyle w:val="EndNoteBibliography"/>
        <w:spacing w:after="0"/>
        <w:ind w:left="720" w:hanging="720"/>
      </w:pPr>
      <w:r w:rsidRPr="00477D60">
        <w:t xml:space="preserve">Nishizato, Y., I. Ieiri, H. Suzuki, M. Kimura, K. Kawabata, T. Hirota, H. Takane, S. Irie, H. Kusuhara, Y. Urasaki, A. Urae, S. Higuchi, K. Otsubo, and Y. Sugiyama. 2003. 'Polymorphisms of OATP-C (SLC21A6) and OAT3 (SLC22A8) genes: consequences for pravastatin pharmacokinetics', </w:t>
      </w:r>
      <w:r w:rsidRPr="00477D60">
        <w:rPr>
          <w:i/>
        </w:rPr>
        <w:t>Clin Pharmacol Ther</w:t>
      </w:r>
      <w:r w:rsidRPr="00477D60">
        <w:t>, 73: 554-65.</w:t>
      </w:r>
    </w:p>
    <w:p w14:paraId="2192D86F" w14:textId="77777777" w:rsidR="00477D60" w:rsidRPr="00477D60" w:rsidRDefault="00477D60" w:rsidP="00477D60">
      <w:pPr>
        <w:pStyle w:val="EndNoteBibliography"/>
        <w:spacing w:after="0"/>
        <w:ind w:left="720" w:hanging="720"/>
      </w:pPr>
      <w:r w:rsidRPr="00477D60">
        <w:t xml:space="preserve">Ogilvie, B. W., D. Zhang, W. Li, A. D. Rodrigues, A. E. Gipson, J. Holsapple, P. Toren, and A. Parkinson. 2006. 'Glucuronidation converts gemfibrozil to a potent, metabolism-dependent inhibitor of CYP2C8: implications for drug-drug interactions', </w:t>
      </w:r>
      <w:r w:rsidRPr="00477D60">
        <w:rPr>
          <w:i/>
        </w:rPr>
        <w:t>Drug Metab Dispos</w:t>
      </w:r>
      <w:r w:rsidRPr="00477D60">
        <w:t>, 34: 191-7.</w:t>
      </w:r>
    </w:p>
    <w:p w14:paraId="35A75EBA" w14:textId="77777777" w:rsidR="00477D60" w:rsidRPr="00477D60" w:rsidRDefault="00477D60" w:rsidP="00477D60">
      <w:pPr>
        <w:pStyle w:val="EndNoteBibliography"/>
        <w:spacing w:after="0"/>
        <w:ind w:left="720" w:hanging="720"/>
      </w:pPr>
      <w:r w:rsidRPr="00477D60">
        <w:t xml:space="preserve">Varma, M. V., A. F. El-Kattan, B. Feng, S. J. Steyn, T. S. Maurer, D. O. Scott, A. D. Rodrigues, and L. M. Tremaine. 2017. 'Extended Clearance Classification System (ECCS) informed approach for evaluating investigational drugs as substrates of drug transporters', </w:t>
      </w:r>
      <w:r w:rsidRPr="00477D60">
        <w:rPr>
          <w:i/>
        </w:rPr>
        <w:t xml:space="preserve">Clin </w:t>
      </w:r>
      <w:r w:rsidRPr="00477D60">
        <w:rPr>
          <w:i/>
        </w:rPr>
        <w:lastRenderedPageBreak/>
        <w:t>Pharmacol Ther</w:t>
      </w:r>
      <w:r w:rsidRPr="00477D60">
        <w:t>, 102: 33-36.</w:t>
      </w:r>
    </w:p>
    <w:p w14:paraId="11AB04B6" w14:textId="77777777" w:rsidR="00477D60" w:rsidRPr="00477D60" w:rsidRDefault="00477D60" w:rsidP="00477D60">
      <w:pPr>
        <w:pStyle w:val="EndNoteBibliography"/>
        <w:spacing w:after="0"/>
        <w:ind w:left="720" w:hanging="720"/>
      </w:pPr>
      <w:r w:rsidRPr="00477D60">
        <w:t xml:space="preserve">Varma, M. V., S. J. Steyn, C. Allerton, and A. F. El-Kattan. 2015. 'Predicting Clearance Mechanism in Drug Discovery: Extended Clearance Classification System (ECCS)', </w:t>
      </w:r>
      <w:r w:rsidRPr="00477D60">
        <w:rPr>
          <w:i/>
        </w:rPr>
        <w:t>Pharm Res</w:t>
      </w:r>
      <w:r w:rsidRPr="00477D60">
        <w:t>, 32: 3785-802.</w:t>
      </w:r>
    </w:p>
    <w:p w14:paraId="06E73A3A" w14:textId="77777777" w:rsidR="00477D60" w:rsidRPr="00477D60" w:rsidRDefault="00477D60" w:rsidP="00477D60">
      <w:pPr>
        <w:pStyle w:val="EndNoteBibliography"/>
        <w:spacing w:after="0"/>
        <w:ind w:left="720" w:hanging="720"/>
      </w:pPr>
      <w:r w:rsidRPr="00477D60">
        <w:t xml:space="preserve">Wang, Z. J., O. Q. Yin, B. Tomlinson, and M. S. Chow. 2008. 'OCT2 polymorphisms and in-vivo renal functional consequence: studies with metformin and cimetidine', </w:t>
      </w:r>
      <w:r w:rsidRPr="00477D60">
        <w:rPr>
          <w:i/>
        </w:rPr>
        <w:t>Pharmacogenet Genomics</w:t>
      </w:r>
      <w:r w:rsidRPr="00477D60">
        <w:t>, 18: 637-45.</w:t>
      </w:r>
    </w:p>
    <w:p w14:paraId="1C09BE7A" w14:textId="77777777" w:rsidR="00477D60" w:rsidRPr="00477D60" w:rsidRDefault="00477D60" w:rsidP="00477D60">
      <w:pPr>
        <w:pStyle w:val="EndNoteBibliography"/>
        <w:ind w:left="720" w:hanging="720"/>
      </w:pPr>
      <w:r w:rsidRPr="00477D60">
        <w:t>Zamek</w:t>
      </w:r>
      <w:r w:rsidRPr="00477D60">
        <w:rPr>
          <w:rFonts w:ascii="Times New Roman" w:hAnsi="Times New Roman" w:cs="Times New Roman"/>
        </w:rPr>
        <w:t>‐</w:t>
      </w:r>
      <w:r w:rsidRPr="00477D60">
        <w:t xml:space="preserve">Gliszczynski, Maciej J, Mitchell E Taub, Paresh P Chothe, Xiaoyan Chu, Kathleen M Giacomini, Richard B Kim, Adrian S Ray, Sophie L Stocker, Jashvant D Unadkat, and Matthias B Wittwer. 2018. 'Transporters in drug development: 2018 ITC recommendations for transporters of emerging clinical importance', </w:t>
      </w:r>
      <w:r w:rsidRPr="00477D60">
        <w:rPr>
          <w:i/>
        </w:rPr>
        <w:t>Clinical Pharmacology &amp; Therapeutics</w:t>
      </w:r>
      <w:r w:rsidRPr="00477D60">
        <w:t>, 104: 890-99.</w:t>
      </w:r>
    </w:p>
    <w:p w14:paraId="788FA01B" w14:textId="079FE465" w:rsidR="000057C7" w:rsidRDefault="00F55672" w:rsidP="005910DC">
      <w:pPr>
        <w:rPr>
          <w:rFonts w:ascii="맑은 고딕" w:eastAsia="맑은 고딕" w:hAnsi="맑은 고딕"/>
        </w:rPr>
      </w:pPr>
      <w:r>
        <w:rPr>
          <w:rFonts w:ascii="맑은 고딕" w:eastAsia="맑은 고딕" w:hAnsi="맑은 고딕"/>
        </w:rPr>
        <w:fldChar w:fldCharType="end"/>
      </w:r>
    </w:p>
    <w:sectPr w:rsidR="000057C7">
      <w:footerReference w:type="default" r:id="rId34"/>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3" w:author="Bae Soo Hyeon" w:date="2022-06-13T16:44:00Z" w:initials="BSH">
    <w:p w14:paraId="0651E620" w14:textId="3FE52951" w:rsidR="00370B5E" w:rsidRDefault="00370B5E">
      <w:pPr>
        <w:pStyle w:val="ad"/>
      </w:pPr>
      <w:r>
        <w:rPr>
          <w:rStyle w:val="ac"/>
        </w:rPr>
        <w:annotationRef/>
      </w:r>
      <w:r w:rsidR="00971E16">
        <w:rPr>
          <w:rFonts w:hint="eastAsia"/>
          <w:noProof/>
        </w:rPr>
        <w:t>T</w:t>
      </w:r>
      <w:r w:rsidR="00971E16">
        <w:rPr>
          <w:noProof/>
        </w:rPr>
        <w:t xml:space="preserve">able </w:t>
      </w:r>
      <w:r w:rsidR="00971E16">
        <w:rPr>
          <w:rFonts w:hint="eastAsia"/>
          <w:noProof/>
        </w:rPr>
        <w:t>수정 및 편집 필요함</w:t>
      </w:r>
    </w:p>
  </w:comment>
  <w:comment w:id="74" w:author="Bae Soo Hyeon" w:date="2022-07-25T16:55:00Z" w:initials="BSH">
    <w:p w14:paraId="0C1D540C" w14:textId="77777777" w:rsidR="001B3242" w:rsidRDefault="001B3242">
      <w:pPr>
        <w:pStyle w:val="ad"/>
      </w:pPr>
      <w:r>
        <w:rPr>
          <w:rStyle w:val="ac"/>
        </w:rPr>
        <w:annotationRef/>
      </w:r>
      <w:r w:rsidRPr="00002C51">
        <w:rPr>
          <w:rFonts w:hint="eastAsia"/>
          <w:highlight w:val="yellow"/>
        </w:rPr>
        <w:t>그림 수정 필요함</w:t>
      </w:r>
    </w:p>
    <w:p w14:paraId="053ADC2B" w14:textId="116C8B01" w:rsidR="001B3242" w:rsidRDefault="001B3242">
      <w:pPr>
        <w:pStyle w:val="ad"/>
      </w:pPr>
    </w:p>
  </w:comment>
  <w:comment w:id="99" w:author="Bae Soo Hyeon" w:date="2022-07-25T16:55:00Z" w:initials="BSH">
    <w:p w14:paraId="59327F9C" w14:textId="5DB8944F" w:rsidR="001B3242" w:rsidRDefault="001B3242">
      <w:pPr>
        <w:pStyle w:val="ad"/>
      </w:pPr>
      <w:r>
        <w:rPr>
          <w:rStyle w:val="ac"/>
        </w:rPr>
        <w:annotationRef/>
      </w:r>
      <w:r>
        <w:rPr>
          <w:rFonts w:hint="eastAsia"/>
        </w:rPr>
        <w:t>표 편집 필요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51E620" w15:done="0"/>
  <w15:commentEx w15:paraId="053ADC2B" w15:done="0"/>
  <w15:commentEx w15:paraId="59327F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1E7E9" w16cex:dateUtc="2022-06-13T07:44:00Z"/>
  <w16cex:commentExtensible w16cex:durableId="26894970" w16cex:dateUtc="2022-07-25T07:55:00Z"/>
  <w16cex:commentExtensible w16cex:durableId="26894992" w16cex:dateUtc="2022-07-25T07: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51E620" w16cid:durableId="2651E7E9"/>
  <w16cid:commentId w16cid:paraId="053ADC2B" w16cid:durableId="26894970"/>
  <w16cid:commentId w16cid:paraId="59327F9C" w16cid:durableId="268949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B2BF5" w14:textId="77777777" w:rsidR="003D5288" w:rsidRDefault="003D5288" w:rsidP="00E1360A">
      <w:pPr>
        <w:spacing w:after="0" w:line="240" w:lineRule="auto"/>
      </w:pPr>
      <w:r>
        <w:separator/>
      </w:r>
    </w:p>
  </w:endnote>
  <w:endnote w:type="continuationSeparator" w:id="0">
    <w:p w14:paraId="381118B9" w14:textId="77777777" w:rsidR="003D5288" w:rsidRDefault="003D5288" w:rsidP="00E13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나눔명조">
    <w:altName w:val="바탕"/>
    <w:charset w:val="81"/>
    <w:family w:val="roman"/>
    <w:pitch w:val="variable"/>
    <w:sig w:usb0="800002A7" w:usb1="09D7F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8747493"/>
      <w:docPartObj>
        <w:docPartGallery w:val="Page Numbers (Bottom of Page)"/>
        <w:docPartUnique/>
      </w:docPartObj>
    </w:sdtPr>
    <w:sdtContent>
      <w:p w14:paraId="79E4F9E8" w14:textId="6B36C5BE" w:rsidR="00572E70" w:rsidRDefault="00572E70">
        <w:pPr>
          <w:pStyle w:val="a8"/>
          <w:jc w:val="right"/>
        </w:pPr>
        <w:r>
          <w:fldChar w:fldCharType="begin"/>
        </w:r>
        <w:r>
          <w:instrText>PAGE   \* MERGEFORMAT</w:instrText>
        </w:r>
        <w:r>
          <w:fldChar w:fldCharType="separate"/>
        </w:r>
        <w:r w:rsidRPr="00F17768">
          <w:rPr>
            <w:noProof/>
            <w:lang w:val="ko-KR"/>
          </w:rPr>
          <w:t>27</w:t>
        </w:r>
        <w:r>
          <w:fldChar w:fldCharType="end"/>
        </w:r>
      </w:p>
    </w:sdtContent>
  </w:sdt>
  <w:p w14:paraId="581AC760" w14:textId="77777777" w:rsidR="00572E70" w:rsidRDefault="00572E7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969B2" w14:textId="77777777" w:rsidR="003D5288" w:rsidRDefault="003D5288" w:rsidP="00E1360A">
      <w:pPr>
        <w:spacing w:after="0" w:line="240" w:lineRule="auto"/>
      </w:pPr>
      <w:r>
        <w:separator/>
      </w:r>
    </w:p>
  </w:footnote>
  <w:footnote w:type="continuationSeparator" w:id="0">
    <w:p w14:paraId="2CBE7301" w14:textId="77777777" w:rsidR="003D5288" w:rsidRDefault="003D5288" w:rsidP="00E136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39CA"/>
    <w:multiLevelType w:val="multilevel"/>
    <w:tmpl w:val="B594907A"/>
    <w:lvl w:ilvl="0">
      <w:start w:val="1"/>
      <w:numFmt w:val="decimal"/>
      <w:lvlText w:val="%1."/>
      <w:lvlJc w:val="left"/>
      <w:pPr>
        <w:ind w:left="800" w:hanging="400"/>
      </w:p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1" w15:restartNumberingAfterBreak="0">
    <w:nsid w:val="039C18FE"/>
    <w:multiLevelType w:val="hybridMultilevel"/>
    <w:tmpl w:val="4094D97E"/>
    <w:lvl w:ilvl="0" w:tplc="3C58783E">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7D5291B"/>
    <w:multiLevelType w:val="hybridMultilevel"/>
    <w:tmpl w:val="8A6CE154"/>
    <w:lvl w:ilvl="0" w:tplc="A2A88C8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91D5784"/>
    <w:multiLevelType w:val="hybridMultilevel"/>
    <w:tmpl w:val="4E6614B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9564AE5"/>
    <w:multiLevelType w:val="hybridMultilevel"/>
    <w:tmpl w:val="DF72DA1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A63259B"/>
    <w:multiLevelType w:val="multilevel"/>
    <w:tmpl w:val="D3E45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5B7CEE"/>
    <w:multiLevelType w:val="multilevel"/>
    <w:tmpl w:val="1090D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EB11DF"/>
    <w:multiLevelType w:val="hybridMultilevel"/>
    <w:tmpl w:val="1004D612"/>
    <w:lvl w:ilvl="0" w:tplc="FFFFFFFF">
      <w:start w:val="1"/>
      <w:numFmt w:val="decimal"/>
      <w:lvlText w:val="%1)"/>
      <w:lvlJc w:val="left"/>
      <w:pPr>
        <w:ind w:left="760" w:hanging="360"/>
      </w:pPr>
      <w:rPr>
        <w:rFonts w:hint="default"/>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 w15:restartNumberingAfterBreak="0">
    <w:nsid w:val="0FE043E7"/>
    <w:multiLevelType w:val="hybridMultilevel"/>
    <w:tmpl w:val="7A94DEEA"/>
    <w:lvl w:ilvl="0" w:tplc="9ADA0DF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139B4678"/>
    <w:multiLevelType w:val="hybridMultilevel"/>
    <w:tmpl w:val="B9CA155A"/>
    <w:lvl w:ilvl="0" w:tplc="93A22AA2">
      <w:start w:val="7"/>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0" w15:restartNumberingAfterBreak="0">
    <w:nsid w:val="166268F1"/>
    <w:multiLevelType w:val="hybridMultilevel"/>
    <w:tmpl w:val="81EEFC98"/>
    <w:lvl w:ilvl="0" w:tplc="FFFFFFFF">
      <w:start w:val="1"/>
      <w:numFmt w:val="lowerLetter"/>
      <w:lvlText w:val="(%1)"/>
      <w:lvlJc w:val="left"/>
      <w:pPr>
        <w:ind w:left="760" w:hanging="360"/>
      </w:pPr>
      <w:rPr>
        <w:rFonts w:hint="default"/>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11" w15:restartNumberingAfterBreak="0">
    <w:nsid w:val="2C5578C1"/>
    <w:multiLevelType w:val="hybridMultilevel"/>
    <w:tmpl w:val="B8E4ADC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34A26572"/>
    <w:multiLevelType w:val="multilevel"/>
    <w:tmpl w:val="1CE85A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65342D"/>
    <w:multiLevelType w:val="hybridMultilevel"/>
    <w:tmpl w:val="AC30396E"/>
    <w:lvl w:ilvl="0" w:tplc="ABEAACB8">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3CE14F44"/>
    <w:multiLevelType w:val="multilevel"/>
    <w:tmpl w:val="3DDA2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050CF3"/>
    <w:multiLevelType w:val="multilevel"/>
    <w:tmpl w:val="FECEF228"/>
    <w:lvl w:ilvl="0">
      <w:start w:val="5"/>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6" w15:restartNumberingAfterBreak="0">
    <w:nsid w:val="458D7A59"/>
    <w:multiLevelType w:val="hybridMultilevel"/>
    <w:tmpl w:val="231EA050"/>
    <w:lvl w:ilvl="0" w:tplc="C07604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83D7F8B"/>
    <w:multiLevelType w:val="multilevel"/>
    <w:tmpl w:val="A5BEF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4C04B2"/>
    <w:multiLevelType w:val="hybridMultilevel"/>
    <w:tmpl w:val="38C2C754"/>
    <w:lvl w:ilvl="0" w:tplc="FFFFFFFF">
      <w:start w:val="1"/>
      <w:numFmt w:val="decimal"/>
      <w:lvlText w:val="%1)"/>
      <w:lvlJc w:val="left"/>
      <w:pPr>
        <w:ind w:left="760" w:hanging="360"/>
      </w:pPr>
      <w:rPr>
        <w:rFonts w:hint="default"/>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19" w15:restartNumberingAfterBreak="0">
    <w:nsid w:val="4C273E45"/>
    <w:multiLevelType w:val="hybridMultilevel"/>
    <w:tmpl w:val="5E42684A"/>
    <w:lvl w:ilvl="0" w:tplc="6C8808DE">
      <w:start w:val="1"/>
      <w:numFmt w:val="bullet"/>
      <w:lvlText w:val="•"/>
      <w:lvlJc w:val="left"/>
      <w:pPr>
        <w:tabs>
          <w:tab w:val="num" w:pos="720"/>
        </w:tabs>
        <w:ind w:left="720" w:hanging="360"/>
      </w:pPr>
      <w:rPr>
        <w:rFonts w:ascii="굴림" w:hAnsi="굴림" w:hint="default"/>
      </w:rPr>
    </w:lvl>
    <w:lvl w:ilvl="1" w:tplc="788881F6" w:tentative="1">
      <w:start w:val="1"/>
      <w:numFmt w:val="bullet"/>
      <w:lvlText w:val="•"/>
      <w:lvlJc w:val="left"/>
      <w:pPr>
        <w:tabs>
          <w:tab w:val="num" w:pos="1440"/>
        </w:tabs>
        <w:ind w:left="1440" w:hanging="360"/>
      </w:pPr>
      <w:rPr>
        <w:rFonts w:ascii="굴림" w:hAnsi="굴림" w:hint="default"/>
      </w:rPr>
    </w:lvl>
    <w:lvl w:ilvl="2" w:tplc="2E76B308" w:tentative="1">
      <w:start w:val="1"/>
      <w:numFmt w:val="bullet"/>
      <w:lvlText w:val="•"/>
      <w:lvlJc w:val="left"/>
      <w:pPr>
        <w:tabs>
          <w:tab w:val="num" w:pos="2160"/>
        </w:tabs>
        <w:ind w:left="2160" w:hanging="360"/>
      </w:pPr>
      <w:rPr>
        <w:rFonts w:ascii="굴림" w:hAnsi="굴림" w:hint="default"/>
      </w:rPr>
    </w:lvl>
    <w:lvl w:ilvl="3" w:tplc="CA0A8C7C" w:tentative="1">
      <w:start w:val="1"/>
      <w:numFmt w:val="bullet"/>
      <w:lvlText w:val="•"/>
      <w:lvlJc w:val="left"/>
      <w:pPr>
        <w:tabs>
          <w:tab w:val="num" w:pos="2880"/>
        </w:tabs>
        <w:ind w:left="2880" w:hanging="360"/>
      </w:pPr>
      <w:rPr>
        <w:rFonts w:ascii="굴림" w:hAnsi="굴림" w:hint="default"/>
      </w:rPr>
    </w:lvl>
    <w:lvl w:ilvl="4" w:tplc="06625C50" w:tentative="1">
      <w:start w:val="1"/>
      <w:numFmt w:val="bullet"/>
      <w:lvlText w:val="•"/>
      <w:lvlJc w:val="left"/>
      <w:pPr>
        <w:tabs>
          <w:tab w:val="num" w:pos="3600"/>
        </w:tabs>
        <w:ind w:left="3600" w:hanging="360"/>
      </w:pPr>
      <w:rPr>
        <w:rFonts w:ascii="굴림" w:hAnsi="굴림" w:hint="default"/>
      </w:rPr>
    </w:lvl>
    <w:lvl w:ilvl="5" w:tplc="C3563548" w:tentative="1">
      <w:start w:val="1"/>
      <w:numFmt w:val="bullet"/>
      <w:lvlText w:val="•"/>
      <w:lvlJc w:val="left"/>
      <w:pPr>
        <w:tabs>
          <w:tab w:val="num" w:pos="4320"/>
        </w:tabs>
        <w:ind w:left="4320" w:hanging="360"/>
      </w:pPr>
      <w:rPr>
        <w:rFonts w:ascii="굴림" w:hAnsi="굴림" w:hint="default"/>
      </w:rPr>
    </w:lvl>
    <w:lvl w:ilvl="6" w:tplc="87BA57E6" w:tentative="1">
      <w:start w:val="1"/>
      <w:numFmt w:val="bullet"/>
      <w:lvlText w:val="•"/>
      <w:lvlJc w:val="left"/>
      <w:pPr>
        <w:tabs>
          <w:tab w:val="num" w:pos="5040"/>
        </w:tabs>
        <w:ind w:left="5040" w:hanging="360"/>
      </w:pPr>
      <w:rPr>
        <w:rFonts w:ascii="굴림" w:hAnsi="굴림" w:hint="default"/>
      </w:rPr>
    </w:lvl>
    <w:lvl w:ilvl="7" w:tplc="8D240500" w:tentative="1">
      <w:start w:val="1"/>
      <w:numFmt w:val="bullet"/>
      <w:lvlText w:val="•"/>
      <w:lvlJc w:val="left"/>
      <w:pPr>
        <w:tabs>
          <w:tab w:val="num" w:pos="5760"/>
        </w:tabs>
        <w:ind w:left="5760" w:hanging="360"/>
      </w:pPr>
      <w:rPr>
        <w:rFonts w:ascii="굴림" w:hAnsi="굴림" w:hint="default"/>
      </w:rPr>
    </w:lvl>
    <w:lvl w:ilvl="8" w:tplc="15A6FDA8" w:tentative="1">
      <w:start w:val="1"/>
      <w:numFmt w:val="bullet"/>
      <w:lvlText w:val="•"/>
      <w:lvlJc w:val="left"/>
      <w:pPr>
        <w:tabs>
          <w:tab w:val="num" w:pos="6480"/>
        </w:tabs>
        <w:ind w:left="6480" w:hanging="360"/>
      </w:pPr>
      <w:rPr>
        <w:rFonts w:ascii="굴림" w:hAnsi="굴림" w:hint="default"/>
      </w:rPr>
    </w:lvl>
  </w:abstractNum>
  <w:abstractNum w:abstractNumId="20" w15:restartNumberingAfterBreak="0">
    <w:nsid w:val="590B404A"/>
    <w:multiLevelType w:val="hybridMultilevel"/>
    <w:tmpl w:val="10D049B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599C6C61"/>
    <w:multiLevelType w:val="hybridMultilevel"/>
    <w:tmpl w:val="C7849528"/>
    <w:lvl w:ilvl="0" w:tplc="7AB2A2F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5F755FB5"/>
    <w:multiLevelType w:val="hybridMultilevel"/>
    <w:tmpl w:val="4C747552"/>
    <w:lvl w:ilvl="0" w:tplc="FFFFFFFF">
      <w:start w:val="1"/>
      <w:numFmt w:val="decimal"/>
      <w:lvlText w:val="%1)"/>
      <w:lvlJc w:val="left"/>
      <w:pPr>
        <w:ind w:left="760" w:hanging="360"/>
      </w:pPr>
      <w:rPr>
        <w:rFonts w:hint="default"/>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23" w15:restartNumberingAfterBreak="0">
    <w:nsid w:val="61652C6E"/>
    <w:multiLevelType w:val="hybridMultilevel"/>
    <w:tmpl w:val="CDC0BB28"/>
    <w:lvl w:ilvl="0" w:tplc="857083D4">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626D2CCA"/>
    <w:multiLevelType w:val="multilevel"/>
    <w:tmpl w:val="FB24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B577D0"/>
    <w:multiLevelType w:val="multilevel"/>
    <w:tmpl w:val="18D4FFB0"/>
    <w:lvl w:ilvl="0">
      <w:start w:val="5"/>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6" w15:restartNumberingAfterBreak="0">
    <w:nsid w:val="65D1567D"/>
    <w:multiLevelType w:val="hybridMultilevel"/>
    <w:tmpl w:val="8390990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6798107E"/>
    <w:multiLevelType w:val="multilevel"/>
    <w:tmpl w:val="18D4FFB0"/>
    <w:lvl w:ilvl="0">
      <w:start w:val="5"/>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8" w15:restartNumberingAfterBreak="0">
    <w:nsid w:val="67D92D06"/>
    <w:multiLevelType w:val="multilevel"/>
    <w:tmpl w:val="D60ACC9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1936F1"/>
    <w:multiLevelType w:val="hybridMultilevel"/>
    <w:tmpl w:val="4296F776"/>
    <w:lvl w:ilvl="0" w:tplc="051EB026">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745958BC"/>
    <w:multiLevelType w:val="multilevel"/>
    <w:tmpl w:val="9CE6AC24"/>
    <w:lvl w:ilvl="0">
      <w:start w:val="5"/>
      <w:numFmt w:val="decimal"/>
      <w:lvlText w:val="%1"/>
      <w:lvlJc w:val="left"/>
      <w:pPr>
        <w:ind w:left="1225" w:hanging="425"/>
      </w:pPr>
      <w:rPr>
        <w:rFonts w:hint="default"/>
      </w:rPr>
    </w:lvl>
    <w:lvl w:ilvl="1">
      <w:start w:val="1"/>
      <w:numFmt w:val="decimal"/>
      <w:lvlText w:val="%1.%2"/>
      <w:lvlJc w:val="left"/>
      <w:pPr>
        <w:ind w:left="1792" w:hanging="567"/>
      </w:pPr>
      <w:rPr>
        <w:rFonts w:hint="eastAsia"/>
      </w:rPr>
    </w:lvl>
    <w:lvl w:ilvl="2">
      <w:start w:val="1"/>
      <w:numFmt w:val="decimal"/>
      <w:lvlText w:val="%1.%2.%3"/>
      <w:lvlJc w:val="left"/>
      <w:pPr>
        <w:ind w:left="2218" w:hanging="567"/>
      </w:pPr>
      <w:rPr>
        <w:rFonts w:hint="default"/>
      </w:rPr>
    </w:lvl>
    <w:lvl w:ilvl="3">
      <w:start w:val="1"/>
      <w:numFmt w:val="decimal"/>
      <w:lvlText w:val="%1.%2.%3.%4"/>
      <w:lvlJc w:val="left"/>
      <w:pPr>
        <w:ind w:left="2784" w:hanging="708"/>
      </w:pPr>
      <w:rPr>
        <w:rFonts w:hint="default"/>
      </w:rPr>
    </w:lvl>
    <w:lvl w:ilvl="4">
      <w:start w:val="1"/>
      <w:numFmt w:val="decimal"/>
      <w:lvlText w:val="%1.%2.%3.%4.%5"/>
      <w:lvlJc w:val="left"/>
      <w:pPr>
        <w:ind w:left="3351" w:hanging="850"/>
      </w:pPr>
      <w:rPr>
        <w:rFonts w:hint="default"/>
      </w:rPr>
    </w:lvl>
    <w:lvl w:ilvl="5">
      <w:start w:val="1"/>
      <w:numFmt w:val="decimal"/>
      <w:lvlText w:val="%1.%2.%3.%4.%5.%6"/>
      <w:lvlJc w:val="left"/>
      <w:pPr>
        <w:ind w:left="4060" w:hanging="1134"/>
      </w:pPr>
      <w:rPr>
        <w:rFonts w:hint="default"/>
      </w:rPr>
    </w:lvl>
    <w:lvl w:ilvl="6">
      <w:start w:val="1"/>
      <w:numFmt w:val="decimal"/>
      <w:lvlText w:val="%1.%2.%3.%4.%5.%6.%7"/>
      <w:lvlJc w:val="left"/>
      <w:pPr>
        <w:ind w:left="4627" w:hanging="1276"/>
      </w:pPr>
      <w:rPr>
        <w:rFonts w:hint="default"/>
      </w:rPr>
    </w:lvl>
    <w:lvl w:ilvl="7">
      <w:start w:val="1"/>
      <w:numFmt w:val="decimal"/>
      <w:lvlText w:val="%1.%2.%3.%4.%5.%6.%7.%8"/>
      <w:lvlJc w:val="left"/>
      <w:pPr>
        <w:ind w:left="5194" w:hanging="1418"/>
      </w:pPr>
      <w:rPr>
        <w:rFonts w:hint="default"/>
      </w:rPr>
    </w:lvl>
    <w:lvl w:ilvl="8">
      <w:start w:val="1"/>
      <w:numFmt w:val="decimal"/>
      <w:lvlText w:val="%1.%2.%3.%4.%5.%6.%7.%8.%9"/>
      <w:lvlJc w:val="left"/>
      <w:pPr>
        <w:ind w:left="5902" w:hanging="1700"/>
      </w:pPr>
      <w:rPr>
        <w:rFonts w:hint="default"/>
      </w:rPr>
    </w:lvl>
  </w:abstractNum>
  <w:abstractNum w:abstractNumId="31" w15:restartNumberingAfterBreak="0">
    <w:nsid w:val="7861059C"/>
    <w:multiLevelType w:val="hybridMultilevel"/>
    <w:tmpl w:val="C2A6E700"/>
    <w:lvl w:ilvl="0" w:tplc="8230D13C">
      <w:start w:val="1"/>
      <w:numFmt w:val="bullet"/>
      <w:lvlText w:val="–"/>
      <w:lvlJc w:val="left"/>
      <w:pPr>
        <w:tabs>
          <w:tab w:val="num" w:pos="720"/>
        </w:tabs>
        <w:ind w:left="720" w:hanging="360"/>
      </w:pPr>
      <w:rPr>
        <w:rFonts w:ascii="굴림" w:hAnsi="굴림" w:hint="default"/>
      </w:rPr>
    </w:lvl>
    <w:lvl w:ilvl="1" w:tplc="61D46DE0">
      <w:start w:val="1"/>
      <w:numFmt w:val="bullet"/>
      <w:lvlText w:val="–"/>
      <w:lvlJc w:val="left"/>
      <w:pPr>
        <w:tabs>
          <w:tab w:val="num" w:pos="1440"/>
        </w:tabs>
        <w:ind w:left="1440" w:hanging="360"/>
      </w:pPr>
      <w:rPr>
        <w:rFonts w:ascii="굴림" w:hAnsi="굴림" w:hint="default"/>
      </w:rPr>
    </w:lvl>
    <w:lvl w:ilvl="2" w:tplc="AF9A1748" w:tentative="1">
      <w:start w:val="1"/>
      <w:numFmt w:val="bullet"/>
      <w:lvlText w:val="–"/>
      <w:lvlJc w:val="left"/>
      <w:pPr>
        <w:tabs>
          <w:tab w:val="num" w:pos="2160"/>
        </w:tabs>
        <w:ind w:left="2160" w:hanging="360"/>
      </w:pPr>
      <w:rPr>
        <w:rFonts w:ascii="굴림" w:hAnsi="굴림" w:hint="default"/>
      </w:rPr>
    </w:lvl>
    <w:lvl w:ilvl="3" w:tplc="853CEC6A" w:tentative="1">
      <w:start w:val="1"/>
      <w:numFmt w:val="bullet"/>
      <w:lvlText w:val="–"/>
      <w:lvlJc w:val="left"/>
      <w:pPr>
        <w:tabs>
          <w:tab w:val="num" w:pos="2880"/>
        </w:tabs>
        <w:ind w:left="2880" w:hanging="360"/>
      </w:pPr>
      <w:rPr>
        <w:rFonts w:ascii="굴림" w:hAnsi="굴림" w:hint="default"/>
      </w:rPr>
    </w:lvl>
    <w:lvl w:ilvl="4" w:tplc="3EF6D57E" w:tentative="1">
      <w:start w:val="1"/>
      <w:numFmt w:val="bullet"/>
      <w:lvlText w:val="–"/>
      <w:lvlJc w:val="left"/>
      <w:pPr>
        <w:tabs>
          <w:tab w:val="num" w:pos="3600"/>
        </w:tabs>
        <w:ind w:left="3600" w:hanging="360"/>
      </w:pPr>
      <w:rPr>
        <w:rFonts w:ascii="굴림" w:hAnsi="굴림" w:hint="default"/>
      </w:rPr>
    </w:lvl>
    <w:lvl w:ilvl="5" w:tplc="BEFA3666" w:tentative="1">
      <w:start w:val="1"/>
      <w:numFmt w:val="bullet"/>
      <w:lvlText w:val="–"/>
      <w:lvlJc w:val="left"/>
      <w:pPr>
        <w:tabs>
          <w:tab w:val="num" w:pos="4320"/>
        </w:tabs>
        <w:ind w:left="4320" w:hanging="360"/>
      </w:pPr>
      <w:rPr>
        <w:rFonts w:ascii="굴림" w:hAnsi="굴림" w:hint="default"/>
      </w:rPr>
    </w:lvl>
    <w:lvl w:ilvl="6" w:tplc="3DB473C2" w:tentative="1">
      <w:start w:val="1"/>
      <w:numFmt w:val="bullet"/>
      <w:lvlText w:val="–"/>
      <w:lvlJc w:val="left"/>
      <w:pPr>
        <w:tabs>
          <w:tab w:val="num" w:pos="5040"/>
        </w:tabs>
        <w:ind w:left="5040" w:hanging="360"/>
      </w:pPr>
      <w:rPr>
        <w:rFonts w:ascii="굴림" w:hAnsi="굴림" w:hint="default"/>
      </w:rPr>
    </w:lvl>
    <w:lvl w:ilvl="7" w:tplc="794A6932" w:tentative="1">
      <w:start w:val="1"/>
      <w:numFmt w:val="bullet"/>
      <w:lvlText w:val="–"/>
      <w:lvlJc w:val="left"/>
      <w:pPr>
        <w:tabs>
          <w:tab w:val="num" w:pos="5760"/>
        </w:tabs>
        <w:ind w:left="5760" w:hanging="360"/>
      </w:pPr>
      <w:rPr>
        <w:rFonts w:ascii="굴림" w:hAnsi="굴림" w:hint="default"/>
      </w:rPr>
    </w:lvl>
    <w:lvl w:ilvl="8" w:tplc="1F50C426" w:tentative="1">
      <w:start w:val="1"/>
      <w:numFmt w:val="bullet"/>
      <w:lvlText w:val="–"/>
      <w:lvlJc w:val="left"/>
      <w:pPr>
        <w:tabs>
          <w:tab w:val="num" w:pos="6480"/>
        </w:tabs>
        <w:ind w:left="6480" w:hanging="360"/>
      </w:pPr>
      <w:rPr>
        <w:rFonts w:ascii="굴림" w:hAnsi="굴림" w:hint="default"/>
      </w:rPr>
    </w:lvl>
  </w:abstractNum>
  <w:abstractNum w:abstractNumId="32" w15:restartNumberingAfterBreak="0">
    <w:nsid w:val="7B9256BD"/>
    <w:multiLevelType w:val="multilevel"/>
    <w:tmpl w:val="BC466E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286269"/>
    <w:multiLevelType w:val="hybridMultilevel"/>
    <w:tmpl w:val="0E16C050"/>
    <w:lvl w:ilvl="0" w:tplc="FFFFFFFF">
      <w:start w:val="1"/>
      <w:numFmt w:val="lowerLetter"/>
      <w:lvlText w:val="(%1)"/>
      <w:lvlJc w:val="left"/>
      <w:pPr>
        <w:ind w:left="760" w:hanging="360"/>
      </w:pPr>
      <w:rPr>
        <w:rFonts w:hint="default"/>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34" w15:restartNumberingAfterBreak="0">
    <w:nsid w:val="7CF348B4"/>
    <w:multiLevelType w:val="hybridMultilevel"/>
    <w:tmpl w:val="B776DC52"/>
    <w:lvl w:ilvl="0" w:tplc="E6169BD4">
      <w:start w:val="1"/>
      <w:numFmt w:val="bullet"/>
      <w:lvlText w:val="•"/>
      <w:lvlJc w:val="left"/>
      <w:pPr>
        <w:tabs>
          <w:tab w:val="num" w:pos="720"/>
        </w:tabs>
        <w:ind w:left="720" w:hanging="360"/>
      </w:pPr>
      <w:rPr>
        <w:rFonts w:ascii="굴림" w:hAnsi="굴림" w:hint="default"/>
      </w:rPr>
    </w:lvl>
    <w:lvl w:ilvl="1" w:tplc="913AE96A" w:tentative="1">
      <w:start w:val="1"/>
      <w:numFmt w:val="bullet"/>
      <w:lvlText w:val="•"/>
      <w:lvlJc w:val="left"/>
      <w:pPr>
        <w:tabs>
          <w:tab w:val="num" w:pos="1440"/>
        </w:tabs>
        <w:ind w:left="1440" w:hanging="360"/>
      </w:pPr>
      <w:rPr>
        <w:rFonts w:ascii="굴림" w:hAnsi="굴림" w:hint="default"/>
      </w:rPr>
    </w:lvl>
    <w:lvl w:ilvl="2" w:tplc="2BC441BA" w:tentative="1">
      <w:start w:val="1"/>
      <w:numFmt w:val="bullet"/>
      <w:lvlText w:val="•"/>
      <w:lvlJc w:val="left"/>
      <w:pPr>
        <w:tabs>
          <w:tab w:val="num" w:pos="2160"/>
        </w:tabs>
        <w:ind w:left="2160" w:hanging="360"/>
      </w:pPr>
      <w:rPr>
        <w:rFonts w:ascii="굴림" w:hAnsi="굴림" w:hint="default"/>
      </w:rPr>
    </w:lvl>
    <w:lvl w:ilvl="3" w:tplc="C7F0BB5E" w:tentative="1">
      <w:start w:val="1"/>
      <w:numFmt w:val="bullet"/>
      <w:lvlText w:val="•"/>
      <w:lvlJc w:val="left"/>
      <w:pPr>
        <w:tabs>
          <w:tab w:val="num" w:pos="2880"/>
        </w:tabs>
        <w:ind w:left="2880" w:hanging="360"/>
      </w:pPr>
      <w:rPr>
        <w:rFonts w:ascii="굴림" w:hAnsi="굴림" w:hint="default"/>
      </w:rPr>
    </w:lvl>
    <w:lvl w:ilvl="4" w:tplc="B3A8CAAA" w:tentative="1">
      <w:start w:val="1"/>
      <w:numFmt w:val="bullet"/>
      <w:lvlText w:val="•"/>
      <w:lvlJc w:val="left"/>
      <w:pPr>
        <w:tabs>
          <w:tab w:val="num" w:pos="3600"/>
        </w:tabs>
        <w:ind w:left="3600" w:hanging="360"/>
      </w:pPr>
      <w:rPr>
        <w:rFonts w:ascii="굴림" w:hAnsi="굴림" w:hint="default"/>
      </w:rPr>
    </w:lvl>
    <w:lvl w:ilvl="5" w:tplc="9A24BEF6" w:tentative="1">
      <w:start w:val="1"/>
      <w:numFmt w:val="bullet"/>
      <w:lvlText w:val="•"/>
      <w:lvlJc w:val="left"/>
      <w:pPr>
        <w:tabs>
          <w:tab w:val="num" w:pos="4320"/>
        </w:tabs>
        <w:ind w:left="4320" w:hanging="360"/>
      </w:pPr>
      <w:rPr>
        <w:rFonts w:ascii="굴림" w:hAnsi="굴림" w:hint="default"/>
      </w:rPr>
    </w:lvl>
    <w:lvl w:ilvl="6" w:tplc="8176339C" w:tentative="1">
      <w:start w:val="1"/>
      <w:numFmt w:val="bullet"/>
      <w:lvlText w:val="•"/>
      <w:lvlJc w:val="left"/>
      <w:pPr>
        <w:tabs>
          <w:tab w:val="num" w:pos="5040"/>
        </w:tabs>
        <w:ind w:left="5040" w:hanging="360"/>
      </w:pPr>
      <w:rPr>
        <w:rFonts w:ascii="굴림" w:hAnsi="굴림" w:hint="default"/>
      </w:rPr>
    </w:lvl>
    <w:lvl w:ilvl="7" w:tplc="2DB61C4A" w:tentative="1">
      <w:start w:val="1"/>
      <w:numFmt w:val="bullet"/>
      <w:lvlText w:val="•"/>
      <w:lvlJc w:val="left"/>
      <w:pPr>
        <w:tabs>
          <w:tab w:val="num" w:pos="5760"/>
        </w:tabs>
        <w:ind w:left="5760" w:hanging="360"/>
      </w:pPr>
      <w:rPr>
        <w:rFonts w:ascii="굴림" w:hAnsi="굴림" w:hint="default"/>
      </w:rPr>
    </w:lvl>
    <w:lvl w:ilvl="8" w:tplc="A7ACEF2A" w:tentative="1">
      <w:start w:val="1"/>
      <w:numFmt w:val="bullet"/>
      <w:lvlText w:val="•"/>
      <w:lvlJc w:val="left"/>
      <w:pPr>
        <w:tabs>
          <w:tab w:val="num" w:pos="6480"/>
        </w:tabs>
        <w:ind w:left="6480" w:hanging="360"/>
      </w:pPr>
      <w:rPr>
        <w:rFonts w:ascii="굴림" w:hAnsi="굴림" w:hint="default"/>
      </w:rPr>
    </w:lvl>
  </w:abstractNum>
  <w:num w:numId="1" w16cid:durableId="642466338">
    <w:abstractNumId w:val="17"/>
  </w:num>
  <w:num w:numId="2" w16cid:durableId="2056352286">
    <w:abstractNumId w:val="14"/>
  </w:num>
  <w:num w:numId="3" w16cid:durableId="1330669279">
    <w:abstractNumId w:val="32"/>
  </w:num>
  <w:num w:numId="4" w16cid:durableId="1557163088">
    <w:abstractNumId w:val="5"/>
  </w:num>
  <w:num w:numId="5" w16cid:durableId="1037966504">
    <w:abstractNumId w:val="28"/>
  </w:num>
  <w:num w:numId="6" w16cid:durableId="1072392796">
    <w:abstractNumId w:val="6"/>
  </w:num>
  <w:num w:numId="7" w16cid:durableId="1873299674">
    <w:abstractNumId w:val="12"/>
  </w:num>
  <w:num w:numId="8" w16cid:durableId="1554727794">
    <w:abstractNumId w:val="24"/>
  </w:num>
  <w:num w:numId="9" w16cid:durableId="297341352">
    <w:abstractNumId w:val="0"/>
  </w:num>
  <w:num w:numId="10" w16cid:durableId="430274718">
    <w:abstractNumId w:val="11"/>
  </w:num>
  <w:num w:numId="11" w16cid:durableId="297808952">
    <w:abstractNumId w:val="26"/>
  </w:num>
  <w:num w:numId="12" w16cid:durableId="1009673506">
    <w:abstractNumId w:val="3"/>
  </w:num>
  <w:num w:numId="13" w16cid:durableId="491069639">
    <w:abstractNumId w:val="4"/>
  </w:num>
  <w:num w:numId="14" w16cid:durableId="394741624">
    <w:abstractNumId w:val="25"/>
  </w:num>
  <w:num w:numId="15" w16cid:durableId="1731073134">
    <w:abstractNumId w:val="31"/>
  </w:num>
  <w:num w:numId="16" w16cid:durableId="184289141">
    <w:abstractNumId w:val="34"/>
  </w:num>
  <w:num w:numId="17" w16cid:durableId="2100827311">
    <w:abstractNumId w:val="2"/>
  </w:num>
  <w:num w:numId="18" w16cid:durableId="1461991420">
    <w:abstractNumId w:val="19"/>
  </w:num>
  <w:num w:numId="19" w16cid:durableId="1179923621">
    <w:abstractNumId w:val="20"/>
  </w:num>
  <w:num w:numId="20" w16cid:durableId="634601060">
    <w:abstractNumId w:val="30"/>
  </w:num>
  <w:num w:numId="21" w16cid:durableId="1895579597">
    <w:abstractNumId w:val="27"/>
  </w:num>
  <w:num w:numId="22" w16cid:durableId="536745546">
    <w:abstractNumId w:val="15"/>
  </w:num>
  <w:num w:numId="23" w16cid:durableId="1260288866">
    <w:abstractNumId w:val="1"/>
  </w:num>
  <w:num w:numId="24" w16cid:durableId="1974098708">
    <w:abstractNumId w:val="13"/>
  </w:num>
  <w:num w:numId="25" w16cid:durableId="1557010461">
    <w:abstractNumId w:val="16"/>
  </w:num>
  <w:num w:numId="26" w16cid:durableId="643892616">
    <w:abstractNumId w:val="8"/>
  </w:num>
  <w:num w:numId="27" w16cid:durableId="424035193">
    <w:abstractNumId w:val="7"/>
  </w:num>
  <w:num w:numId="28" w16cid:durableId="734622480">
    <w:abstractNumId w:val="22"/>
  </w:num>
  <w:num w:numId="29" w16cid:durableId="1673753819">
    <w:abstractNumId w:val="9"/>
  </w:num>
  <w:num w:numId="30" w16cid:durableId="2046326346">
    <w:abstractNumId w:val="23"/>
  </w:num>
  <w:num w:numId="31" w16cid:durableId="1174031789">
    <w:abstractNumId w:val="21"/>
  </w:num>
  <w:num w:numId="32" w16cid:durableId="1094396333">
    <w:abstractNumId w:val="18"/>
  </w:num>
  <w:num w:numId="33" w16cid:durableId="664555581">
    <w:abstractNumId w:val="29"/>
  </w:num>
  <w:num w:numId="34" w16cid:durableId="317149751">
    <w:abstractNumId w:val="33"/>
  </w:num>
  <w:num w:numId="35" w16cid:durableId="115861876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e Soo Hyeon">
    <w15:presenceInfo w15:providerId="Windows Live" w15:userId="541e8e727868d8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trackRevisions/>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cwMDMyNjUxMDI2NzRQ0lEKTi0uzszPAykwMqwFAHQhKgotAAAA"/>
    <w:docVar w:name="EN.InstantFormat" w:val="&lt;ENInstantFormat&gt;&lt;Enabled&gt;1&lt;/Enabled&gt;&lt;ScanUnformatted&gt;1&lt;/ScanUnformatted&gt;&lt;ScanChanges&gt;1&lt;/ScanChanges&gt;&lt;Suspended&gt;0&lt;/Suspended&gt;&lt;/ENInstantFormat&gt;"/>
    <w:docVar w:name="EN.Layout" w:val="&lt;ENLayout&gt;&lt;Style&gt;MHRA (Author-Date)&lt;/Style&gt;&lt;LeftDelim&gt;{&lt;/LeftDelim&gt;&lt;RightDelim&gt;}&lt;/RightDelim&gt;&lt;FontName&gt;나눔명조&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eav2500bezzz1evee5x2x9is5za0tp509zr&quot;&gt;BSH_202206&lt;record-ids&gt;&lt;item&gt;22&lt;/item&gt;&lt;item&gt;92&lt;/item&gt;&lt;item&gt;119&lt;/item&gt;&lt;item&gt;155&lt;/item&gt;&lt;item&gt;164&lt;/item&gt;&lt;item&gt;165&lt;/item&gt;&lt;item&gt;166&lt;/item&gt;&lt;item&gt;167&lt;/item&gt;&lt;item&gt;168&lt;/item&gt;&lt;item&gt;169&lt;/item&gt;&lt;item&gt;172&lt;/item&gt;&lt;item&gt;175&lt;/item&gt;&lt;item&gt;176&lt;/item&gt;&lt;item&gt;178&lt;/item&gt;&lt;item&gt;179&lt;/item&gt;&lt;item&gt;184&lt;/item&gt;&lt;/record-ids&gt;&lt;/item&gt;&lt;/Libraries&gt;"/>
  </w:docVars>
  <w:rsids>
    <w:rsidRoot w:val="009B7ED0"/>
    <w:rsid w:val="00001DEE"/>
    <w:rsid w:val="00001F81"/>
    <w:rsid w:val="00002C51"/>
    <w:rsid w:val="000057C7"/>
    <w:rsid w:val="000063E9"/>
    <w:rsid w:val="000117C2"/>
    <w:rsid w:val="00016BB4"/>
    <w:rsid w:val="00017244"/>
    <w:rsid w:val="000212D5"/>
    <w:rsid w:val="0002247B"/>
    <w:rsid w:val="000228AA"/>
    <w:rsid w:val="00025BD5"/>
    <w:rsid w:val="00026C32"/>
    <w:rsid w:val="00026C8A"/>
    <w:rsid w:val="00032C4C"/>
    <w:rsid w:val="000342C2"/>
    <w:rsid w:val="000362AF"/>
    <w:rsid w:val="00037AF0"/>
    <w:rsid w:val="00037CFB"/>
    <w:rsid w:val="00044AA5"/>
    <w:rsid w:val="00045597"/>
    <w:rsid w:val="00053A3E"/>
    <w:rsid w:val="00054177"/>
    <w:rsid w:val="00055BEB"/>
    <w:rsid w:val="00056E34"/>
    <w:rsid w:val="0006008A"/>
    <w:rsid w:val="00061BA7"/>
    <w:rsid w:val="00062F5B"/>
    <w:rsid w:val="00065D91"/>
    <w:rsid w:val="00071745"/>
    <w:rsid w:val="0007246C"/>
    <w:rsid w:val="00073BE6"/>
    <w:rsid w:val="00075679"/>
    <w:rsid w:val="0008013C"/>
    <w:rsid w:val="00084671"/>
    <w:rsid w:val="0008563D"/>
    <w:rsid w:val="000873C8"/>
    <w:rsid w:val="00093500"/>
    <w:rsid w:val="000939CA"/>
    <w:rsid w:val="00096629"/>
    <w:rsid w:val="00096816"/>
    <w:rsid w:val="00096BAF"/>
    <w:rsid w:val="000A0237"/>
    <w:rsid w:val="000A5085"/>
    <w:rsid w:val="000A680D"/>
    <w:rsid w:val="000A773F"/>
    <w:rsid w:val="000A7A27"/>
    <w:rsid w:val="000A7E2B"/>
    <w:rsid w:val="000B283F"/>
    <w:rsid w:val="000B2F33"/>
    <w:rsid w:val="000B3839"/>
    <w:rsid w:val="000B3CD8"/>
    <w:rsid w:val="000B4B61"/>
    <w:rsid w:val="000B7614"/>
    <w:rsid w:val="000C06DE"/>
    <w:rsid w:val="000C167E"/>
    <w:rsid w:val="000C19D7"/>
    <w:rsid w:val="000C31FC"/>
    <w:rsid w:val="000C3205"/>
    <w:rsid w:val="000C332E"/>
    <w:rsid w:val="000C3C64"/>
    <w:rsid w:val="000C4A06"/>
    <w:rsid w:val="000C5659"/>
    <w:rsid w:val="000C59F6"/>
    <w:rsid w:val="000C73DB"/>
    <w:rsid w:val="000C7FB6"/>
    <w:rsid w:val="000D0181"/>
    <w:rsid w:val="000D4B8D"/>
    <w:rsid w:val="000D4F6B"/>
    <w:rsid w:val="000D6265"/>
    <w:rsid w:val="000D674A"/>
    <w:rsid w:val="000E01D5"/>
    <w:rsid w:val="000E0425"/>
    <w:rsid w:val="000E0926"/>
    <w:rsid w:val="000E0F96"/>
    <w:rsid w:val="000E19D9"/>
    <w:rsid w:val="000E1FB1"/>
    <w:rsid w:val="000E2A72"/>
    <w:rsid w:val="000E4242"/>
    <w:rsid w:val="000E54FE"/>
    <w:rsid w:val="000E5599"/>
    <w:rsid w:val="000E717D"/>
    <w:rsid w:val="000E754F"/>
    <w:rsid w:val="000E773D"/>
    <w:rsid w:val="000E7781"/>
    <w:rsid w:val="000E7973"/>
    <w:rsid w:val="000F09CB"/>
    <w:rsid w:val="000F14B4"/>
    <w:rsid w:val="000F2EEF"/>
    <w:rsid w:val="000F3419"/>
    <w:rsid w:val="000F3F91"/>
    <w:rsid w:val="000F4857"/>
    <w:rsid w:val="000F59E7"/>
    <w:rsid w:val="000F5E09"/>
    <w:rsid w:val="000F7DE7"/>
    <w:rsid w:val="00101A54"/>
    <w:rsid w:val="001035C9"/>
    <w:rsid w:val="00103F2A"/>
    <w:rsid w:val="00103F7A"/>
    <w:rsid w:val="001043D5"/>
    <w:rsid w:val="001050FA"/>
    <w:rsid w:val="00111ABB"/>
    <w:rsid w:val="00112171"/>
    <w:rsid w:val="00113ED5"/>
    <w:rsid w:val="00113FCD"/>
    <w:rsid w:val="0011400A"/>
    <w:rsid w:val="00115CD0"/>
    <w:rsid w:val="001165B3"/>
    <w:rsid w:val="00117844"/>
    <w:rsid w:val="001213C7"/>
    <w:rsid w:val="00122005"/>
    <w:rsid w:val="001226C5"/>
    <w:rsid w:val="001247D2"/>
    <w:rsid w:val="001250EB"/>
    <w:rsid w:val="00131437"/>
    <w:rsid w:val="00133731"/>
    <w:rsid w:val="00137C25"/>
    <w:rsid w:val="00140131"/>
    <w:rsid w:val="0014040E"/>
    <w:rsid w:val="0014062A"/>
    <w:rsid w:val="001428C3"/>
    <w:rsid w:val="00144ED7"/>
    <w:rsid w:val="0014532E"/>
    <w:rsid w:val="00146227"/>
    <w:rsid w:val="00146E70"/>
    <w:rsid w:val="0014713A"/>
    <w:rsid w:val="001475C3"/>
    <w:rsid w:val="00147931"/>
    <w:rsid w:val="00147F8F"/>
    <w:rsid w:val="00152A37"/>
    <w:rsid w:val="00152B5F"/>
    <w:rsid w:val="00152CF4"/>
    <w:rsid w:val="00153EC9"/>
    <w:rsid w:val="00155678"/>
    <w:rsid w:val="00160CB4"/>
    <w:rsid w:val="00161A79"/>
    <w:rsid w:val="00162CDB"/>
    <w:rsid w:val="001648AD"/>
    <w:rsid w:val="00164B63"/>
    <w:rsid w:val="00165591"/>
    <w:rsid w:val="0016604F"/>
    <w:rsid w:val="00172120"/>
    <w:rsid w:val="00172F43"/>
    <w:rsid w:val="00174E33"/>
    <w:rsid w:val="00175E96"/>
    <w:rsid w:val="00177165"/>
    <w:rsid w:val="00177C59"/>
    <w:rsid w:val="0018436F"/>
    <w:rsid w:val="00185607"/>
    <w:rsid w:val="00190B67"/>
    <w:rsid w:val="00191A70"/>
    <w:rsid w:val="00193775"/>
    <w:rsid w:val="00193F71"/>
    <w:rsid w:val="00194B82"/>
    <w:rsid w:val="0019667B"/>
    <w:rsid w:val="00196F89"/>
    <w:rsid w:val="00197A71"/>
    <w:rsid w:val="001A0F33"/>
    <w:rsid w:val="001A2CE5"/>
    <w:rsid w:val="001A3AC6"/>
    <w:rsid w:val="001A6E8A"/>
    <w:rsid w:val="001B0728"/>
    <w:rsid w:val="001B0C80"/>
    <w:rsid w:val="001B13E9"/>
    <w:rsid w:val="001B179D"/>
    <w:rsid w:val="001B3242"/>
    <w:rsid w:val="001B4B73"/>
    <w:rsid w:val="001B52DA"/>
    <w:rsid w:val="001C0055"/>
    <w:rsid w:val="001C03B6"/>
    <w:rsid w:val="001C0BFF"/>
    <w:rsid w:val="001C2171"/>
    <w:rsid w:val="001C3892"/>
    <w:rsid w:val="001C6831"/>
    <w:rsid w:val="001C7E93"/>
    <w:rsid w:val="001D2FE2"/>
    <w:rsid w:val="001D3046"/>
    <w:rsid w:val="001D3991"/>
    <w:rsid w:val="001D6451"/>
    <w:rsid w:val="001E061D"/>
    <w:rsid w:val="001E0C99"/>
    <w:rsid w:val="001E2595"/>
    <w:rsid w:val="001E67D2"/>
    <w:rsid w:val="001E732D"/>
    <w:rsid w:val="001F0087"/>
    <w:rsid w:val="001F0285"/>
    <w:rsid w:val="001F2125"/>
    <w:rsid w:val="001F2FB7"/>
    <w:rsid w:val="001F350F"/>
    <w:rsid w:val="002005FE"/>
    <w:rsid w:val="00200974"/>
    <w:rsid w:val="002026DD"/>
    <w:rsid w:val="00202DBE"/>
    <w:rsid w:val="00204976"/>
    <w:rsid w:val="00205F53"/>
    <w:rsid w:val="002062FE"/>
    <w:rsid w:val="00207A4B"/>
    <w:rsid w:val="0021450F"/>
    <w:rsid w:val="00214B11"/>
    <w:rsid w:val="00216768"/>
    <w:rsid w:val="00220A14"/>
    <w:rsid w:val="00220D50"/>
    <w:rsid w:val="00222403"/>
    <w:rsid w:val="00226359"/>
    <w:rsid w:val="002271E3"/>
    <w:rsid w:val="002319DA"/>
    <w:rsid w:val="002338A7"/>
    <w:rsid w:val="0023499A"/>
    <w:rsid w:val="00234D17"/>
    <w:rsid w:val="00235346"/>
    <w:rsid w:val="00237255"/>
    <w:rsid w:val="00240DEC"/>
    <w:rsid w:val="002440F3"/>
    <w:rsid w:val="0024448E"/>
    <w:rsid w:val="00245487"/>
    <w:rsid w:val="00245793"/>
    <w:rsid w:val="0025057C"/>
    <w:rsid w:val="00251907"/>
    <w:rsid w:val="002520DF"/>
    <w:rsid w:val="00252ABB"/>
    <w:rsid w:val="002559E9"/>
    <w:rsid w:val="00257622"/>
    <w:rsid w:val="00263384"/>
    <w:rsid w:val="00264267"/>
    <w:rsid w:val="0026576D"/>
    <w:rsid w:val="00266957"/>
    <w:rsid w:val="00266E1C"/>
    <w:rsid w:val="00273C18"/>
    <w:rsid w:val="00273DD0"/>
    <w:rsid w:val="00276387"/>
    <w:rsid w:val="002764D8"/>
    <w:rsid w:val="00280057"/>
    <w:rsid w:val="00281473"/>
    <w:rsid w:val="00281D7C"/>
    <w:rsid w:val="00281F37"/>
    <w:rsid w:val="00283DC2"/>
    <w:rsid w:val="002840B9"/>
    <w:rsid w:val="00285486"/>
    <w:rsid w:val="00287C4E"/>
    <w:rsid w:val="002908F4"/>
    <w:rsid w:val="00290BB2"/>
    <w:rsid w:val="00290D58"/>
    <w:rsid w:val="0029195F"/>
    <w:rsid w:val="00291C1D"/>
    <w:rsid w:val="002920BF"/>
    <w:rsid w:val="00292758"/>
    <w:rsid w:val="00296B39"/>
    <w:rsid w:val="002978F5"/>
    <w:rsid w:val="002A210A"/>
    <w:rsid w:val="002A2EB9"/>
    <w:rsid w:val="002A382A"/>
    <w:rsid w:val="002A386E"/>
    <w:rsid w:val="002B0CBE"/>
    <w:rsid w:val="002B1590"/>
    <w:rsid w:val="002B1CE9"/>
    <w:rsid w:val="002B31B5"/>
    <w:rsid w:val="002B3324"/>
    <w:rsid w:val="002B3EB0"/>
    <w:rsid w:val="002B5379"/>
    <w:rsid w:val="002B581A"/>
    <w:rsid w:val="002B77F7"/>
    <w:rsid w:val="002C0D47"/>
    <w:rsid w:val="002C3821"/>
    <w:rsid w:val="002C6BD5"/>
    <w:rsid w:val="002C7100"/>
    <w:rsid w:val="002C7320"/>
    <w:rsid w:val="002C7A39"/>
    <w:rsid w:val="002D093B"/>
    <w:rsid w:val="002D2217"/>
    <w:rsid w:val="002D3066"/>
    <w:rsid w:val="002D4BC3"/>
    <w:rsid w:val="002D4D81"/>
    <w:rsid w:val="002D55F8"/>
    <w:rsid w:val="002D7D9F"/>
    <w:rsid w:val="002E1CB9"/>
    <w:rsid w:val="002E1F3F"/>
    <w:rsid w:val="002E4905"/>
    <w:rsid w:val="002E67A9"/>
    <w:rsid w:val="002E7176"/>
    <w:rsid w:val="002F0A5D"/>
    <w:rsid w:val="002F1DBE"/>
    <w:rsid w:val="002F3854"/>
    <w:rsid w:val="002F4518"/>
    <w:rsid w:val="002F4BBD"/>
    <w:rsid w:val="002F52B8"/>
    <w:rsid w:val="002F53CE"/>
    <w:rsid w:val="002F5B62"/>
    <w:rsid w:val="00300A1F"/>
    <w:rsid w:val="00304856"/>
    <w:rsid w:val="00304FEC"/>
    <w:rsid w:val="00305F99"/>
    <w:rsid w:val="0031181D"/>
    <w:rsid w:val="00312401"/>
    <w:rsid w:val="0032063E"/>
    <w:rsid w:val="00320722"/>
    <w:rsid w:val="00322BEB"/>
    <w:rsid w:val="00324BBF"/>
    <w:rsid w:val="00325514"/>
    <w:rsid w:val="00326067"/>
    <w:rsid w:val="00331412"/>
    <w:rsid w:val="003324F4"/>
    <w:rsid w:val="003330CD"/>
    <w:rsid w:val="00334882"/>
    <w:rsid w:val="00337933"/>
    <w:rsid w:val="003437B7"/>
    <w:rsid w:val="00343B02"/>
    <w:rsid w:val="00343DCC"/>
    <w:rsid w:val="0034450E"/>
    <w:rsid w:val="003465F3"/>
    <w:rsid w:val="00347CDA"/>
    <w:rsid w:val="00350B3F"/>
    <w:rsid w:val="00353F1F"/>
    <w:rsid w:val="0035525E"/>
    <w:rsid w:val="00363CF0"/>
    <w:rsid w:val="0036475D"/>
    <w:rsid w:val="00364B16"/>
    <w:rsid w:val="00365A85"/>
    <w:rsid w:val="003675CE"/>
    <w:rsid w:val="00370B5E"/>
    <w:rsid w:val="00370D11"/>
    <w:rsid w:val="003718F5"/>
    <w:rsid w:val="00374B5A"/>
    <w:rsid w:val="0037531F"/>
    <w:rsid w:val="00375E2F"/>
    <w:rsid w:val="00382053"/>
    <w:rsid w:val="00382A81"/>
    <w:rsid w:val="00382E2D"/>
    <w:rsid w:val="00382F74"/>
    <w:rsid w:val="003831DF"/>
    <w:rsid w:val="00383864"/>
    <w:rsid w:val="00383C9C"/>
    <w:rsid w:val="003874AF"/>
    <w:rsid w:val="00390A90"/>
    <w:rsid w:val="0039228E"/>
    <w:rsid w:val="003954E5"/>
    <w:rsid w:val="0039618C"/>
    <w:rsid w:val="003A1AF7"/>
    <w:rsid w:val="003A1CFD"/>
    <w:rsid w:val="003A354E"/>
    <w:rsid w:val="003A4000"/>
    <w:rsid w:val="003B1DF1"/>
    <w:rsid w:val="003B1F80"/>
    <w:rsid w:val="003B2BE6"/>
    <w:rsid w:val="003B46CE"/>
    <w:rsid w:val="003B5C6C"/>
    <w:rsid w:val="003B72DA"/>
    <w:rsid w:val="003B7A74"/>
    <w:rsid w:val="003C04BE"/>
    <w:rsid w:val="003C1B55"/>
    <w:rsid w:val="003C33DA"/>
    <w:rsid w:val="003C35C6"/>
    <w:rsid w:val="003C3876"/>
    <w:rsid w:val="003C3C0A"/>
    <w:rsid w:val="003C40F8"/>
    <w:rsid w:val="003C6F2B"/>
    <w:rsid w:val="003D0626"/>
    <w:rsid w:val="003D1151"/>
    <w:rsid w:val="003D3951"/>
    <w:rsid w:val="003D3F3F"/>
    <w:rsid w:val="003D45E4"/>
    <w:rsid w:val="003D4790"/>
    <w:rsid w:val="003D5288"/>
    <w:rsid w:val="003D5B67"/>
    <w:rsid w:val="003D653F"/>
    <w:rsid w:val="003D713B"/>
    <w:rsid w:val="003D797E"/>
    <w:rsid w:val="003E0895"/>
    <w:rsid w:val="003E0A19"/>
    <w:rsid w:val="003E1407"/>
    <w:rsid w:val="003E5F7A"/>
    <w:rsid w:val="003E6BC1"/>
    <w:rsid w:val="003F2D75"/>
    <w:rsid w:val="003F6451"/>
    <w:rsid w:val="003F75EE"/>
    <w:rsid w:val="00400CC5"/>
    <w:rsid w:val="00402219"/>
    <w:rsid w:val="00402BEF"/>
    <w:rsid w:val="00402CA3"/>
    <w:rsid w:val="004036BB"/>
    <w:rsid w:val="004038C8"/>
    <w:rsid w:val="00404C2B"/>
    <w:rsid w:val="00405640"/>
    <w:rsid w:val="004058C4"/>
    <w:rsid w:val="00405A5D"/>
    <w:rsid w:val="0041076D"/>
    <w:rsid w:val="00412D87"/>
    <w:rsid w:val="004143CE"/>
    <w:rsid w:val="00414538"/>
    <w:rsid w:val="0041514E"/>
    <w:rsid w:val="0041567B"/>
    <w:rsid w:val="004165A6"/>
    <w:rsid w:val="00416803"/>
    <w:rsid w:val="004227DD"/>
    <w:rsid w:val="00423777"/>
    <w:rsid w:val="00425867"/>
    <w:rsid w:val="00425D4B"/>
    <w:rsid w:val="004301FD"/>
    <w:rsid w:val="004306A4"/>
    <w:rsid w:val="00430BF3"/>
    <w:rsid w:val="00430E5B"/>
    <w:rsid w:val="004323CF"/>
    <w:rsid w:val="004323F4"/>
    <w:rsid w:val="004351AB"/>
    <w:rsid w:val="004357B5"/>
    <w:rsid w:val="00436818"/>
    <w:rsid w:val="00441882"/>
    <w:rsid w:val="0044444A"/>
    <w:rsid w:val="004462A2"/>
    <w:rsid w:val="00446F07"/>
    <w:rsid w:val="00451E06"/>
    <w:rsid w:val="0045256B"/>
    <w:rsid w:val="00452D35"/>
    <w:rsid w:val="00455CD8"/>
    <w:rsid w:val="00456C71"/>
    <w:rsid w:val="00457235"/>
    <w:rsid w:val="0045795A"/>
    <w:rsid w:val="00457B17"/>
    <w:rsid w:val="004605B7"/>
    <w:rsid w:val="00462056"/>
    <w:rsid w:val="0046217C"/>
    <w:rsid w:val="0046469E"/>
    <w:rsid w:val="00465FB7"/>
    <w:rsid w:val="004660B0"/>
    <w:rsid w:val="00466BC2"/>
    <w:rsid w:val="0046759A"/>
    <w:rsid w:val="004675FE"/>
    <w:rsid w:val="0047250C"/>
    <w:rsid w:val="00474540"/>
    <w:rsid w:val="004750F8"/>
    <w:rsid w:val="00475632"/>
    <w:rsid w:val="004756ED"/>
    <w:rsid w:val="0047578A"/>
    <w:rsid w:val="00476122"/>
    <w:rsid w:val="0047696C"/>
    <w:rsid w:val="00477D60"/>
    <w:rsid w:val="00477FC8"/>
    <w:rsid w:val="00481999"/>
    <w:rsid w:val="00481DA1"/>
    <w:rsid w:val="00482BDE"/>
    <w:rsid w:val="00483778"/>
    <w:rsid w:val="00484003"/>
    <w:rsid w:val="004870C5"/>
    <w:rsid w:val="004905FF"/>
    <w:rsid w:val="004913CA"/>
    <w:rsid w:val="00491E35"/>
    <w:rsid w:val="0049261B"/>
    <w:rsid w:val="004931DB"/>
    <w:rsid w:val="00494C9D"/>
    <w:rsid w:val="0049608A"/>
    <w:rsid w:val="004967CC"/>
    <w:rsid w:val="004969E0"/>
    <w:rsid w:val="004979B6"/>
    <w:rsid w:val="00497D88"/>
    <w:rsid w:val="004A08BE"/>
    <w:rsid w:val="004A0E12"/>
    <w:rsid w:val="004A1820"/>
    <w:rsid w:val="004A2802"/>
    <w:rsid w:val="004A284A"/>
    <w:rsid w:val="004A32DC"/>
    <w:rsid w:val="004A4577"/>
    <w:rsid w:val="004A5141"/>
    <w:rsid w:val="004A7164"/>
    <w:rsid w:val="004B071A"/>
    <w:rsid w:val="004B0D5F"/>
    <w:rsid w:val="004B1116"/>
    <w:rsid w:val="004B19C6"/>
    <w:rsid w:val="004B1E00"/>
    <w:rsid w:val="004B2395"/>
    <w:rsid w:val="004B2BA5"/>
    <w:rsid w:val="004B35A9"/>
    <w:rsid w:val="004B46B1"/>
    <w:rsid w:val="004B4995"/>
    <w:rsid w:val="004B5F13"/>
    <w:rsid w:val="004C0442"/>
    <w:rsid w:val="004C16B0"/>
    <w:rsid w:val="004C39AB"/>
    <w:rsid w:val="004C7920"/>
    <w:rsid w:val="004D1547"/>
    <w:rsid w:val="004D27BB"/>
    <w:rsid w:val="004D4A26"/>
    <w:rsid w:val="004D4D09"/>
    <w:rsid w:val="004D5383"/>
    <w:rsid w:val="004D56C6"/>
    <w:rsid w:val="004D6613"/>
    <w:rsid w:val="004E04FE"/>
    <w:rsid w:val="004E0FD9"/>
    <w:rsid w:val="004E12FC"/>
    <w:rsid w:val="004E28F6"/>
    <w:rsid w:val="004E3294"/>
    <w:rsid w:val="004E3D2B"/>
    <w:rsid w:val="004E5330"/>
    <w:rsid w:val="004F1367"/>
    <w:rsid w:val="004F142B"/>
    <w:rsid w:val="004F50C0"/>
    <w:rsid w:val="004F5AEF"/>
    <w:rsid w:val="004F784E"/>
    <w:rsid w:val="004F7E93"/>
    <w:rsid w:val="00500943"/>
    <w:rsid w:val="0050098D"/>
    <w:rsid w:val="00501CBC"/>
    <w:rsid w:val="00503FB6"/>
    <w:rsid w:val="005064F4"/>
    <w:rsid w:val="00507C24"/>
    <w:rsid w:val="00510D24"/>
    <w:rsid w:val="00511019"/>
    <w:rsid w:val="0051367D"/>
    <w:rsid w:val="0051419E"/>
    <w:rsid w:val="00515EDA"/>
    <w:rsid w:val="00517A40"/>
    <w:rsid w:val="00523CBB"/>
    <w:rsid w:val="0052486B"/>
    <w:rsid w:val="0052667A"/>
    <w:rsid w:val="005276F0"/>
    <w:rsid w:val="00527718"/>
    <w:rsid w:val="00527B84"/>
    <w:rsid w:val="0053066B"/>
    <w:rsid w:val="00530BC4"/>
    <w:rsid w:val="005316FE"/>
    <w:rsid w:val="00533706"/>
    <w:rsid w:val="00535443"/>
    <w:rsid w:val="00536418"/>
    <w:rsid w:val="00540496"/>
    <w:rsid w:val="00542AC5"/>
    <w:rsid w:val="00543B62"/>
    <w:rsid w:val="005457DA"/>
    <w:rsid w:val="0054652B"/>
    <w:rsid w:val="00547649"/>
    <w:rsid w:val="005517BE"/>
    <w:rsid w:val="00554552"/>
    <w:rsid w:val="00555A66"/>
    <w:rsid w:val="005602D4"/>
    <w:rsid w:val="00562910"/>
    <w:rsid w:val="0056484B"/>
    <w:rsid w:val="00564CCF"/>
    <w:rsid w:val="00565FFB"/>
    <w:rsid w:val="0056790E"/>
    <w:rsid w:val="00567E98"/>
    <w:rsid w:val="00572815"/>
    <w:rsid w:val="00572E70"/>
    <w:rsid w:val="00573196"/>
    <w:rsid w:val="0057346D"/>
    <w:rsid w:val="00573719"/>
    <w:rsid w:val="00576FA5"/>
    <w:rsid w:val="00577E0B"/>
    <w:rsid w:val="005812BF"/>
    <w:rsid w:val="00583963"/>
    <w:rsid w:val="005844EF"/>
    <w:rsid w:val="0058568B"/>
    <w:rsid w:val="00586484"/>
    <w:rsid w:val="005866C2"/>
    <w:rsid w:val="00587AB2"/>
    <w:rsid w:val="005910DC"/>
    <w:rsid w:val="00592688"/>
    <w:rsid w:val="005977D7"/>
    <w:rsid w:val="005A4517"/>
    <w:rsid w:val="005A5041"/>
    <w:rsid w:val="005A7985"/>
    <w:rsid w:val="005B3857"/>
    <w:rsid w:val="005B5F44"/>
    <w:rsid w:val="005B63ED"/>
    <w:rsid w:val="005C078D"/>
    <w:rsid w:val="005C0E1C"/>
    <w:rsid w:val="005C19C6"/>
    <w:rsid w:val="005C200C"/>
    <w:rsid w:val="005C4219"/>
    <w:rsid w:val="005C4CE3"/>
    <w:rsid w:val="005C5AD9"/>
    <w:rsid w:val="005C635F"/>
    <w:rsid w:val="005C6F16"/>
    <w:rsid w:val="005C7DE0"/>
    <w:rsid w:val="005D1C83"/>
    <w:rsid w:val="005D2008"/>
    <w:rsid w:val="005D447B"/>
    <w:rsid w:val="005D643D"/>
    <w:rsid w:val="005D6894"/>
    <w:rsid w:val="005D6E2A"/>
    <w:rsid w:val="005D7560"/>
    <w:rsid w:val="005D7E9F"/>
    <w:rsid w:val="005E02CD"/>
    <w:rsid w:val="005E0A5C"/>
    <w:rsid w:val="005E1F4E"/>
    <w:rsid w:val="005E28DD"/>
    <w:rsid w:val="005E59FC"/>
    <w:rsid w:val="005E60F4"/>
    <w:rsid w:val="005F03E7"/>
    <w:rsid w:val="005F0DC4"/>
    <w:rsid w:val="005F2261"/>
    <w:rsid w:val="005F23D1"/>
    <w:rsid w:val="005F47CD"/>
    <w:rsid w:val="005F4AAA"/>
    <w:rsid w:val="005F5E3A"/>
    <w:rsid w:val="005F6876"/>
    <w:rsid w:val="005F6BC9"/>
    <w:rsid w:val="005F70F5"/>
    <w:rsid w:val="00600B17"/>
    <w:rsid w:val="00604A66"/>
    <w:rsid w:val="00604B72"/>
    <w:rsid w:val="00604F5B"/>
    <w:rsid w:val="006112F5"/>
    <w:rsid w:val="006116F7"/>
    <w:rsid w:val="00615665"/>
    <w:rsid w:val="00615D45"/>
    <w:rsid w:val="00617348"/>
    <w:rsid w:val="00617A13"/>
    <w:rsid w:val="00617BF4"/>
    <w:rsid w:val="00621FFA"/>
    <w:rsid w:val="006224EA"/>
    <w:rsid w:val="00630845"/>
    <w:rsid w:val="00632FB0"/>
    <w:rsid w:val="00633AB2"/>
    <w:rsid w:val="00634A08"/>
    <w:rsid w:val="00636C0C"/>
    <w:rsid w:val="0064250F"/>
    <w:rsid w:val="0064374B"/>
    <w:rsid w:val="006451AD"/>
    <w:rsid w:val="00647EB8"/>
    <w:rsid w:val="006510D8"/>
    <w:rsid w:val="0065160E"/>
    <w:rsid w:val="00652901"/>
    <w:rsid w:val="00654A8A"/>
    <w:rsid w:val="006550E6"/>
    <w:rsid w:val="00656132"/>
    <w:rsid w:val="00657F4E"/>
    <w:rsid w:val="00666313"/>
    <w:rsid w:val="006663CC"/>
    <w:rsid w:val="00667385"/>
    <w:rsid w:val="006712C4"/>
    <w:rsid w:val="006753EF"/>
    <w:rsid w:val="00675A13"/>
    <w:rsid w:val="00675F23"/>
    <w:rsid w:val="00676CA9"/>
    <w:rsid w:val="0068121D"/>
    <w:rsid w:val="00681A52"/>
    <w:rsid w:val="00683399"/>
    <w:rsid w:val="00686BC6"/>
    <w:rsid w:val="006879A5"/>
    <w:rsid w:val="00690902"/>
    <w:rsid w:val="00692454"/>
    <w:rsid w:val="006934E8"/>
    <w:rsid w:val="0069568A"/>
    <w:rsid w:val="006A0554"/>
    <w:rsid w:val="006A0C87"/>
    <w:rsid w:val="006A2B80"/>
    <w:rsid w:val="006A2E1A"/>
    <w:rsid w:val="006A3524"/>
    <w:rsid w:val="006A4187"/>
    <w:rsid w:val="006A6B94"/>
    <w:rsid w:val="006A76FF"/>
    <w:rsid w:val="006B0AA3"/>
    <w:rsid w:val="006B259B"/>
    <w:rsid w:val="006B4B86"/>
    <w:rsid w:val="006B517C"/>
    <w:rsid w:val="006B6BB6"/>
    <w:rsid w:val="006C0776"/>
    <w:rsid w:val="006C0FFC"/>
    <w:rsid w:val="006C1639"/>
    <w:rsid w:val="006C22E3"/>
    <w:rsid w:val="006C2B36"/>
    <w:rsid w:val="006C2C15"/>
    <w:rsid w:val="006C3752"/>
    <w:rsid w:val="006C4190"/>
    <w:rsid w:val="006C5A5A"/>
    <w:rsid w:val="006C7E14"/>
    <w:rsid w:val="006D3172"/>
    <w:rsid w:val="006D5A95"/>
    <w:rsid w:val="006D63B5"/>
    <w:rsid w:val="006D7E0F"/>
    <w:rsid w:val="006E08B4"/>
    <w:rsid w:val="006E0A0B"/>
    <w:rsid w:val="006E258C"/>
    <w:rsid w:val="006E45E2"/>
    <w:rsid w:val="006E5F43"/>
    <w:rsid w:val="006F0D02"/>
    <w:rsid w:val="006F1CA2"/>
    <w:rsid w:val="006F1F6B"/>
    <w:rsid w:val="006F28B8"/>
    <w:rsid w:val="006F2B55"/>
    <w:rsid w:val="006F2F92"/>
    <w:rsid w:val="006F62C9"/>
    <w:rsid w:val="006F668B"/>
    <w:rsid w:val="006F7BBC"/>
    <w:rsid w:val="007008EE"/>
    <w:rsid w:val="0070395E"/>
    <w:rsid w:val="00703BF6"/>
    <w:rsid w:val="0070424D"/>
    <w:rsid w:val="007044E5"/>
    <w:rsid w:val="00704562"/>
    <w:rsid w:val="00705037"/>
    <w:rsid w:val="0070551A"/>
    <w:rsid w:val="00712B94"/>
    <w:rsid w:val="00714052"/>
    <w:rsid w:val="00714179"/>
    <w:rsid w:val="007149C6"/>
    <w:rsid w:val="00715BB4"/>
    <w:rsid w:val="00716AF6"/>
    <w:rsid w:val="007172A3"/>
    <w:rsid w:val="0071737B"/>
    <w:rsid w:val="007201C0"/>
    <w:rsid w:val="00721234"/>
    <w:rsid w:val="0072331E"/>
    <w:rsid w:val="00723452"/>
    <w:rsid w:val="00725414"/>
    <w:rsid w:val="0072638A"/>
    <w:rsid w:val="00726B5F"/>
    <w:rsid w:val="00726FBB"/>
    <w:rsid w:val="007305EE"/>
    <w:rsid w:val="00730C6E"/>
    <w:rsid w:val="00733026"/>
    <w:rsid w:val="007334E6"/>
    <w:rsid w:val="00734FFD"/>
    <w:rsid w:val="00736131"/>
    <w:rsid w:val="0073698C"/>
    <w:rsid w:val="00737568"/>
    <w:rsid w:val="00740A38"/>
    <w:rsid w:val="007410E4"/>
    <w:rsid w:val="00741B1A"/>
    <w:rsid w:val="00742E24"/>
    <w:rsid w:val="00744D97"/>
    <w:rsid w:val="00744DFD"/>
    <w:rsid w:val="00745ECA"/>
    <w:rsid w:val="00753840"/>
    <w:rsid w:val="007538D3"/>
    <w:rsid w:val="007546C9"/>
    <w:rsid w:val="00754852"/>
    <w:rsid w:val="0075531B"/>
    <w:rsid w:val="00755B7B"/>
    <w:rsid w:val="00756533"/>
    <w:rsid w:val="007568D5"/>
    <w:rsid w:val="00757A92"/>
    <w:rsid w:val="007608A2"/>
    <w:rsid w:val="00760B3D"/>
    <w:rsid w:val="007629D8"/>
    <w:rsid w:val="007641F3"/>
    <w:rsid w:val="00766A91"/>
    <w:rsid w:val="00770505"/>
    <w:rsid w:val="00771EFE"/>
    <w:rsid w:val="00772966"/>
    <w:rsid w:val="00772A76"/>
    <w:rsid w:val="0077302B"/>
    <w:rsid w:val="007733D6"/>
    <w:rsid w:val="00773A95"/>
    <w:rsid w:val="00773D05"/>
    <w:rsid w:val="00774C49"/>
    <w:rsid w:val="00780772"/>
    <w:rsid w:val="00781AE5"/>
    <w:rsid w:val="007825DF"/>
    <w:rsid w:val="00782F86"/>
    <w:rsid w:val="007830F2"/>
    <w:rsid w:val="007842EC"/>
    <w:rsid w:val="00785833"/>
    <w:rsid w:val="007878DF"/>
    <w:rsid w:val="00787E05"/>
    <w:rsid w:val="00790602"/>
    <w:rsid w:val="00790CB8"/>
    <w:rsid w:val="0079209A"/>
    <w:rsid w:val="00792115"/>
    <w:rsid w:val="00792BD5"/>
    <w:rsid w:val="00793055"/>
    <w:rsid w:val="0079503C"/>
    <w:rsid w:val="00795ACE"/>
    <w:rsid w:val="00795BCD"/>
    <w:rsid w:val="007A1CB4"/>
    <w:rsid w:val="007A3EAF"/>
    <w:rsid w:val="007A6379"/>
    <w:rsid w:val="007B23EB"/>
    <w:rsid w:val="007B2A4C"/>
    <w:rsid w:val="007B3559"/>
    <w:rsid w:val="007B3A86"/>
    <w:rsid w:val="007B3CC8"/>
    <w:rsid w:val="007B61CC"/>
    <w:rsid w:val="007C1A42"/>
    <w:rsid w:val="007C380A"/>
    <w:rsid w:val="007C4ACE"/>
    <w:rsid w:val="007C4D03"/>
    <w:rsid w:val="007C540E"/>
    <w:rsid w:val="007C766E"/>
    <w:rsid w:val="007C7A72"/>
    <w:rsid w:val="007D2660"/>
    <w:rsid w:val="007D37C2"/>
    <w:rsid w:val="007D40F7"/>
    <w:rsid w:val="007D4719"/>
    <w:rsid w:val="007D7A25"/>
    <w:rsid w:val="007E06D4"/>
    <w:rsid w:val="007E0936"/>
    <w:rsid w:val="007E0AC5"/>
    <w:rsid w:val="007E0CB4"/>
    <w:rsid w:val="007E5E8C"/>
    <w:rsid w:val="007E6037"/>
    <w:rsid w:val="007E6D1B"/>
    <w:rsid w:val="007E77B1"/>
    <w:rsid w:val="007F09E0"/>
    <w:rsid w:val="007F2F2D"/>
    <w:rsid w:val="007F3306"/>
    <w:rsid w:val="007F3710"/>
    <w:rsid w:val="007F626A"/>
    <w:rsid w:val="007F69A2"/>
    <w:rsid w:val="007F6FC2"/>
    <w:rsid w:val="00800159"/>
    <w:rsid w:val="00800A01"/>
    <w:rsid w:val="00801595"/>
    <w:rsid w:val="00801E69"/>
    <w:rsid w:val="00801F6D"/>
    <w:rsid w:val="008048E8"/>
    <w:rsid w:val="00804E5C"/>
    <w:rsid w:val="00807408"/>
    <w:rsid w:val="0081112D"/>
    <w:rsid w:val="0081297F"/>
    <w:rsid w:val="00812AC6"/>
    <w:rsid w:val="00813C1B"/>
    <w:rsid w:val="00814819"/>
    <w:rsid w:val="00814A18"/>
    <w:rsid w:val="00814ECC"/>
    <w:rsid w:val="00815267"/>
    <w:rsid w:val="00815EC7"/>
    <w:rsid w:val="00817704"/>
    <w:rsid w:val="00817BC4"/>
    <w:rsid w:val="00820729"/>
    <w:rsid w:val="00820CB0"/>
    <w:rsid w:val="00821901"/>
    <w:rsid w:val="00821D93"/>
    <w:rsid w:val="00822D00"/>
    <w:rsid w:val="00827100"/>
    <w:rsid w:val="00827A94"/>
    <w:rsid w:val="00831F97"/>
    <w:rsid w:val="008335E2"/>
    <w:rsid w:val="0083367D"/>
    <w:rsid w:val="00837BE0"/>
    <w:rsid w:val="00841105"/>
    <w:rsid w:val="00841680"/>
    <w:rsid w:val="00842145"/>
    <w:rsid w:val="00846AF1"/>
    <w:rsid w:val="00846C4C"/>
    <w:rsid w:val="008475D6"/>
    <w:rsid w:val="00850463"/>
    <w:rsid w:val="00851516"/>
    <w:rsid w:val="008541C1"/>
    <w:rsid w:val="008544CA"/>
    <w:rsid w:val="00855D99"/>
    <w:rsid w:val="00856CE3"/>
    <w:rsid w:val="00857374"/>
    <w:rsid w:val="008575A4"/>
    <w:rsid w:val="00857709"/>
    <w:rsid w:val="0086008D"/>
    <w:rsid w:val="008616D5"/>
    <w:rsid w:val="00863783"/>
    <w:rsid w:val="00863E7B"/>
    <w:rsid w:val="00864713"/>
    <w:rsid w:val="00864C69"/>
    <w:rsid w:val="00866DD4"/>
    <w:rsid w:val="00873785"/>
    <w:rsid w:val="008739FD"/>
    <w:rsid w:val="00873E57"/>
    <w:rsid w:val="00875728"/>
    <w:rsid w:val="00876E20"/>
    <w:rsid w:val="00877B6C"/>
    <w:rsid w:val="008816FF"/>
    <w:rsid w:val="00882E74"/>
    <w:rsid w:val="00883707"/>
    <w:rsid w:val="00883A8D"/>
    <w:rsid w:val="00884579"/>
    <w:rsid w:val="00885305"/>
    <w:rsid w:val="00891729"/>
    <w:rsid w:val="00891CFA"/>
    <w:rsid w:val="008937F0"/>
    <w:rsid w:val="008944D0"/>
    <w:rsid w:val="008951FD"/>
    <w:rsid w:val="008960E1"/>
    <w:rsid w:val="0089686E"/>
    <w:rsid w:val="00896DB0"/>
    <w:rsid w:val="00897413"/>
    <w:rsid w:val="008A202E"/>
    <w:rsid w:val="008A35D3"/>
    <w:rsid w:val="008A5087"/>
    <w:rsid w:val="008A5270"/>
    <w:rsid w:val="008B033D"/>
    <w:rsid w:val="008B24F8"/>
    <w:rsid w:val="008B3C19"/>
    <w:rsid w:val="008B56D4"/>
    <w:rsid w:val="008C03F4"/>
    <w:rsid w:val="008C41B4"/>
    <w:rsid w:val="008C4B96"/>
    <w:rsid w:val="008C4F67"/>
    <w:rsid w:val="008C53FE"/>
    <w:rsid w:val="008C5E52"/>
    <w:rsid w:val="008D027C"/>
    <w:rsid w:val="008D42F5"/>
    <w:rsid w:val="008D53AD"/>
    <w:rsid w:val="008D5737"/>
    <w:rsid w:val="008D66E4"/>
    <w:rsid w:val="008D7A03"/>
    <w:rsid w:val="008D7EBE"/>
    <w:rsid w:val="008E0D7F"/>
    <w:rsid w:val="008E445A"/>
    <w:rsid w:val="008E6E97"/>
    <w:rsid w:val="008F3009"/>
    <w:rsid w:val="008F6C26"/>
    <w:rsid w:val="008F7EBC"/>
    <w:rsid w:val="00900CE7"/>
    <w:rsid w:val="00900E64"/>
    <w:rsid w:val="0090535A"/>
    <w:rsid w:val="00910A18"/>
    <w:rsid w:val="00912F57"/>
    <w:rsid w:val="009141F4"/>
    <w:rsid w:val="00915916"/>
    <w:rsid w:val="00915A69"/>
    <w:rsid w:val="00915D27"/>
    <w:rsid w:val="00915ED3"/>
    <w:rsid w:val="00917747"/>
    <w:rsid w:val="0092133A"/>
    <w:rsid w:val="0092485F"/>
    <w:rsid w:val="0092563F"/>
    <w:rsid w:val="00926A4F"/>
    <w:rsid w:val="00930EA2"/>
    <w:rsid w:val="0093135E"/>
    <w:rsid w:val="00931C44"/>
    <w:rsid w:val="00932702"/>
    <w:rsid w:val="00932AE5"/>
    <w:rsid w:val="00933F31"/>
    <w:rsid w:val="009340C7"/>
    <w:rsid w:val="00934100"/>
    <w:rsid w:val="009343B6"/>
    <w:rsid w:val="00935235"/>
    <w:rsid w:val="00942A18"/>
    <w:rsid w:val="009450D2"/>
    <w:rsid w:val="009524C6"/>
    <w:rsid w:val="00953D32"/>
    <w:rsid w:val="00955533"/>
    <w:rsid w:val="00960A93"/>
    <w:rsid w:val="00960B38"/>
    <w:rsid w:val="00962A77"/>
    <w:rsid w:val="00962B14"/>
    <w:rsid w:val="00963927"/>
    <w:rsid w:val="009661EB"/>
    <w:rsid w:val="00967E65"/>
    <w:rsid w:val="00970038"/>
    <w:rsid w:val="009702F5"/>
    <w:rsid w:val="00970D7A"/>
    <w:rsid w:val="00971E16"/>
    <w:rsid w:val="009744EF"/>
    <w:rsid w:val="0097454E"/>
    <w:rsid w:val="009805D3"/>
    <w:rsid w:val="00981ABE"/>
    <w:rsid w:val="0098310E"/>
    <w:rsid w:val="00985157"/>
    <w:rsid w:val="00987319"/>
    <w:rsid w:val="009935EC"/>
    <w:rsid w:val="009A0150"/>
    <w:rsid w:val="009A35B7"/>
    <w:rsid w:val="009A35C4"/>
    <w:rsid w:val="009A3FF0"/>
    <w:rsid w:val="009A5139"/>
    <w:rsid w:val="009A620B"/>
    <w:rsid w:val="009A7AE4"/>
    <w:rsid w:val="009B3757"/>
    <w:rsid w:val="009B5F41"/>
    <w:rsid w:val="009B7026"/>
    <w:rsid w:val="009B7ED0"/>
    <w:rsid w:val="009C0255"/>
    <w:rsid w:val="009C53B6"/>
    <w:rsid w:val="009C6BDF"/>
    <w:rsid w:val="009C7A3B"/>
    <w:rsid w:val="009D098E"/>
    <w:rsid w:val="009D0F2D"/>
    <w:rsid w:val="009D1C97"/>
    <w:rsid w:val="009D341A"/>
    <w:rsid w:val="009D36EE"/>
    <w:rsid w:val="009D50A2"/>
    <w:rsid w:val="009D6249"/>
    <w:rsid w:val="009E0497"/>
    <w:rsid w:val="009E1946"/>
    <w:rsid w:val="009E31A5"/>
    <w:rsid w:val="009E3FA3"/>
    <w:rsid w:val="009E46CF"/>
    <w:rsid w:val="009E55A6"/>
    <w:rsid w:val="009E5F5B"/>
    <w:rsid w:val="009E669A"/>
    <w:rsid w:val="009F1520"/>
    <w:rsid w:val="00A01E1B"/>
    <w:rsid w:val="00A022BC"/>
    <w:rsid w:val="00A02624"/>
    <w:rsid w:val="00A04D2C"/>
    <w:rsid w:val="00A0563A"/>
    <w:rsid w:val="00A07D58"/>
    <w:rsid w:val="00A13CB2"/>
    <w:rsid w:val="00A17B94"/>
    <w:rsid w:val="00A203DE"/>
    <w:rsid w:val="00A215D5"/>
    <w:rsid w:val="00A21985"/>
    <w:rsid w:val="00A225E3"/>
    <w:rsid w:val="00A275FE"/>
    <w:rsid w:val="00A31C3C"/>
    <w:rsid w:val="00A32BA0"/>
    <w:rsid w:val="00A349EC"/>
    <w:rsid w:val="00A3610D"/>
    <w:rsid w:val="00A374F7"/>
    <w:rsid w:val="00A413ED"/>
    <w:rsid w:val="00A419E5"/>
    <w:rsid w:val="00A423EC"/>
    <w:rsid w:val="00A42574"/>
    <w:rsid w:val="00A428F8"/>
    <w:rsid w:val="00A44860"/>
    <w:rsid w:val="00A50EBA"/>
    <w:rsid w:val="00A5166B"/>
    <w:rsid w:val="00A53F28"/>
    <w:rsid w:val="00A551AE"/>
    <w:rsid w:val="00A55577"/>
    <w:rsid w:val="00A564CE"/>
    <w:rsid w:val="00A57244"/>
    <w:rsid w:val="00A57E4B"/>
    <w:rsid w:val="00A624D0"/>
    <w:rsid w:val="00A62AE2"/>
    <w:rsid w:val="00A63298"/>
    <w:rsid w:val="00A65741"/>
    <w:rsid w:val="00A66342"/>
    <w:rsid w:val="00A66A5B"/>
    <w:rsid w:val="00A66F88"/>
    <w:rsid w:val="00A67BCD"/>
    <w:rsid w:val="00A70852"/>
    <w:rsid w:val="00A71524"/>
    <w:rsid w:val="00A71828"/>
    <w:rsid w:val="00A72F67"/>
    <w:rsid w:val="00A748F0"/>
    <w:rsid w:val="00A74DCF"/>
    <w:rsid w:val="00A765CB"/>
    <w:rsid w:val="00A82618"/>
    <w:rsid w:val="00A84983"/>
    <w:rsid w:val="00A8556B"/>
    <w:rsid w:val="00A85F79"/>
    <w:rsid w:val="00A86B02"/>
    <w:rsid w:val="00A86F75"/>
    <w:rsid w:val="00A872F0"/>
    <w:rsid w:val="00A87B9B"/>
    <w:rsid w:val="00A87D8C"/>
    <w:rsid w:val="00A87E91"/>
    <w:rsid w:val="00A90661"/>
    <w:rsid w:val="00A90D44"/>
    <w:rsid w:val="00A916DE"/>
    <w:rsid w:val="00A917A3"/>
    <w:rsid w:val="00A918C9"/>
    <w:rsid w:val="00A93A9F"/>
    <w:rsid w:val="00A95B32"/>
    <w:rsid w:val="00AA115A"/>
    <w:rsid w:val="00AA1393"/>
    <w:rsid w:val="00AA2582"/>
    <w:rsid w:val="00AA6DD8"/>
    <w:rsid w:val="00AB07CE"/>
    <w:rsid w:val="00AB1382"/>
    <w:rsid w:val="00AB205D"/>
    <w:rsid w:val="00AB321D"/>
    <w:rsid w:val="00AB4AA9"/>
    <w:rsid w:val="00AC0EB0"/>
    <w:rsid w:val="00AC2E1B"/>
    <w:rsid w:val="00AC2FA0"/>
    <w:rsid w:val="00AC41F1"/>
    <w:rsid w:val="00AC7216"/>
    <w:rsid w:val="00AD15ED"/>
    <w:rsid w:val="00AD17C6"/>
    <w:rsid w:val="00AD39F6"/>
    <w:rsid w:val="00AD3EF0"/>
    <w:rsid w:val="00AD49DF"/>
    <w:rsid w:val="00AD4A05"/>
    <w:rsid w:val="00AD6942"/>
    <w:rsid w:val="00AD7BAD"/>
    <w:rsid w:val="00AE0714"/>
    <w:rsid w:val="00AE090C"/>
    <w:rsid w:val="00AE0A9F"/>
    <w:rsid w:val="00AE12AC"/>
    <w:rsid w:val="00AE2B13"/>
    <w:rsid w:val="00AE3631"/>
    <w:rsid w:val="00AE4EB3"/>
    <w:rsid w:val="00AE5F21"/>
    <w:rsid w:val="00AE61B2"/>
    <w:rsid w:val="00AF0EE2"/>
    <w:rsid w:val="00AF147D"/>
    <w:rsid w:val="00AF28E8"/>
    <w:rsid w:val="00AF3CA6"/>
    <w:rsid w:val="00AF4F20"/>
    <w:rsid w:val="00AF64D7"/>
    <w:rsid w:val="00B01D56"/>
    <w:rsid w:val="00B020C1"/>
    <w:rsid w:val="00B02231"/>
    <w:rsid w:val="00B026F9"/>
    <w:rsid w:val="00B02A50"/>
    <w:rsid w:val="00B0489E"/>
    <w:rsid w:val="00B06885"/>
    <w:rsid w:val="00B07CE0"/>
    <w:rsid w:val="00B1048B"/>
    <w:rsid w:val="00B108B2"/>
    <w:rsid w:val="00B11899"/>
    <w:rsid w:val="00B121A8"/>
    <w:rsid w:val="00B12334"/>
    <w:rsid w:val="00B12C37"/>
    <w:rsid w:val="00B13A40"/>
    <w:rsid w:val="00B13C21"/>
    <w:rsid w:val="00B15F82"/>
    <w:rsid w:val="00B16B49"/>
    <w:rsid w:val="00B173A8"/>
    <w:rsid w:val="00B17923"/>
    <w:rsid w:val="00B179B1"/>
    <w:rsid w:val="00B20634"/>
    <w:rsid w:val="00B216C6"/>
    <w:rsid w:val="00B24089"/>
    <w:rsid w:val="00B2526F"/>
    <w:rsid w:val="00B26664"/>
    <w:rsid w:val="00B30E80"/>
    <w:rsid w:val="00B32A47"/>
    <w:rsid w:val="00B3622B"/>
    <w:rsid w:val="00B36C5E"/>
    <w:rsid w:val="00B402D3"/>
    <w:rsid w:val="00B43341"/>
    <w:rsid w:val="00B44651"/>
    <w:rsid w:val="00B4552A"/>
    <w:rsid w:val="00B45964"/>
    <w:rsid w:val="00B47190"/>
    <w:rsid w:val="00B5369A"/>
    <w:rsid w:val="00B549E2"/>
    <w:rsid w:val="00B56089"/>
    <w:rsid w:val="00B61ACD"/>
    <w:rsid w:val="00B6348E"/>
    <w:rsid w:val="00B6422E"/>
    <w:rsid w:val="00B65370"/>
    <w:rsid w:val="00B65B5B"/>
    <w:rsid w:val="00B66936"/>
    <w:rsid w:val="00B675B3"/>
    <w:rsid w:val="00B70ABA"/>
    <w:rsid w:val="00B71B77"/>
    <w:rsid w:val="00B71EFF"/>
    <w:rsid w:val="00B741EF"/>
    <w:rsid w:val="00B76E49"/>
    <w:rsid w:val="00B7759F"/>
    <w:rsid w:val="00B77F0A"/>
    <w:rsid w:val="00B8079E"/>
    <w:rsid w:val="00B80B81"/>
    <w:rsid w:val="00B83487"/>
    <w:rsid w:val="00B8432A"/>
    <w:rsid w:val="00B8615F"/>
    <w:rsid w:val="00B86C46"/>
    <w:rsid w:val="00B87080"/>
    <w:rsid w:val="00B907EE"/>
    <w:rsid w:val="00B90AFA"/>
    <w:rsid w:val="00B9225A"/>
    <w:rsid w:val="00B926D3"/>
    <w:rsid w:val="00B92883"/>
    <w:rsid w:val="00B93806"/>
    <w:rsid w:val="00B953C6"/>
    <w:rsid w:val="00B95651"/>
    <w:rsid w:val="00B96374"/>
    <w:rsid w:val="00B96E5E"/>
    <w:rsid w:val="00BA0AA4"/>
    <w:rsid w:val="00BA2641"/>
    <w:rsid w:val="00BA2AC6"/>
    <w:rsid w:val="00BA5FFB"/>
    <w:rsid w:val="00BA6293"/>
    <w:rsid w:val="00BA6D60"/>
    <w:rsid w:val="00BA7789"/>
    <w:rsid w:val="00BB0283"/>
    <w:rsid w:val="00BB27E8"/>
    <w:rsid w:val="00BB2B9C"/>
    <w:rsid w:val="00BB4D22"/>
    <w:rsid w:val="00BB4FFC"/>
    <w:rsid w:val="00BB6517"/>
    <w:rsid w:val="00BB66F3"/>
    <w:rsid w:val="00BC01D8"/>
    <w:rsid w:val="00BC12BE"/>
    <w:rsid w:val="00BC5A3A"/>
    <w:rsid w:val="00BC5AB0"/>
    <w:rsid w:val="00BC7F2C"/>
    <w:rsid w:val="00BC7FF7"/>
    <w:rsid w:val="00BD34C8"/>
    <w:rsid w:val="00BD3732"/>
    <w:rsid w:val="00BD53E6"/>
    <w:rsid w:val="00BE2277"/>
    <w:rsid w:val="00BE2965"/>
    <w:rsid w:val="00BE5398"/>
    <w:rsid w:val="00BE6E68"/>
    <w:rsid w:val="00BE7485"/>
    <w:rsid w:val="00BE75A9"/>
    <w:rsid w:val="00BF0625"/>
    <w:rsid w:val="00BF0CC4"/>
    <w:rsid w:val="00BF0E5E"/>
    <w:rsid w:val="00BF0F3E"/>
    <w:rsid w:val="00BF2F63"/>
    <w:rsid w:val="00BF4ACA"/>
    <w:rsid w:val="00BF4E0B"/>
    <w:rsid w:val="00BF5433"/>
    <w:rsid w:val="00BF6044"/>
    <w:rsid w:val="00BF6F7E"/>
    <w:rsid w:val="00C0094A"/>
    <w:rsid w:val="00C02492"/>
    <w:rsid w:val="00C0308F"/>
    <w:rsid w:val="00C037BC"/>
    <w:rsid w:val="00C0455F"/>
    <w:rsid w:val="00C06BE4"/>
    <w:rsid w:val="00C10535"/>
    <w:rsid w:val="00C11055"/>
    <w:rsid w:val="00C115F0"/>
    <w:rsid w:val="00C12F04"/>
    <w:rsid w:val="00C136EC"/>
    <w:rsid w:val="00C14182"/>
    <w:rsid w:val="00C149B8"/>
    <w:rsid w:val="00C14DC1"/>
    <w:rsid w:val="00C16028"/>
    <w:rsid w:val="00C16EAE"/>
    <w:rsid w:val="00C206AB"/>
    <w:rsid w:val="00C2100B"/>
    <w:rsid w:val="00C21DC6"/>
    <w:rsid w:val="00C22C9A"/>
    <w:rsid w:val="00C237E8"/>
    <w:rsid w:val="00C248CE"/>
    <w:rsid w:val="00C262B0"/>
    <w:rsid w:val="00C30212"/>
    <w:rsid w:val="00C3164B"/>
    <w:rsid w:val="00C32414"/>
    <w:rsid w:val="00C34A91"/>
    <w:rsid w:val="00C35DD8"/>
    <w:rsid w:val="00C36F2E"/>
    <w:rsid w:val="00C37524"/>
    <w:rsid w:val="00C427A5"/>
    <w:rsid w:val="00C43504"/>
    <w:rsid w:val="00C46174"/>
    <w:rsid w:val="00C47E6E"/>
    <w:rsid w:val="00C47F32"/>
    <w:rsid w:val="00C50D91"/>
    <w:rsid w:val="00C51350"/>
    <w:rsid w:val="00C54939"/>
    <w:rsid w:val="00C56FB9"/>
    <w:rsid w:val="00C6033C"/>
    <w:rsid w:val="00C61157"/>
    <w:rsid w:val="00C61D01"/>
    <w:rsid w:val="00C63048"/>
    <w:rsid w:val="00C63EB5"/>
    <w:rsid w:val="00C64B56"/>
    <w:rsid w:val="00C64FDD"/>
    <w:rsid w:val="00C655DC"/>
    <w:rsid w:val="00C6613B"/>
    <w:rsid w:val="00C66B4F"/>
    <w:rsid w:val="00C70276"/>
    <w:rsid w:val="00C71907"/>
    <w:rsid w:val="00C71C41"/>
    <w:rsid w:val="00C721DD"/>
    <w:rsid w:val="00C73045"/>
    <w:rsid w:val="00C7320A"/>
    <w:rsid w:val="00C744A1"/>
    <w:rsid w:val="00C74916"/>
    <w:rsid w:val="00C75465"/>
    <w:rsid w:val="00C757D1"/>
    <w:rsid w:val="00C75993"/>
    <w:rsid w:val="00C77798"/>
    <w:rsid w:val="00C809ED"/>
    <w:rsid w:val="00C80C79"/>
    <w:rsid w:val="00C80C94"/>
    <w:rsid w:val="00C823AE"/>
    <w:rsid w:val="00C82F1D"/>
    <w:rsid w:val="00C835D1"/>
    <w:rsid w:val="00C91B4A"/>
    <w:rsid w:val="00C930C1"/>
    <w:rsid w:val="00C95535"/>
    <w:rsid w:val="00CA090C"/>
    <w:rsid w:val="00CA116E"/>
    <w:rsid w:val="00CA37EE"/>
    <w:rsid w:val="00CA4981"/>
    <w:rsid w:val="00CB5B41"/>
    <w:rsid w:val="00CC0598"/>
    <w:rsid w:val="00CC0CEC"/>
    <w:rsid w:val="00CC3C45"/>
    <w:rsid w:val="00CC5903"/>
    <w:rsid w:val="00CD086D"/>
    <w:rsid w:val="00CD1CB0"/>
    <w:rsid w:val="00CD38E9"/>
    <w:rsid w:val="00CD48AF"/>
    <w:rsid w:val="00CD4B3F"/>
    <w:rsid w:val="00CD7797"/>
    <w:rsid w:val="00CE09E8"/>
    <w:rsid w:val="00CE0F74"/>
    <w:rsid w:val="00CE1C7F"/>
    <w:rsid w:val="00CE5BA9"/>
    <w:rsid w:val="00CE75B2"/>
    <w:rsid w:val="00CE7DDB"/>
    <w:rsid w:val="00CF1BD7"/>
    <w:rsid w:val="00CF1EBC"/>
    <w:rsid w:val="00CF28AD"/>
    <w:rsid w:val="00CF2B8B"/>
    <w:rsid w:val="00CF3527"/>
    <w:rsid w:val="00CF54FA"/>
    <w:rsid w:val="00CF5893"/>
    <w:rsid w:val="00CF60A2"/>
    <w:rsid w:val="00CF6171"/>
    <w:rsid w:val="00CF6922"/>
    <w:rsid w:val="00CF7263"/>
    <w:rsid w:val="00D0279B"/>
    <w:rsid w:val="00D02A30"/>
    <w:rsid w:val="00D06877"/>
    <w:rsid w:val="00D105A0"/>
    <w:rsid w:val="00D1185D"/>
    <w:rsid w:val="00D1206B"/>
    <w:rsid w:val="00D125E3"/>
    <w:rsid w:val="00D140AD"/>
    <w:rsid w:val="00D15CF2"/>
    <w:rsid w:val="00D16299"/>
    <w:rsid w:val="00D16DF1"/>
    <w:rsid w:val="00D171DA"/>
    <w:rsid w:val="00D23A7B"/>
    <w:rsid w:val="00D23F37"/>
    <w:rsid w:val="00D24E21"/>
    <w:rsid w:val="00D26562"/>
    <w:rsid w:val="00D270A9"/>
    <w:rsid w:val="00D302AB"/>
    <w:rsid w:val="00D30CF2"/>
    <w:rsid w:val="00D31DD1"/>
    <w:rsid w:val="00D31FD5"/>
    <w:rsid w:val="00D34C72"/>
    <w:rsid w:val="00D37D07"/>
    <w:rsid w:val="00D37D5D"/>
    <w:rsid w:val="00D47DA4"/>
    <w:rsid w:val="00D47DC2"/>
    <w:rsid w:val="00D5047A"/>
    <w:rsid w:val="00D517A1"/>
    <w:rsid w:val="00D51874"/>
    <w:rsid w:val="00D528FC"/>
    <w:rsid w:val="00D55812"/>
    <w:rsid w:val="00D55D29"/>
    <w:rsid w:val="00D57230"/>
    <w:rsid w:val="00D60386"/>
    <w:rsid w:val="00D61A7A"/>
    <w:rsid w:val="00D630A5"/>
    <w:rsid w:val="00D632A3"/>
    <w:rsid w:val="00D63618"/>
    <w:rsid w:val="00D64E57"/>
    <w:rsid w:val="00D65790"/>
    <w:rsid w:val="00D710A8"/>
    <w:rsid w:val="00D72B9A"/>
    <w:rsid w:val="00D72E1D"/>
    <w:rsid w:val="00D74078"/>
    <w:rsid w:val="00D74D04"/>
    <w:rsid w:val="00D75A6D"/>
    <w:rsid w:val="00D77171"/>
    <w:rsid w:val="00D80237"/>
    <w:rsid w:val="00D813F1"/>
    <w:rsid w:val="00D81FF5"/>
    <w:rsid w:val="00D83A18"/>
    <w:rsid w:val="00D858C2"/>
    <w:rsid w:val="00D86163"/>
    <w:rsid w:val="00D9079D"/>
    <w:rsid w:val="00D97C2D"/>
    <w:rsid w:val="00DA1CE3"/>
    <w:rsid w:val="00DA3EE3"/>
    <w:rsid w:val="00DA4339"/>
    <w:rsid w:val="00DA548A"/>
    <w:rsid w:val="00DA6462"/>
    <w:rsid w:val="00DB2168"/>
    <w:rsid w:val="00DB2953"/>
    <w:rsid w:val="00DB2D89"/>
    <w:rsid w:val="00DB396C"/>
    <w:rsid w:val="00DB5884"/>
    <w:rsid w:val="00DB6F74"/>
    <w:rsid w:val="00DC1B06"/>
    <w:rsid w:val="00DC1EFC"/>
    <w:rsid w:val="00DC213B"/>
    <w:rsid w:val="00DC3553"/>
    <w:rsid w:val="00DC3AD0"/>
    <w:rsid w:val="00DC3B03"/>
    <w:rsid w:val="00DC5C50"/>
    <w:rsid w:val="00DC5E79"/>
    <w:rsid w:val="00DC6730"/>
    <w:rsid w:val="00DC700C"/>
    <w:rsid w:val="00DD2AC4"/>
    <w:rsid w:val="00DD3B28"/>
    <w:rsid w:val="00DD416C"/>
    <w:rsid w:val="00DD4E15"/>
    <w:rsid w:val="00DE0166"/>
    <w:rsid w:val="00DE0B5C"/>
    <w:rsid w:val="00DE138F"/>
    <w:rsid w:val="00DE2FAB"/>
    <w:rsid w:val="00DE538A"/>
    <w:rsid w:val="00DE5A5E"/>
    <w:rsid w:val="00DE6E7D"/>
    <w:rsid w:val="00DE73B2"/>
    <w:rsid w:val="00DF07A7"/>
    <w:rsid w:val="00DF0B0B"/>
    <w:rsid w:val="00DF0C08"/>
    <w:rsid w:val="00DF0FB4"/>
    <w:rsid w:val="00DF1032"/>
    <w:rsid w:val="00DF1B1D"/>
    <w:rsid w:val="00DF2A6D"/>
    <w:rsid w:val="00DF38A4"/>
    <w:rsid w:val="00DF72F9"/>
    <w:rsid w:val="00DF74D7"/>
    <w:rsid w:val="00DF7C1B"/>
    <w:rsid w:val="00E01EE1"/>
    <w:rsid w:val="00E03192"/>
    <w:rsid w:val="00E04CFD"/>
    <w:rsid w:val="00E052BD"/>
    <w:rsid w:val="00E05659"/>
    <w:rsid w:val="00E061C5"/>
    <w:rsid w:val="00E06C0E"/>
    <w:rsid w:val="00E07826"/>
    <w:rsid w:val="00E122F9"/>
    <w:rsid w:val="00E1232D"/>
    <w:rsid w:val="00E12BA5"/>
    <w:rsid w:val="00E1360A"/>
    <w:rsid w:val="00E13FB4"/>
    <w:rsid w:val="00E14EEE"/>
    <w:rsid w:val="00E14F8B"/>
    <w:rsid w:val="00E15EA8"/>
    <w:rsid w:val="00E15F75"/>
    <w:rsid w:val="00E16785"/>
    <w:rsid w:val="00E16FD1"/>
    <w:rsid w:val="00E17615"/>
    <w:rsid w:val="00E20E2B"/>
    <w:rsid w:val="00E226C5"/>
    <w:rsid w:val="00E240D9"/>
    <w:rsid w:val="00E24505"/>
    <w:rsid w:val="00E24864"/>
    <w:rsid w:val="00E24E7E"/>
    <w:rsid w:val="00E25268"/>
    <w:rsid w:val="00E27976"/>
    <w:rsid w:val="00E3013E"/>
    <w:rsid w:val="00E31694"/>
    <w:rsid w:val="00E322BD"/>
    <w:rsid w:val="00E33214"/>
    <w:rsid w:val="00E34A6D"/>
    <w:rsid w:val="00E34AFE"/>
    <w:rsid w:val="00E3546A"/>
    <w:rsid w:val="00E35559"/>
    <w:rsid w:val="00E36BBA"/>
    <w:rsid w:val="00E37D4A"/>
    <w:rsid w:val="00E416BD"/>
    <w:rsid w:val="00E41DE0"/>
    <w:rsid w:val="00E421A8"/>
    <w:rsid w:val="00E4242D"/>
    <w:rsid w:val="00E44272"/>
    <w:rsid w:val="00E4492C"/>
    <w:rsid w:val="00E4688A"/>
    <w:rsid w:val="00E47E89"/>
    <w:rsid w:val="00E514C6"/>
    <w:rsid w:val="00E5182E"/>
    <w:rsid w:val="00E52A48"/>
    <w:rsid w:val="00E52AD2"/>
    <w:rsid w:val="00E53A00"/>
    <w:rsid w:val="00E543D5"/>
    <w:rsid w:val="00E55286"/>
    <w:rsid w:val="00E56302"/>
    <w:rsid w:val="00E574F5"/>
    <w:rsid w:val="00E60494"/>
    <w:rsid w:val="00E62618"/>
    <w:rsid w:val="00E63AA4"/>
    <w:rsid w:val="00E64B9E"/>
    <w:rsid w:val="00E65A08"/>
    <w:rsid w:val="00E6601D"/>
    <w:rsid w:val="00E75954"/>
    <w:rsid w:val="00E75E88"/>
    <w:rsid w:val="00E75ED9"/>
    <w:rsid w:val="00E80E7D"/>
    <w:rsid w:val="00E829DD"/>
    <w:rsid w:val="00E8320E"/>
    <w:rsid w:val="00E84CBA"/>
    <w:rsid w:val="00E857DB"/>
    <w:rsid w:val="00E86128"/>
    <w:rsid w:val="00E9004A"/>
    <w:rsid w:val="00E91DB1"/>
    <w:rsid w:val="00E92D2D"/>
    <w:rsid w:val="00E93C9D"/>
    <w:rsid w:val="00E958F0"/>
    <w:rsid w:val="00E96B6D"/>
    <w:rsid w:val="00E96F9D"/>
    <w:rsid w:val="00E975A3"/>
    <w:rsid w:val="00EA237E"/>
    <w:rsid w:val="00EA503B"/>
    <w:rsid w:val="00EA6043"/>
    <w:rsid w:val="00EA7A70"/>
    <w:rsid w:val="00EB0B3D"/>
    <w:rsid w:val="00EB13FD"/>
    <w:rsid w:val="00EB3ACD"/>
    <w:rsid w:val="00EB47C4"/>
    <w:rsid w:val="00EB5720"/>
    <w:rsid w:val="00EB60A1"/>
    <w:rsid w:val="00EB7A59"/>
    <w:rsid w:val="00EC003F"/>
    <w:rsid w:val="00EC05F5"/>
    <w:rsid w:val="00EC1BA1"/>
    <w:rsid w:val="00EC2D88"/>
    <w:rsid w:val="00EC3F66"/>
    <w:rsid w:val="00EC5DB4"/>
    <w:rsid w:val="00EC7614"/>
    <w:rsid w:val="00ED32EE"/>
    <w:rsid w:val="00ED3455"/>
    <w:rsid w:val="00ED39AA"/>
    <w:rsid w:val="00ED6D11"/>
    <w:rsid w:val="00EE111F"/>
    <w:rsid w:val="00EE1DA6"/>
    <w:rsid w:val="00EE241B"/>
    <w:rsid w:val="00EE281A"/>
    <w:rsid w:val="00EE583D"/>
    <w:rsid w:val="00EE5C48"/>
    <w:rsid w:val="00EE635B"/>
    <w:rsid w:val="00EE6D30"/>
    <w:rsid w:val="00EE7C6E"/>
    <w:rsid w:val="00EE7FDA"/>
    <w:rsid w:val="00EF01D1"/>
    <w:rsid w:val="00EF01E4"/>
    <w:rsid w:val="00EF054F"/>
    <w:rsid w:val="00EF1643"/>
    <w:rsid w:val="00EF203D"/>
    <w:rsid w:val="00EF23B0"/>
    <w:rsid w:val="00EF2550"/>
    <w:rsid w:val="00EF2575"/>
    <w:rsid w:val="00EF2EA2"/>
    <w:rsid w:val="00EF3EF0"/>
    <w:rsid w:val="00EF57A2"/>
    <w:rsid w:val="00EF7E06"/>
    <w:rsid w:val="00F03E7E"/>
    <w:rsid w:val="00F046D8"/>
    <w:rsid w:val="00F11674"/>
    <w:rsid w:val="00F13993"/>
    <w:rsid w:val="00F14788"/>
    <w:rsid w:val="00F153F8"/>
    <w:rsid w:val="00F15E82"/>
    <w:rsid w:val="00F172F7"/>
    <w:rsid w:val="00F17638"/>
    <w:rsid w:val="00F17768"/>
    <w:rsid w:val="00F21968"/>
    <w:rsid w:val="00F23C85"/>
    <w:rsid w:val="00F262A6"/>
    <w:rsid w:val="00F27B98"/>
    <w:rsid w:val="00F27CD8"/>
    <w:rsid w:val="00F27EFB"/>
    <w:rsid w:val="00F3085C"/>
    <w:rsid w:val="00F30962"/>
    <w:rsid w:val="00F30AE5"/>
    <w:rsid w:val="00F31DC7"/>
    <w:rsid w:val="00F31E48"/>
    <w:rsid w:val="00F32FE9"/>
    <w:rsid w:val="00F33AA9"/>
    <w:rsid w:val="00F34887"/>
    <w:rsid w:val="00F35250"/>
    <w:rsid w:val="00F35D87"/>
    <w:rsid w:val="00F3646F"/>
    <w:rsid w:val="00F36C62"/>
    <w:rsid w:val="00F42986"/>
    <w:rsid w:val="00F42B1F"/>
    <w:rsid w:val="00F42D1B"/>
    <w:rsid w:val="00F5060E"/>
    <w:rsid w:val="00F516B2"/>
    <w:rsid w:val="00F51BC5"/>
    <w:rsid w:val="00F51FC0"/>
    <w:rsid w:val="00F52A2B"/>
    <w:rsid w:val="00F52DED"/>
    <w:rsid w:val="00F5311C"/>
    <w:rsid w:val="00F55578"/>
    <w:rsid w:val="00F55672"/>
    <w:rsid w:val="00F56524"/>
    <w:rsid w:val="00F60518"/>
    <w:rsid w:val="00F63040"/>
    <w:rsid w:val="00F638FB"/>
    <w:rsid w:val="00F670CB"/>
    <w:rsid w:val="00F67BDB"/>
    <w:rsid w:val="00F70042"/>
    <w:rsid w:val="00F71794"/>
    <w:rsid w:val="00F72665"/>
    <w:rsid w:val="00F728CA"/>
    <w:rsid w:val="00F761F8"/>
    <w:rsid w:val="00F7686A"/>
    <w:rsid w:val="00F77027"/>
    <w:rsid w:val="00F7705C"/>
    <w:rsid w:val="00F838B3"/>
    <w:rsid w:val="00F86BE8"/>
    <w:rsid w:val="00F90C4A"/>
    <w:rsid w:val="00F90D24"/>
    <w:rsid w:val="00F9191C"/>
    <w:rsid w:val="00F93EFE"/>
    <w:rsid w:val="00F940C8"/>
    <w:rsid w:val="00F96EE5"/>
    <w:rsid w:val="00F9715D"/>
    <w:rsid w:val="00F97209"/>
    <w:rsid w:val="00FA4C08"/>
    <w:rsid w:val="00FA696E"/>
    <w:rsid w:val="00FA7448"/>
    <w:rsid w:val="00FA7E87"/>
    <w:rsid w:val="00FB18C2"/>
    <w:rsid w:val="00FB18D5"/>
    <w:rsid w:val="00FB272D"/>
    <w:rsid w:val="00FB443D"/>
    <w:rsid w:val="00FB4C77"/>
    <w:rsid w:val="00FB532B"/>
    <w:rsid w:val="00FB55A5"/>
    <w:rsid w:val="00FC0198"/>
    <w:rsid w:val="00FC087B"/>
    <w:rsid w:val="00FC1CC3"/>
    <w:rsid w:val="00FC31A4"/>
    <w:rsid w:val="00FC3FBF"/>
    <w:rsid w:val="00FC6195"/>
    <w:rsid w:val="00FC710E"/>
    <w:rsid w:val="00FD2444"/>
    <w:rsid w:val="00FD30B8"/>
    <w:rsid w:val="00FD36B0"/>
    <w:rsid w:val="00FD4FA8"/>
    <w:rsid w:val="00FD67C2"/>
    <w:rsid w:val="00FD7203"/>
    <w:rsid w:val="00FD77E0"/>
    <w:rsid w:val="00FE103A"/>
    <w:rsid w:val="00FE1B05"/>
    <w:rsid w:val="00FE2AA7"/>
    <w:rsid w:val="00FE37EC"/>
    <w:rsid w:val="00FE3A18"/>
    <w:rsid w:val="00FE4483"/>
    <w:rsid w:val="00FE5AE2"/>
    <w:rsid w:val="00FE71B0"/>
    <w:rsid w:val="00FE7329"/>
    <w:rsid w:val="00FE767D"/>
    <w:rsid w:val="00FF09A5"/>
    <w:rsid w:val="00FF28B5"/>
    <w:rsid w:val="00FF52A2"/>
    <w:rsid w:val="00FF764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A277D3"/>
  <w15:chartTrackingRefBased/>
  <w15:docId w15:val="{4956B4CB-AE26-4855-8F36-A1E83874C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160E"/>
    <w:pPr>
      <w:widowControl w:val="0"/>
      <w:wordWrap w:val="0"/>
      <w:autoSpaceDE w:val="0"/>
      <w:autoSpaceDN w:val="0"/>
    </w:pPr>
  </w:style>
  <w:style w:type="paragraph" w:styleId="1">
    <w:name w:val="heading 1"/>
    <w:basedOn w:val="a"/>
    <w:next w:val="a"/>
    <w:link w:val="1Char"/>
    <w:uiPriority w:val="9"/>
    <w:qFormat/>
    <w:rsid w:val="009B7ED0"/>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9B7ED0"/>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9B7ED0"/>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9B7ED0"/>
    <w:pPr>
      <w:spacing w:after="60"/>
      <w:jc w:val="center"/>
      <w:outlineLvl w:val="1"/>
    </w:pPr>
    <w:rPr>
      <w:rFonts w:asciiTheme="majorHAnsi" w:eastAsiaTheme="majorEastAsia" w:hAnsiTheme="majorHAnsi" w:cstheme="majorBidi"/>
      <w:sz w:val="24"/>
      <w:szCs w:val="24"/>
    </w:rPr>
  </w:style>
  <w:style w:type="character" w:customStyle="1" w:styleId="Char0">
    <w:name w:val="부제 Char"/>
    <w:basedOn w:val="a0"/>
    <w:link w:val="a4"/>
    <w:uiPriority w:val="11"/>
    <w:rsid w:val="009B7ED0"/>
    <w:rPr>
      <w:rFonts w:asciiTheme="majorHAnsi" w:eastAsiaTheme="majorEastAsia" w:hAnsiTheme="majorHAnsi" w:cstheme="majorBidi"/>
      <w:sz w:val="24"/>
      <w:szCs w:val="24"/>
    </w:rPr>
  </w:style>
  <w:style w:type="paragraph" w:customStyle="1" w:styleId="paragraph">
    <w:name w:val="paragraph"/>
    <w:basedOn w:val="a"/>
    <w:rsid w:val="009B7ED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normaltextrun">
    <w:name w:val="normaltextrun"/>
    <w:basedOn w:val="a0"/>
    <w:rsid w:val="009B7ED0"/>
  </w:style>
  <w:style w:type="character" w:customStyle="1" w:styleId="eop">
    <w:name w:val="eop"/>
    <w:basedOn w:val="a0"/>
    <w:rsid w:val="009B7ED0"/>
  </w:style>
  <w:style w:type="character" w:customStyle="1" w:styleId="spellingerror">
    <w:name w:val="spellingerror"/>
    <w:basedOn w:val="a0"/>
    <w:rsid w:val="009B7ED0"/>
  </w:style>
  <w:style w:type="paragraph" w:styleId="a5">
    <w:name w:val="List Paragraph"/>
    <w:basedOn w:val="a"/>
    <w:uiPriority w:val="34"/>
    <w:qFormat/>
    <w:rsid w:val="009B7ED0"/>
    <w:pPr>
      <w:ind w:leftChars="400" w:left="800"/>
    </w:pPr>
  </w:style>
  <w:style w:type="character" w:customStyle="1" w:styleId="1Char">
    <w:name w:val="제목 1 Char"/>
    <w:basedOn w:val="a0"/>
    <w:link w:val="1"/>
    <w:uiPriority w:val="9"/>
    <w:rsid w:val="009B7ED0"/>
    <w:rPr>
      <w:rFonts w:asciiTheme="majorHAnsi" w:eastAsiaTheme="majorEastAsia" w:hAnsiTheme="majorHAnsi" w:cstheme="majorBidi"/>
      <w:sz w:val="28"/>
      <w:szCs w:val="28"/>
    </w:rPr>
  </w:style>
  <w:style w:type="paragraph" w:styleId="10">
    <w:name w:val="toc 1"/>
    <w:basedOn w:val="a"/>
    <w:next w:val="a"/>
    <w:autoRedefine/>
    <w:uiPriority w:val="39"/>
    <w:unhideWhenUsed/>
    <w:rsid w:val="005910DC"/>
    <w:pPr>
      <w:spacing w:after="100"/>
    </w:pPr>
  </w:style>
  <w:style w:type="paragraph" w:styleId="2">
    <w:name w:val="toc 2"/>
    <w:basedOn w:val="a"/>
    <w:next w:val="a"/>
    <w:autoRedefine/>
    <w:uiPriority w:val="39"/>
    <w:unhideWhenUsed/>
    <w:rsid w:val="005910DC"/>
    <w:pPr>
      <w:spacing w:after="100"/>
      <w:ind w:left="200"/>
    </w:pPr>
  </w:style>
  <w:style w:type="character" w:styleId="a6">
    <w:name w:val="Hyperlink"/>
    <w:basedOn w:val="a0"/>
    <w:uiPriority w:val="99"/>
    <w:unhideWhenUsed/>
    <w:rsid w:val="005910DC"/>
    <w:rPr>
      <w:color w:val="0563C1" w:themeColor="hyperlink"/>
      <w:u w:val="single"/>
    </w:rPr>
  </w:style>
  <w:style w:type="paragraph" w:styleId="a7">
    <w:name w:val="header"/>
    <w:basedOn w:val="a"/>
    <w:link w:val="Char1"/>
    <w:uiPriority w:val="99"/>
    <w:unhideWhenUsed/>
    <w:rsid w:val="00E1360A"/>
    <w:pPr>
      <w:tabs>
        <w:tab w:val="center" w:pos="4513"/>
        <w:tab w:val="right" w:pos="9026"/>
      </w:tabs>
      <w:snapToGrid w:val="0"/>
    </w:pPr>
  </w:style>
  <w:style w:type="character" w:customStyle="1" w:styleId="Char1">
    <w:name w:val="머리글 Char"/>
    <w:basedOn w:val="a0"/>
    <w:link w:val="a7"/>
    <w:uiPriority w:val="99"/>
    <w:rsid w:val="00E1360A"/>
  </w:style>
  <w:style w:type="paragraph" w:styleId="a8">
    <w:name w:val="footer"/>
    <w:basedOn w:val="a"/>
    <w:link w:val="Char2"/>
    <w:uiPriority w:val="99"/>
    <w:unhideWhenUsed/>
    <w:rsid w:val="00E1360A"/>
    <w:pPr>
      <w:tabs>
        <w:tab w:val="center" w:pos="4513"/>
        <w:tab w:val="right" w:pos="9026"/>
      </w:tabs>
      <w:snapToGrid w:val="0"/>
    </w:pPr>
  </w:style>
  <w:style w:type="character" w:customStyle="1" w:styleId="Char2">
    <w:name w:val="바닥글 Char"/>
    <w:basedOn w:val="a0"/>
    <w:link w:val="a8"/>
    <w:uiPriority w:val="99"/>
    <w:rsid w:val="00E1360A"/>
  </w:style>
  <w:style w:type="character" w:styleId="a9">
    <w:name w:val="Placeholder Text"/>
    <w:basedOn w:val="a0"/>
    <w:uiPriority w:val="99"/>
    <w:semiHidden/>
    <w:rsid w:val="004C0442"/>
    <w:rPr>
      <w:color w:val="808080"/>
    </w:rPr>
  </w:style>
  <w:style w:type="paragraph" w:styleId="aa">
    <w:name w:val="Normal (Web)"/>
    <w:basedOn w:val="a"/>
    <w:uiPriority w:val="99"/>
    <w:semiHidden/>
    <w:unhideWhenUsed/>
    <w:rsid w:val="00675F2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emphi">
    <w:name w:val="emph_i"/>
    <w:basedOn w:val="a0"/>
    <w:rsid w:val="004165A6"/>
  </w:style>
  <w:style w:type="table" w:styleId="ab">
    <w:name w:val="Table Grid"/>
    <w:basedOn w:val="a1"/>
    <w:uiPriority w:val="39"/>
    <w:rsid w:val="001178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191A70"/>
    <w:rPr>
      <w:sz w:val="18"/>
      <w:szCs w:val="18"/>
    </w:rPr>
  </w:style>
  <w:style w:type="paragraph" w:styleId="ad">
    <w:name w:val="annotation text"/>
    <w:basedOn w:val="a"/>
    <w:link w:val="Char3"/>
    <w:uiPriority w:val="99"/>
    <w:unhideWhenUsed/>
    <w:rsid w:val="00191A70"/>
    <w:pPr>
      <w:jc w:val="left"/>
    </w:pPr>
  </w:style>
  <w:style w:type="character" w:customStyle="1" w:styleId="Char3">
    <w:name w:val="메모 텍스트 Char"/>
    <w:basedOn w:val="a0"/>
    <w:link w:val="ad"/>
    <w:uiPriority w:val="99"/>
    <w:rsid w:val="00191A70"/>
  </w:style>
  <w:style w:type="paragraph" w:styleId="ae">
    <w:name w:val="annotation subject"/>
    <w:basedOn w:val="ad"/>
    <w:next w:val="ad"/>
    <w:link w:val="Char4"/>
    <w:uiPriority w:val="99"/>
    <w:semiHidden/>
    <w:unhideWhenUsed/>
    <w:rsid w:val="00191A70"/>
    <w:rPr>
      <w:b/>
      <w:bCs/>
    </w:rPr>
  </w:style>
  <w:style w:type="character" w:customStyle="1" w:styleId="Char4">
    <w:name w:val="메모 주제 Char"/>
    <w:basedOn w:val="Char3"/>
    <w:link w:val="ae"/>
    <w:uiPriority w:val="99"/>
    <w:semiHidden/>
    <w:rsid w:val="00191A70"/>
    <w:rPr>
      <w:b/>
      <w:bCs/>
    </w:rPr>
  </w:style>
  <w:style w:type="paragraph" w:styleId="af">
    <w:name w:val="caption"/>
    <w:basedOn w:val="a"/>
    <w:next w:val="a"/>
    <w:uiPriority w:val="35"/>
    <w:unhideWhenUsed/>
    <w:qFormat/>
    <w:rsid w:val="00C10535"/>
    <w:rPr>
      <w:b/>
      <w:bCs/>
      <w:szCs w:val="20"/>
    </w:rPr>
  </w:style>
  <w:style w:type="character" w:styleId="af0">
    <w:name w:val="Emphasis"/>
    <w:basedOn w:val="a0"/>
    <w:uiPriority w:val="20"/>
    <w:qFormat/>
    <w:rsid w:val="00572815"/>
    <w:rPr>
      <w:i/>
      <w:iCs/>
    </w:rPr>
  </w:style>
  <w:style w:type="character" w:styleId="af1">
    <w:name w:val="Strong"/>
    <w:basedOn w:val="a0"/>
    <w:uiPriority w:val="22"/>
    <w:qFormat/>
    <w:rsid w:val="00572815"/>
    <w:rPr>
      <w:b/>
      <w:bCs/>
    </w:rPr>
  </w:style>
  <w:style w:type="paragraph" w:customStyle="1" w:styleId="EndNoteBibliographyTitle">
    <w:name w:val="EndNote Bibliography Title"/>
    <w:basedOn w:val="a"/>
    <w:link w:val="EndNoteBibliographyTitleChar"/>
    <w:rsid w:val="00F55672"/>
    <w:pPr>
      <w:spacing w:after="0"/>
      <w:jc w:val="center"/>
    </w:pPr>
    <w:rPr>
      <w:rFonts w:ascii="나눔명조" w:eastAsia="나눔명조" w:hAnsi="나눔명조"/>
      <w:noProof/>
    </w:rPr>
  </w:style>
  <w:style w:type="character" w:customStyle="1" w:styleId="EndNoteBibliographyTitleChar">
    <w:name w:val="EndNote Bibliography Title Char"/>
    <w:basedOn w:val="a0"/>
    <w:link w:val="EndNoteBibliographyTitle"/>
    <w:rsid w:val="00F55672"/>
    <w:rPr>
      <w:rFonts w:ascii="나눔명조" w:eastAsia="나눔명조" w:hAnsi="나눔명조"/>
      <w:noProof/>
    </w:rPr>
  </w:style>
  <w:style w:type="paragraph" w:customStyle="1" w:styleId="EndNoteBibliography">
    <w:name w:val="EndNote Bibliography"/>
    <w:basedOn w:val="a"/>
    <w:link w:val="EndNoteBibliographyChar"/>
    <w:rsid w:val="00F55672"/>
    <w:pPr>
      <w:spacing w:line="240" w:lineRule="auto"/>
    </w:pPr>
    <w:rPr>
      <w:rFonts w:ascii="나눔명조" w:eastAsia="나눔명조" w:hAnsi="나눔명조"/>
      <w:noProof/>
    </w:rPr>
  </w:style>
  <w:style w:type="character" w:customStyle="1" w:styleId="EndNoteBibliographyChar">
    <w:name w:val="EndNote Bibliography Char"/>
    <w:basedOn w:val="a0"/>
    <w:link w:val="EndNoteBibliography"/>
    <w:rsid w:val="00F55672"/>
    <w:rPr>
      <w:rFonts w:ascii="나눔명조" w:eastAsia="나눔명조" w:hAnsi="나눔명조"/>
      <w:noProof/>
    </w:rPr>
  </w:style>
  <w:style w:type="character" w:styleId="af2">
    <w:name w:val="Unresolved Mention"/>
    <w:basedOn w:val="a0"/>
    <w:uiPriority w:val="99"/>
    <w:semiHidden/>
    <w:unhideWhenUsed/>
    <w:rsid w:val="00F55672"/>
    <w:rPr>
      <w:color w:val="605E5C"/>
      <w:shd w:val="clear" w:color="auto" w:fill="E1DFDD"/>
    </w:rPr>
  </w:style>
  <w:style w:type="paragraph" w:styleId="af3">
    <w:name w:val="Revision"/>
    <w:hidden/>
    <w:uiPriority w:val="99"/>
    <w:semiHidden/>
    <w:rsid w:val="00370B5E"/>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38393">
      <w:bodyDiv w:val="1"/>
      <w:marLeft w:val="0"/>
      <w:marRight w:val="0"/>
      <w:marTop w:val="0"/>
      <w:marBottom w:val="0"/>
      <w:divBdr>
        <w:top w:val="none" w:sz="0" w:space="0" w:color="auto"/>
        <w:left w:val="none" w:sz="0" w:space="0" w:color="auto"/>
        <w:bottom w:val="none" w:sz="0" w:space="0" w:color="auto"/>
        <w:right w:val="none" w:sz="0" w:space="0" w:color="auto"/>
      </w:divBdr>
    </w:div>
    <w:div w:id="174155796">
      <w:bodyDiv w:val="1"/>
      <w:marLeft w:val="0"/>
      <w:marRight w:val="0"/>
      <w:marTop w:val="0"/>
      <w:marBottom w:val="0"/>
      <w:divBdr>
        <w:top w:val="none" w:sz="0" w:space="0" w:color="auto"/>
        <w:left w:val="none" w:sz="0" w:space="0" w:color="auto"/>
        <w:bottom w:val="none" w:sz="0" w:space="0" w:color="auto"/>
        <w:right w:val="none" w:sz="0" w:space="0" w:color="auto"/>
      </w:divBdr>
      <w:divsChild>
        <w:div w:id="1241332731">
          <w:marLeft w:val="547"/>
          <w:marRight w:val="0"/>
          <w:marTop w:val="106"/>
          <w:marBottom w:val="0"/>
          <w:divBdr>
            <w:top w:val="none" w:sz="0" w:space="0" w:color="auto"/>
            <w:left w:val="none" w:sz="0" w:space="0" w:color="auto"/>
            <w:bottom w:val="none" w:sz="0" w:space="0" w:color="auto"/>
            <w:right w:val="none" w:sz="0" w:space="0" w:color="auto"/>
          </w:divBdr>
        </w:div>
        <w:div w:id="2007322686">
          <w:marLeft w:val="547"/>
          <w:marRight w:val="0"/>
          <w:marTop w:val="106"/>
          <w:marBottom w:val="0"/>
          <w:divBdr>
            <w:top w:val="none" w:sz="0" w:space="0" w:color="auto"/>
            <w:left w:val="none" w:sz="0" w:space="0" w:color="auto"/>
            <w:bottom w:val="none" w:sz="0" w:space="0" w:color="auto"/>
            <w:right w:val="none" w:sz="0" w:space="0" w:color="auto"/>
          </w:divBdr>
        </w:div>
      </w:divsChild>
    </w:div>
    <w:div w:id="293483115">
      <w:bodyDiv w:val="1"/>
      <w:marLeft w:val="0"/>
      <w:marRight w:val="0"/>
      <w:marTop w:val="0"/>
      <w:marBottom w:val="0"/>
      <w:divBdr>
        <w:top w:val="none" w:sz="0" w:space="0" w:color="auto"/>
        <w:left w:val="none" w:sz="0" w:space="0" w:color="auto"/>
        <w:bottom w:val="none" w:sz="0" w:space="0" w:color="auto"/>
        <w:right w:val="none" w:sz="0" w:space="0" w:color="auto"/>
      </w:divBdr>
      <w:divsChild>
        <w:div w:id="1561942616">
          <w:marLeft w:val="0"/>
          <w:marRight w:val="0"/>
          <w:marTop w:val="0"/>
          <w:marBottom w:val="0"/>
          <w:divBdr>
            <w:top w:val="none" w:sz="0" w:space="0" w:color="auto"/>
            <w:left w:val="none" w:sz="0" w:space="0" w:color="auto"/>
            <w:bottom w:val="none" w:sz="0" w:space="0" w:color="auto"/>
            <w:right w:val="none" w:sz="0" w:space="0" w:color="auto"/>
          </w:divBdr>
          <w:divsChild>
            <w:div w:id="1595435895">
              <w:marLeft w:val="0"/>
              <w:marRight w:val="0"/>
              <w:marTop w:val="0"/>
              <w:marBottom w:val="0"/>
              <w:divBdr>
                <w:top w:val="none" w:sz="0" w:space="0" w:color="auto"/>
                <w:left w:val="none" w:sz="0" w:space="0" w:color="auto"/>
                <w:bottom w:val="none" w:sz="0" w:space="0" w:color="auto"/>
                <w:right w:val="none" w:sz="0" w:space="0" w:color="auto"/>
              </w:divBdr>
              <w:divsChild>
                <w:div w:id="19394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999688">
      <w:bodyDiv w:val="1"/>
      <w:marLeft w:val="0"/>
      <w:marRight w:val="0"/>
      <w:marTop w:val="0"/>
      <w:marBottom w:val="0"/>
      <w:divBdr>
        <w:top w:val="none" w:sz="0" w:space="0" w:color="auto"/>
        <w:left w:val="none" w:sz="0" w:space="0" w:color="auto"/>
        <w:bottom w:val="none" w:sz="0" w:space="0" w:color="auto"/>
        <w:right w:val="none" w:sz="0" w:space="0" w:color="auto"/>
      </w:divBdr>
      <w:divsChild>
        <w:div w:id="1638022701">
          <w:marLeft w:val="547"/>
          <w:marRight w:val="0"/>
          <w:marTop w:val="106"/>
          <w:marBottom w:val="0"/>
          <w:divBdr>
            <w:top w:val="none" w:sz="0" w:space="0" w:color="auto"/>
            <w:left w:val="none" w:sz="0" w:space="0" w:color="auto"/>
            <w:bottom w:val="none" w:sz="0" w:space="0" w:color="auto"/>
            <w:right w:val="none" w:sz="0" w:space="0" w:color="auto"/>
          </w:divBdr>
        </w:div>
        <w:div w:id="476340518">
          <w:marLeft w:val="1166"/>
          <w:marRight w:val="0"/>
          <w:marTop w:val="91"/>
          <w:marBottom w:val="0"/>
          <w:divBdr>
            <w:top w:val="none" w:sz="0" w:space="0" w:color="auto"/>
            <w:left w:val="none" w:sz="0" w:space="0" w:color="auto"/>
            <w:bottom w:val="none" w:sz="0" w:space="0" w:color="auto"/>
            <w:right w:val="none" w:sz="0" w:space="0" w:color="auto"/>
          </w:divBdr>
        </w:div>
        <w:div w:id="1541740938">
          <w:marLeft w:val="1166"/>
          <w:marRight w:val="0"/>
          <w:marTop w:val="91"/>
          <w:marBottom w:val="0"/>
          <w:divBdr>
            <w:top w:val="none" w:sz="0" w:space="0" w:color="auto"/>
            <w:left w:val="none" w:sz="0" w:space="0" w:color="auto"/>
            <w:bottom w:val="none" w:sz="0" w:space="0" w:color="auto"/>
            <w:right w:val="none" w:sz="0" w:space="0" w:color="auto"/>
          </w:divBdr>
        </w:div>
        <w:div w:id="1567185603">
          <w:marLeft w:val="1166"/>
          <w:marRight w:val="0"/>
          <w:marTop w:val="91"/>
          <w:marBottom w:val="0"/>
          <w:divBdr>
            <w:top w:val="none" w:sz="0" w:space="0" w:color="auto"/>
            <w:left w:val="none" w:sz="0" w:space="0" w:color="auto"/>
            <w:bottom w:val="none" w:sz="0" w:space="0" w:color="auto"/>
            <w:right w:val="none" w:sz="0" w:space="0" w:color="auto"/>
          </w:divBdr>
        </w:div>
      </w:divsChild>
    </w:div>
    <w:div w:id="465858802">
      <w:bodyDiv w:val="1"/>
      <w:marLeft w:val="0"/>
      <w:marRight w:val="0"/>
      <w:marTop w:val="0"/>
      <w:marBottom w:val="0"/>
      <w:divBdr>
        <w:top w:val="none" w:sz="0" w:space="0" w:color="auto"/>
        <w:left w:val="none" w:sz="0" w:space="0" w:color="auto"/>
        <w:bottom w:val="none" w:sz="0" w:space="0" w:color="auto"/>
        <w:right w:val="none" w:sz="0" w:space="0" w:color="auto"/>
      </w:divBdr>
      <w:divsChild>
        <w:div w:id="418799099">
          <w:marLeft w:val="547"/>
          <w:marRight w:val="0"/>
          <w:marTop w:val="134"/>
          <w:marBottom w:val="0"/>
          <w:divBdr>
            <w:top w:val="none" w:sz="0" w:space="0" w:color="auto"/>
            <w:left w:val="none" w:sz="0" w:space="0" w:color="auto"/>
            <w:bottom w:val="none" w:sz="0" w:space="0" w:color="auto"/>
            <w:right w:val="none" w:sz="0" w:space="0" w:color="auto"/>
          </w:divBdr>
        </w:div>
      </w:divsChild>
    </w:div>
    <w:div w:id="466976505">
      <w:bodyDiv w:val="1"/>
      <w:marLeft w:val="0"/>
      <w:marRight w:val="0"/>
      <w:marTop w:val="0"/>
      <w:marBottom w:val="0"/>
      <w:divBdr>
        <w:top w:val="none" w:sz="0" w:space="0" w:color="auto"/>
        <w:left w:val="none" w:sz="0" w:space="0" w:color="auto"/>
        <w:bottom w:val="none" w:sz="0" w:space="0" w:color="auto"/>
        <w:right w:val="none" w:sz="0" w:space="0" w:color="auto"/>
      </w:divBdr>
    </w:div>
    <w:div w:id="587350221">
      <w:bodyDiv w:val="1"/>
      <w:marLeft w:val="0"/>
      <w:marRight w:val="0"/>
      <w:marTop w:val="0"/>
      <w:marBottom w:val="0"/>
      <w:divBdr>
        <w:top w:val="none" w:sz="0" w:space="0" w:color="auto"/>
        <w:left w:val="none" w:sz="0" w:space="0" w:color="auto"/>
        <w:bottom w:val="none" w:sz="0" w:space="0" w:color="auto"/>
        <w:right w:val="none" w:sz="0" w:space="0" w:color="auto"/>
      </w:divBdr>
    </w:div>
    <w:div w:id="597954620">
      <w:bodyDiv w:val="1"/>
      <w:marLeft w:val="0"/>
      <w:marRight w:val="0"/>
      <w:marTop w:val="0"/>
      <w:marBottom w:val="0"/>
      <w:divBdr>
        <w:top w:val="none" w:sz="0" w:space="0" w:color="auto"/>
        <w:left w:val="none" w:sz="0" w:space="0" w:color="auto"/>
        <w:bottom w:val="none" w:sz="0" w:space="0" w:color="auto"/>
        <w:right w:val="none" w:sz="0" w:space="0" w:color="auto"/>
      </w:divBdr>
    </w:div>
    <w:div w:id="719980443">
      <w:bodyDiv w:val="1"/>
      <w:marLeft w:val="0"/>
      <w:marRight w:val="0"/>
      <w:marTop w:val="0"/>
      <w:marBottom w:val="0"/>
      <w:divBdr>
        <w:top w:val="none" w:sz="0" w:space="0" w:color="auto"/>
        <w:left w:val="none" w:sz="0" w:space="0" w:color="auto"/>
        <w:bottom w:val="none" w:sz="0" w:space="0" w:color="auto"/>
        <w:right w:val="none" w:sz="0" w:space="0" w:color="auto"/>
      </w:divBdr>
    </w:div>
    <w:div w:id="740254512">
      <w:bodyDiv w:val="1"/>
      <w:marLeft w:val="0"/>
      <w:marRight w:val="0"/>
      <w:marTop w:val="0"/>
      <w:marBottom w:val="0"/>
      <w:divBdr>
        <w:top w:val="none" w:sz="0" w:space="0" w:color="auto"/>
        <w:left w:val="none" w:sz="0" w:space="0" w:color="auto"/>
        <w:bottom w:val="none" w:sz="0" w:space="0" w:color="auto"/>
        <w:right w:val="none" w:sz="0" w:space="0" w:color="auto"/>
      </w:divBdr>
      <w:divsChild>
        <w:div w:id="2020769573">
          <w:marLeft w:val="1267"/>
          <w:marRight w:val="0"/>
          <w:marTop w:val="100"/>
          <w:marBottom w:val="0"/>
          <w:divBdr>
            <w:top w:val="none" w:sz="0" w:space="0" w:color="auto"/>
            <w:left w:val="none" w:sz="0" w:space="0" w:color="auto"/>
            <w:bottom w:val="none" w:sz="0" w:space="0" w:color="auto"/>
            <w:right w:val="none" w:sz="0" w:space="0" w:color="auto"/>
          </w:divBdr>
        </w:div>
        <w:div w:id="529993954">
          <w:marLeft w:val="1267"/>
          <w:marRight w:val="0"/>
          <w:marTop w:val="100"/>
          <w:marBottom w:val="0"/>
          <w:divBdr>
            <w:top w:val="none" w:sz="0" w:space="0" w:color="auto"/>
            <w:left w:val="none" w:sz="0" w:space="0" w:color="auto"/>
            <w:bottom w:val="none" w:sz="0" w:space="0" w:color="auto"/>
            <w:right w:val="none" w:sz="0" w:space="0" w:color="auto"/>
          </w:divBdr>
        </w:div>
      </w:divsChild>
    </w:div>
    <w:div w:id="838078075">
      <w:bodyDiv w:val="1"/>
      <w:marLeft w:val="0"/>
      <w:marRight w:val="0"/>
      <w:marTop w:val="0"/>
      <w:marBottom w:val="0"/>
      <w:divBdr>
        <w:top w:val="none" w:sz="0" w:space="0" w:color="auto"/>
        <w:left w:val="none" w:sz="0" w:space="0" w:color="auto"/>
        <w:bottom w:val="none" w:sz="0" w:space="0" w:color="auto"/>
        <w:right w:val="none" w:sz="0" w:space="0" w:color="auto"/>
      </w:divBdr>
    </w:div>
    <w:div w:id="916397829">
      <w:bodyDiv w:val="1"/>
      <w:marLeft w:val="0"/>
      <w:marRight w:val="0"/>
      <w:marTop w:val="0"/>
      <w:marBottom w:val="0"/>
      <w:divBdr>
        <w:top w:val="none" w:sz="0" w:space="0" w:color="auto"/>
        <w:left w:val="none" w:sz="0" w:space="0" w:color="auto"/>
        <w:bottom w:val="none" w:sz="0" w:space="0" w:color="auto"/>
        <w:right w:val="none" w:sz="0" w:space="0" w:color="auto"/>
      </w:divBdr>
      <w:divsChild>
        <w:div w:id="837694184">
          <w:marLeft w:val="1166"/>
          <w:marRight w:val="0"/>
          <w:marTop w:val="91"/>
          <w:marBottom w:val="0"/>
          <w:divBdr>
            <w:top w:val="none" w:sz="0" w:space="0" w:color="auto"/>
            <w:left w:val="none" w:sz="0" w:space="0" w:color="auto"/>
            <w:bottom w:val="none" w:sz="0" w:space="0" w:color="auto"/>
            <w:right w:val="none" w:sz="0" w:space="0" w:color="auto"/>
          </w:divBdr>
        </w:div>
        <w:div w:id="377978441">
          <w:marLeft w:val="1166"/>
          <w:marRight w:val="0"/>
          <w:marTop w:val="91"/>
          <w:marBottom w:val="0"/>
          <w:divBdr>
            <w:top w:val="none" w:sz="0" w:space="0" w:color="auto"/>
            <w:left w:val="none" w:sz="0" w:space="0" w:color="auto"/>
            <w:bottom w:val="none" w:sz="0" w:space="0" w:color="auto"/>
            <w:right w:val="none" w:sz="0" w:space="0" w:color="auto"/>
          </w:divBdr>
        </w:div>
        <w:div w:id="597327852">
          <w:marLeft w:val="1166"/>
          <w:marRight w:val="0"/>
          <w:marTop w:val="91"/>
          <w:marBottom w:val="0"/>
          <w:divBdr>
            <w:top w:val="none" w:sz="0" w:space="0" w:color="auto"/>
            <w:left w:val="none" w:sz="0" w:space="0" w:color="auto"/>
            <w:bottom w:val="none" w:sz="0" w:space="0" w:color="auto"/>
            <w:right w:val="none" w:sz="0" w:space="0" w:color="auto"/>
          </w:divBdr>
        </w:div>
      </w:divsChild>
    </w:div>
    <w:div w:id="1120416367">
      <w:bodyDiv w:val="1"/>
      <w:marLeft w:val="0"/>
      <w:marRight w:val="0"/>
      <w:marTop w:val="0"/>
      <w:marBottom w:val="0"/>
      <w:divBdr>
        <w:top w:val="none" w:sz="0" w:space="0" w:color="auto"/>
        <w:left w:val="none" w:sz="0" w:space="0" w:color="auto"/>
        <w:bottom w:val="none" w:sz="0" w:space="0" w:color="auto"/>
        <w:right w:val="none" w:sz="0" w:space="0" w:color="auto"/>
      </w:divBdr>
    </w:div>
    <w:div w:id="1165364858">
      <w:bodyDiv w:val="1"/>
      <w:marLeft w:val="0"/>
      <w:marRight w:val="0"/>
      <w:marTop w:val="0"/>
      <w:marBottom w:val="0"/>
      <w:divBdr>
        <w:top w:val="none" w:sz="0" w:space="0" w:color="auto"/>
        <w:left w:val="none" w:sz="0" w:space="0" w:color="auto"/>
        <w:bottom w:val="none" w:sz="0" w:space="0" w:color="auto"/>
        <w:right w:val="none" w:sz="0" w:space="0" w:color="auto"/>
      </w:divBdr>
    </w:div>
    <w:div w:id="1214267063">
      <w:bodyDiv w:val="1"/>
      <w:marLeft w:val="0"/>
      <w:marRight w:val="0"/>
      <w:marTop w:val="0"/>
      <w:marBottom w:val="0"/>
      <w:divBdr>
        <w:top w:val="none" w:sz="0" w:space="0" w:color="auto"/>
        <w:left w:val="none" w:sz="0" w:space="0" w:color="auto"/>
        <w:bottom w:val="none" w:sz="0" w:space="0" w:color="auto"/>
        <w:right w:val="none" w:sz="0" w:space="0" w:color="auto"/>
      </w:divBdr>
    </w:div>
    <w:div w:id="1220632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2.png"/><Relationship Id="rId21" Type="http://schemas.openxmlformats.org/officeDocument/2006/relationships/comments" Target="comments.xm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8/08/relationships/commentsExtensible" Target="commentsExtensible.xml"/><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emf"/><Relationship Id="rId23" Type="http://schemas.microsoft.com/office/2016/09/relationships/commentsIds" Target="commentsIds.xml"/><Relationship Id="rId28" Type="http://schemas.openxmlformats.org/officeDocument/2006/relationships/image" Target="media/image14.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11/relationships/commentsExtended" Target="commentsExtended.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나눔명조">
      <a:majorFont>
        <a:latin typeface="나눔명조"/>
        <a:ea typeface="나눔명조"/>
        <a:cs typeface=""/>
      </a:majorFont>
      <a:minorFont>
        <a:latin typeface="나눔명조"/>
        <a:ea typeface="나눔명조"/>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문서" ma:contentTypeID="0x0101008D10DB966FA7194FB6BC0EFDD35F382A" ma:contentTypeVersion="33" ma:contentTypeDescription="새 문서를 만듭니다." ma:contentTypeScope="" ma:versionID="877dd9ed7d84b6d2107fa3b0265cc3ae">
  <xsd:schema xmlns:xsd="http://www.w3.org/2001/XMLSchema" xmlns:xs="http://www.w3.org/2001/XMLSchema" xmlns:p="http://schemas.microsoft.com/office/2006/metadata/properties" xmlns:ns3="70a6809f-50aa-4d9c-bcc7-b7ca85f7fe65" xmlns:ns4="f102ef3a-5799-4028-b630-d536bbbc1b6e" targetNamespace="http://schemas.microsoft.com/office/2006/metadata/properties" ma:root="true" ma:fieldsID="be3e3023757aa66fa15e1f6608b03183" ns3:_="" ns4:_="">
    <xsd:import namespace="70a6809f-50aa-4d9c-bcc7-b7ca85f7fe65"/>
    <xsd:import namespace="f102ef3a-5799-4028-b630-d536bbbc1b6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a6809f-50aa-4d9c-bcc7-b7ca85f7fe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102ef3a-5799-4028-b630-d536bbbc1b6e" elementFormDefault="qualified">
    <xsd:import namespace="http://schemas.microsoft.com/office/2006/documentManagement/types"/>
    <xsd:import namespace="http://schemas.microsoft.com/office/infopath/2007/PartnerControls"/>
    <xsd:element name="SharedWithUsers" ma:index="10"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세부 정보 공유" ma:internalName="SharedWithDetails" ma:readOnly="true">
      <xsd:simpleType>
        <xsd:restriction base="dms:Note">
          <xsd:maxLength value="255"/>
        </xsd:restriction>
      </xsd:simpleType>
    </xsd:element>
    <xsd:element name="SharingHintHash" ma:index="12" nillable="true" ma:displayName="힌트 해시 공유"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NotebookType xmlns="70a6809f-50aa-4d9c-bcc7-b7ca85f7fe65" xsi:nil="true"/>
    <Invited_Teachers xmlns="70a6809f-50aa-4d9c-bcc7-b7ca85f7fe65" xsi:nil="true"/>
    <Owner xmlns="70a6809f-50aa-4d9c-bcc7-b7ca85f7fe65">
      <UserInfo>
        <DisplayName/>
        <AccountId xsi:nil="true"/>
        <AccountType/>
      </UserInfo>
    </Owner>
    <FolderType xmlns="70a6809f-50aa-4d9c-bcc7-b7ca85f7fe65" xsi:nil="true"/>
    <CultureName xmlns="70a6809f-50aa-4d9c-bcc7-b7ca85f7fe65" xsi:nil="true"/>
    <Distribution_Groups xmlns="70a6809f-50aa-4d9c-bcc7-b7ca85f7fe65" xsi:nil="true"/>
    <AppVersion xmlns="70a6809f-50aa-4d9c-bcc7-b7ca85f7fe65" xsi:nil="true"/>
    <Invited_Students xmlns="70a6809f-50aa-4d9c-bcc7-b7ca85f7fe65" xsi:nil="true"/>
    <Math_Settings xmlns="70a6809f-50aa-4d9c-bcc7-b7ca85f7fe65" xsi:nil="true"/>
    <Templates xmlns="70a6809f-50aa-4d9c-bcc7-b7ca85f7fe65" xsi:nil="true"/>
    <Teachers xmlns="70a6809f-50aa-4d9c-bcc7-b7ca85f7fe65">
      <UserInfo>
        <DisplayName/>
        <AccountId xsi:nil="true"/>
        <AccountType/>
      </UserInfo>
    </Teachers>
    <Student_Groups xmlns="70a6809f-50aa-4d9c-bcc7-b7ca85f7fe65">
      <UserInfo>
        <DisplayName/>
        <AccountId xsi:nil="true"/>
        <AccountType/>
      </UserInfo>
    </Student_Groups>
    <TeamsChannelId xmlns="70a6809f-50aa-4d9c-bcc7-b7ca85f7fe65" xsi:nil="true"/>
    <IsNotebookLocked xmlns="70a6809f-50aa-4d9c-bcc7-b7ca85f7fe65" xsi:nil="true"/>
    <DefaultSectionNames xmlns="70a6809f-50aa-4d9c-bcc7-b7ca85f7fe65" xsi:nil="true"/>
    <Self_Registration_Enabled xmlns="70a6809f-50aa-4d9c-bcc7-b7ca85f7fe65" xsi:nil="true"/>
    <Has_Teacher_Only_SectionGroup xmlns="70a6809f-50aa-4d9c-bcc7-b7ca85f7fe65" xsi:nil="true"/>
    <Students xmlns="70a6809f-50aa-4d9c-bcc7-b7ca85f7fe65">
      <UserInfo>
        <DisplayName/>
        <AccountId xsi:nil="true"/>
        <AccountType/>
      </UserInfo>
    </Students>
    <LMS_Mappings xmlns="70a6809f-50aa-4d9c-bcc7-b7ca85f7fe65" xsi:nil="true"/>
    <Is_Collaboration_Space_Locked xmlns="70a6809f-50aa-4d9c-bcc7-b7ca85f7fe65" xsi:nil="true"/>
  </documentManagement>
</p:properties>
</file>

<file path=customXml/itemProps1.xml><?xml version="1.0" encoding="utf-8"?>
<ds:datastoreItem xmlns:ds="http://schemas.openxmlformats.org/officeDocument/2006/customXml" ds:itemID="{4D25D9D6-05EA-42AD-AF84-96B890C1B2EE}">
  <ds:schemaRefs>
    <ds:schemaRef ds:uri="http://schemas.openxmlformats.org/officeDocument/2006/bibliography"/>
  </ds:schemaRefs>
</ds:datastoreItem>
</file>

<file path=customXml/itemProps2.xml><?xml version="1.0" encoding="utf-8"?>
<ds:datastoreItem xmlns:ds="http://schemas.openxmlformats.org/officeDocument/2006/customXml" ds:itemID="{0CEBCB26-E7EA-4073-BC66-584E2F43C4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a6809f-50aa-4d9c-bcc7-b7ca85f7fe65"/>
    <ds:schemaRef ds:uri="f102ef3a-5799-4028-b630-d536bbbc1b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CD831F-E915-4750-AB26-A299D522908C}">
  <ds:schemaRefs>
    <ds:schemaRef ds:uri="http://schemas.microsoft.com/sharepoint/v3/contenttype/forms"/>
  </ds:schemaRefs>
</ds:datastoreItem>
</file>

<file path=customXml/itemProps4.xml><?xml version="1.0" encoding="utf-8"?>
<ds:datastoreItem xmlns:ds="http://schemas.openxmlformats.org/officeDocument/2006/customXml" ds:itemID="{D1F58F3F-8E49-4BA4-9E91-9F95CDB78A22}">
  <ds:schemaRefs>
    <ds:schemaRef ds:uri="http://schemas.microsoft.com/office/2006/metadata/properties"/>
    <ds:schemaRef ds:uri="http://schemas.microsoft.com/office/infopath/2007/PartnerControls"/>
    <ds:schemaRef ds:uri="70a6809f-50aa-4d9c-bcc7-b7ca85f7fe65"/>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20</Pages>
  <Words>3895</Words>
  <Characters>22206</Characters>
  <Application>Microsoft Office Word</Application>
  <DocSecurity>0</DocSecurity>
  <Lines>185</Lines>
  <Paragraphs>52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Soohyeon</dc:creator>
  <cp:keywords/>
  <dc:description/>
  <cp:lastModifiedBy>Bae Soo Hyeon</cp:lastModifiedBy>
  <cp:revision>21</cp:revision>
  <dcterms:created xsi:type="dcterms:W3CDTF">2022-08-17T08:27:00Z</dcterms:created>
  <dcterms:modified xsi:type="dcterms:W3CDTF">2022-08-17T08:40:00Z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0x0101008D10DB966FA7194FB6BC0EFDD35F382A</vt:lpwstr>
  </property>
</Properties>
</file>